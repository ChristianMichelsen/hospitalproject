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923DA" w14:textId="6EC175F8" w:rsidR="00DE67BB" w:rsidRPr="0040209C" w:rsidRDefault="00C67C6E">
      <w:pPr>
        <w:pStyle w:val="Heading1"/>
        <w:rPr>
          <w:lang w:val="en-GB"/>
        </w:rPr>
      </w:pPr>
      <w:bookmarkStart w:id="1" w:name="_Hlk81387619"/>
      <w:r>
        <w:rPr>
          <w:lang w:val="en-GB"/>
        </w:rPr>
        <w:t>P</w:t>
      </w:r>
      <w:r w:rsidR="00355961" w:rsidRPr="0040209C">
        <w:rPr>
          <w:lang w:val="en-GB"/>
        </w:rPr>
        <w:t xml:space="preserve">reoperative prediction of </w:t>
      </w:r>
      <w:r>
        <w:rPr>
          <w:lang w:val="en-GB"/>
        </w:rPr>
        <w:t>medical morbidity</w:t>
      </w:r>
      <w:r w:rsidR="00355961" w:rsidRPr="0040209C">
        <w:rPr>
          <w:lang w:val="en-GB"/>
        </w:rPr>
        <w:t xml:space="preserve"> after fast-track hip and knee arthroplasty</w:t>
      </w:r>
      <w:r>
        <w:rPr>
          <w:lang w:val="en-GB"/>
        </w:rPr>
        <w:t xml:space="preserve">, </w:t>
      </w:r>
      <w:bookmarkStart w:id="2" w:name="_vvml4r2q70p7" w:colFirst="0" w:colLast="0"/>
      <w:bookmarkEnd w:id="2"/>
      <w:r>
        <w:rPr>
          <w:lang w:val="en-GB"/>
        </w:rPr>
        <w:t>a m</w:t>
      </w:r>
      <w:r w:rsidRPr="0040209C">
        <w:rPr>
          <w:lang w:val="en-GB"/>
        </w:rPr>
        <w:t xml:space="preserve">achine learning </w:t>
      </w:r>
      <w:r>
        <w:rPr>
          <w:lang w:val="en-GB"/>
        </w:rPr>
        <w:t>based approach.</w:t>
      </w:r>
    </w:p>
    <w:bookmarkEnd w:id="1"/>
    <w:p w14:paraId="536137B0" w14:textId="77777777" w:rsidR="00DE67BB" w:rsidRPr="0040209C" w:rsidRDefault="00DE67BB">
      <w:pPr>
        <w:rPr>
          <w:lang w:val="en-GB"/>
        </w:rPr>
      </w:pPr>
    </w:p>
    <w:p w14:paraId="53A23E71" w14:textId="6B131F75" w:rsidR="00DE67BB" w:rsidRPr="00CE42F9" w:rsidRDefault="00355961">
      <w:pPr>
        <w:rPr>
          <w:lang w:val="da-DK"/>
        </w:rPr>
      </w:pPr>
      <w:bookmarkStart w:id="3" w:name="_Hlk81387715"/>
      <w:r w:rsidRPr="00CE42F9">
        <w:rPr>
          <w:lang w:val="da-DK"/>
        </w:rPr>
        <w:t>Christian Michelsen</w:t>
      </w:r>
      <w:r w:rsidRPr="00CE42F9">
        <w:rPr>
          <w:vertAlign w:val="superscript"/>
          <w:lang w:val="da-DK"/>
        </w:rPr>
        <w:t>1, 3</w:t>
      </w:r>
      <w:r w:rsidRPr="00CE42F9">
        <w:rPr>
          <w:lang w:val="da-DK"/>
        </w:rPr>
        <w:t xml:space="preserve">, Christoffer </w:t>
      </w:r>
      <w:r w:rsidR="004806F7" w:rsidRPr="00CE42F9">
        <w:rPr>
          <w:lang w:val="da-DK"/>
        </w:rPr>
        <w:t>C</w:t>
      </w:r>
      <w:r w:rsidRPr="00CE42F9">
        <w:rPr>
          <w:lang w:val="da-DK"/>
        </w:rPr>
        <w:t xml:space="preserve"> Jørgensen</w:t>
      </w:r>
      <w:r w:rsidRPr="00CE42F9">
        <w:rPr>
          <w:vertAlign w:val="superscript"/>
          <w:lang w:val="da-DK"/>
        </w:rPr>
        <w:t>2, 3</w:t>
      </w:r>
      <w:r w:rsidRPr="00CE42F9">
        <w:rPr>
          <w:lang w:val="da-DK"/>
        </w:rPr>
        <w:t>, Mathias Heltberg</w:t>
      </w:r>
      <w:r w:rsidRPr="00CE42F9">
        <w:rPr>
          <w:vertAlign w:val="superscript"/>
          <w:lang w:val="da-DK"/>
        </w:rPr>
        <w:t>1</w:t>
      </w:r>
      <w:r w:rsidRPr="00CE42F9">
        <w:rPr>
          <w:lang w:val="da-DK"/>
        </w:rPr>
        <w:t>, Mogens</w:t>
      </w:r>
      <w:r w:rsidR="004806F7" w:rsidRPr="00CE42F9">
        <w:rPr>
          <w:lang w:val="da-DK"/>
        </w:rPr>
        <w:t xml:space="preserve"> H Jensen</w:t>
      </w:r>
      <w:r w:rsidRPr="00CE42F9">
        <w:rPr>
          <w:vertAlign w:val="superscript"/>
          <w:lang w:val="da-DK"/>
        </w:rPr>
        <w:t>1</w:t>
      </w:r>
      <w:r w:rsidRPr="00CE42F9">
        <w:rPr>
          <w:lang w:val="da-DK"/>
        </w:rPr>
        <w:t>, Alessandra</w:t>
      </w:r>
      <w:r w:rsidR="004806F7" w:rsidRPr="00CE42F9">
        <w:rPr>
          <w:lang w:val="da-DK"/>
        </w:rPr>
        <w:t xml:space="preserve"> Luchetti</w:t>
      </w:r>
      <w:r w:rsidRPr="00CE42F9">
        <w:rPr>
          <w:vertAlign w:val="superscript"/>
          <w:lang w:val="da-DK"/>
        </w:rPr>
        <w:t>1</w:t>
      </w:r>
      <w:r w:rsidRPr="00CE42F9">
        <w:rPr>
          <w:lang w:val="da-DK"/>
        </w:rPr>
        <w:t>, Pelle</w:t>
      </w:r>
      <w:r w:rsidR="002F2746" w:rsidRPr="00CE42F9">
        <w:rPr>
          <w:lang w:val="da-DK"/>
        </w:rPr>
        <w:t xml:space="preserve"> B Petersen</w:t>
      </w:r>
      <w:r w:rsidRPr="00CE42F9">
        <w:rPr>
          <w:vertAlign w:val="superscript"/>
          <w:lang w:val="da-DK"/>
        </w:rPr>
        <w:t>2</w:t>
      </w:r>
      <w:r w:rsidRPr="00CE42F9">
        <w:rPr>
          <w:lang w:val="da-DK"/>
        </w:rPr>
        <w:t>, Troels Petersen</w:t>
      </w:r>
      <w:r w:rsidRPr="00CE42F9">
        <w:rPr>
          <w:vertAlign w:val="superscript"/>
          <w:lang w:val="da-DK"/>
        </w:rPr>
        <w:t>1</w:t>
      </w:r>
      <w:r w:rsidRPr="00CE42F9">
        <w:rPr>
          <w:lang w:val="da-DK"/>
        </w:rPr>
        <w:t>, Henrik Kehlet</w:t>
      </w:r>
      <w:r w:rsidRPr="00CE42F9">
        <w:rPr>
          <w:vertAlign w:val="superscript"/>
          <w:lang w:val="da-DK"/>
        </w:rPr>
        <w:t>2</w:t>
      </w:r>
      <w:r w:rsidRPr="00CE42F9">
        <w:rPr>
          <w:lang w:val="da-DK"/>
        </w:rPr>
        <w:t xml:space="preserve">.  </w:t>
      </w:r>
    </w:p>
    <w:bookmarkEnd w:id="3"/>
    <w:p w14:paraId="12425749" w14:textId="77777777" w:rsidR="00DE67BB" w:rsidRPr="00CE42F9" w:rsidRDefault="00DE67BB">
      <w:pPr>
        <w:rPr>
          <w:lang w:val="da-DK"/>
        </w:rPr>
      </w:pPr>
    </w:p>
    <w:p w14:paraId="161B4405" w14:textId="77777777" w:rsidR="00DE67BB" w:rsidRPr="00CE42F9" w:rsidRDefault="00355961">
      <w:pPr>
        <w:rPr>
          <w:lang w:val="da-DK"/>
        </w:rPr>
      </w:pPr>
      <w:r w:rsidRPr="00CE42F9">
        <w:rPr>
          <w:lang w:val="da-DK"/>
        </w:rPr>
        <w:t xml:space="preserve"> </w:t>
      </w:r>
    </w:p>
    <w:p w14:paraId="2F0D25A5" w14:textId="77777777" w:rsidR="00DE67BB" w:rsidRPr="0040209C" w:rsidRDefault="00355961">
      <w:pPr>
        <w:rPr>
          <w:lang w:val="en-GB"/>
        </w:rPr>
      </w:pPr>
      <w:r w:rsidRPr="0040209C">
        <w:rPr>
          <w:lang w:val="en-GB"/>
        </w:rPr>
        <w:t xml:space="preserve">1. </w:t>
      </w:r>
      <w:r w:rsidRPr="0040209C">
        <w:rPr>
          <w:lang w:val="en-GB"/>
        </w:rPr>
        <w:tab/>
        <w:t>Niels Bohr Institute, University of Copenhagen, Denmark</w:t>
      </w:r>
    </w:p>
    <w:p w14:paraId="2669FCC4" w14:textId="77777777" w:rsidR="00DE67BB" w:rsidRPr="0040209C" w:rsidRDefault="00355961">
      <w:pPr>
        <w:rPr>
          <w:lang w:val="en-GB"/>
        </w:rPr>
      </w:pPr>
      <w:r w:rsidRPr="0040209C">
        <w:rPr>
          <w:lang w:val="en-GB"/>
        </w:rPr>
        <w:t xml:space="preserve">2. </w:t>
      </w:r>
      <w:r w:rsidRPr="0040209C">
        <w:rPr>
          <w:lang w:val="en-GB"/>
        </w:rPr>
        <w:tab/>
        <w:t xml:space="preserve">Section of Surgical Pathophysiology 7621, </w:t>
      </w:r>
      <w:proofErr w:type="spellStart"/>
      <w:r w:rsidRPr="0040209C">
        <w:rPr>
          <w:lang w:val="en-GB"/>
        </w:rPr>
        <w:t>Rigshospitalet</w:t>
      </w:r>
      <w:proofErr w:type="spellEnd"/>
      <w:r w:rsidRPr="0040209C">
        <w:rPr>
          <w:lang w:val="en-GB"/>
        </w:rPr>
        <w:t>, Copenhagen, Denmark</w:t>
      </w:r>
    </w:p>
    <w:p w14:paraId="4B12AC2A" w14:textId="77777777" w:rsidR="00DE67BB" w:rsidRPr="0040209C" w:rsidRDefault="00355961">
      <w:pPr>
        <w:rPr>
          <w:lang w:val="en-GB"/>
        </w:rPr>
      </w:pPr>
      <w:r w:rsidRPr="0040209C">
        <w:rPr>
          <w:lang w:val="en-GB"/>
        </w:rPr>
        <w:t>3.</w:t>
      </w:r>
      <w:r w:rsidRPr="0040209C">
        <w:rPr>
          <w:lang w:val="en-GB"/>
        </w:rPr>
        <w:tab/>
        <w:t>Joint first authors</w:t>
      </w:r>
    </w:p>
    <w:p w14:paraId="2663B39B" w14:textId="77777777" w:rsidR="00DE67BB" w:rsidRPr="0040209C" w:rsidRDefault="00DE67BB">
      <w:pPr>
        <w:rPr>
          <w:lang w:val="en-GB"/>
        </w:rPr>
      </w:pPr>
    </w:p>
    <w:p w14:paraId="59EE0DCF" w14:textId="77777777" w:rsidR="00DE67BB" w:rsidRPr="0040209C" w:rsidRDefault="00DE67BB">
      <w:pPr>
        <w:rPr>
          <w:lang w:val="en-GB"/>
        </w:rPr>
      </w:pPr>
    </w:p>
    <w:p w14:paraId="1C94A980" w14:textId="77777777" w:rsidR="00DE67BB" w:rsidRPr="0040209C" w:rsidRDefault="00355961">
      <w:pPr>
        <w:rPr>
          <w:b/>
          <w:lang w:val="en-GB"/>
        </w:rPr>
      </w:pPr>
      <w:r w:rsidRPr="0040209C">
        <w:rPr>
          <w:b/>
          <w:lang w:val="en-GB"/>
        </w:rPr>
        <w:t>Corresponding author:</w:t>
      </w:r>
    </w:p>
    <w:p w14:paraId="0E374B2D" w14:textId="77777777" w:rsidR="00DE67BB" w:rsidRPr="0040209C" w:rsidRDefault="00355961">
      <w:pPr>
        <w:rPr>
          <w:lang w:val="en-GB"/>
        </w:rPr>
      </w:pPr>
      <w:r w:rsidRPr="0040209C">
        <w:rPr>
          <w:lang w:val="en-GB"/>
        </w:rPr>
        <w:t>NAME</w:t>
      </w:r>
      <w:r w:rsidR="001D57DD" w:rsidRPr="0040209C">
        <w:rPr>
          <w:lang w:val="en-GB"/>
        </w:rPr>
        <w:t xml:space="preserve"> Christoffer C Jørgensen</w:t>
      </w:r>
    </w:p>
    <w:p w14:paraId="7A4BAF3F" w14:textId="77777777" w:rsidR="00DE67BB" w:rsidRPr="0040209C" w:rsidRDefault="00355961">
      <w:pPr>
        <w:rPr>
          <w:lang w:val="en-GB"/>
        </w:rPr>
      </w:pPr>
      <w:r w:rsidRPr="0040209C">
        <w:rPr>
          <w:lang w:val="en-GB"/>
        </w:rPr>
        <w:t xml:space="preserve">Email address: </w:t>
      </w:r>
      <w:r w:rsidR="001D57DD" w:rsidRPr="0040209C">
        <w:rPr>
          <w:lang w:val="en-GB"/>
        </w:rPr>
        <w:t>christoffer.calov.joergensen@regionh.dk</w:t>
      </w:r>
    </w:p>
    <w:p w14:paraId="448F030A" w14:textId="77777777" w:rsidR="00DE67BB" w:rsidRPr="0040209C" w:rsidRDefault="00DE67BB">
      <w:pPr>
        <w:rPr>
          <w:lang w:val="en-GB"/>
        </w:rPr>
      </w:pPr>
    </w:p>
    <w:p w14:paraId="3D7479EA" w14:textId="77777777" w:rsidR="00DE67BB" w:rsidRPr="0040209C" w:rsidRDefault="00355961">
      <w:pPr>
        <w:rPr>
          <w:lang w:val="en-GB"/>
        </w:rPr>
      </w:pPr>
      <w:r w:rsidRPr="0040209C">
        <w:rPr>
          <w:b/>
          <w:lang w:val="en-GB"/>
        </w:rPr>
        <w:t>Text pages</w:t>
      </w:r>
      <w:r w:rsidRPr="0040209C">
        <w:rPr>
          <w:lang w:val="en-GB"/>
        </w:rPr>
        <w:t xml:space="preserve"> (including tables): </w:t>
      </w:r>
    </w:p>
    <w:p w14:paraId="3875D356" w14:textId="77777777" w:rsidR="00DE67BB" w:rsidRPr="0040209C" w:rsidRDefault="00355961">
      <w:pPr>
        <w:rPr>
          <w:lang w:val="en-GB"/>
        </w:rPr>
      </w:pPr>
      <w:r w:rsidRPr="0040209C">
        <w:rPr>
          <w:lang w:val="en-GB"/>
        </w:rPr>
        <w:t xml:space="preserve">Number of Words (excluding references): </w:t>
      </w:r>
    </w:p>
    <w:p w14:paraId="1B394F1B" w14:textId="77777777" w:rsidR="00DE67BB" w:rsidRPr="0040209C" w:rsidRDefault="00355961">
      <w:pPr>
        <w:rPr>
          <w:lang w:val="en-GB"/>
        </w:rPr>
      </w:pPr>
      <w:r w:rsidRPr="0040209C">
        <w:rPr>
          <w:lang w:val="en-GB"/>
        </w:rPr>
        <w:t>Number of Tables</w:t>
      </w:r>
      <w:proofErr w:type="gramStart"/>
      <w:r w:rsidRPr="0040209C">
        <w:rPr>
          <w:lang w:val="en-GB"/>
        </w:rPr>
        <w:t>: ;</w:t>
      </w:r>
      <w:proofErr w:type="gramEnd"/>
      <w:r w:rsidRPr="0040209C">
        <w:rPr>
          <w:lang w:val="en-GB"/>
        </w:rPr>
        <w:t xml:space="preserve"> Number of Figures: </w:t>
      </w:r>
    </w:p>
    <w:p w14:paraId="009C6F84" w14:textId="77777777" w:rsidR="00DE67BB" w:rsidRPr="0040209C" w:rsidRDefault="00DE67BB">
      <w:pPr>
        <w:rPr>
          <w:lang w:val="en-GB"/>
        </w:rPr>
      </w:pPr>
    </w:p>
    <w:p w14:paraId="0C6ED0FB" w14:textId="77777777" w:rsidR="00DE67BB" w:rsidRPr="0040209C" w:rsidRDefault="00DE67BB">
      <w:pPr>
        <w:rPr>
          <w:lang w:val="en-GB"/>
        </w:rPr>
      </w:pPr>
    </w:p>
    <w:p w14:paraId="1253DF3D" w14:textId="77777777" w:rsidR="00DE67BB" w:rsidRPr="0040209C" w:rsidRDefault="00355961">
      <w:pPr>
        <w:rPr>
          <w:lang w:val="en-GB"/>
        </w:rPr>
      </w:pPr>
      <w:r w:rsidRPr="0040209C">
        <w:rPr>
          <w:b/>
          <w:lang w:val="en-GB"/>
        </w:rPr>
        <w:t>Conflict of interest</w:t>
      </w:r>
      <w:r w:rsidRPr="0040209C">
        <w:rPr>
          <w:lang w:val="en-GB"/>
        </w:rPr>
        <w:t>: No conflict of interest.</w:t>
      </w:r>
    </w:p>
    <w:p w14:paraId="36A7F307" w14:textId="77777777" w:rsidR="00DE67BB" w:rsidRPr="0040209C" w:rsidRDefault="00355961">
      <w:pPr>
        <w:rPr>
          <w:lang w:val="en-GB"/>
        </w:rPr>
      </w:pPr>
      <w:r w:rsidRPr="0040209C">
        <w:rPr>
          <w:b/>
          <w:lang w:val="en-GB"/>
        </w:rPr>
        <w:t>Funding</w:t>
      </w:r>
      <w:r w:rsidRPr="0040209C">
        <w:rPr>
          <w:lang w:val="en-GB"/>
        </w:rPr>
        <w:t>: None.</w:t>
      </w:r>
    </w:p>
    <w:p w14:paraId="642316CA" w14:textId="77777777" w:rsidR="00DE67BB" w:rsidRPr="0040209C" w:rsidRDefault="00DE67BB">
      <w:pPr>
        <w:rPr>
          <w:lang w:val="en-GB"/>
        </w:rPr>
      </w:pPr>
    </w:p>
    <w:p w14:paraId="312E313B" w14:textId="77777777" w:rsidR="00DE67BB" w:rsidRPr="0040209C" w:rsidRDefault="00DE67BB">
      <w:pPr>
        <w:rPr>
          <w:lang w:val="en-GB"/>
        </w:rPr>
      </w:pPr>
    </w:p>
    <w:p w14:paraId="542362D9" w14:textId="77777777" w:rsidR="00DE67BB" w:rsidRPr="0040209C" w:rsidRDefault="00DE67BB">
      <w:pPr>
        <w:rPr>
          <w:lang w:val="en-GB"/>
        </w:rPr>
      </w:pPr>
    </w:p>
    <w:p w14:paraId="6C94046F" w14:textId="77777777" w:rsidR="00DE67BB" w:rsidRPr="0040209C" w:rsidRDefault="00355961">
      <w:pPr>
        <w:rPr>
          <w:lang w:val="en-GB"/>
        </w:rPr>
      </w:pPr>
      <w:r w:rsidRPr="0040209C">
        <w:rPr>
          <w:lang w:val="en-GB"/>
        </w:rPr>
        <w:br w:type="page"/>
      </w:r>
    </w:p>
    <w:p w14:paraId="057AFBDB" w14:textId="77777777" w:rsidR="00DE67BB" w:rsidRPr="0040209C" w:rsidRDefault="00355961">
      <w:pPr>
        <w:pStyle w:val="Heading1"/>
        <w:rPr>
          <w:lang w:val="en-GB"/>
        </w:rPr>
      </w:pPr>
      <w:bookmarkStart w:id="4" w:name="_3sidi7bhk83r" w:colFirst="0" w:colLast="0"/>
      <w:bookmarkEnd w:id="4"/>
      <w:r w:rsidRPr="0040209C">
        <w:rPr>
          <w:lang w:val="en-GB"/>
        </w:rPr>
        <w:lastRenderedPageBreak/>
        <w:t>Abstract</w:t>
      </w:r>
    </w:p>
    <w:p w14:paraId="5A1CB8D4" w14:textId="77777777" w:rsidR="00DE67BB" w:rsidRPr="0040209C" w:rsidRDefault="00DE67BB">
      <w:pPr>
        <w:rPr>
          <w:lang w:val="en-GB"/>
        </w:rPr>
      </w:pPr>
    </w:p>
    <w:p w14:paraId="1AEB86AB" w14:textId="77777777" w:rsidR="00DE67BB" w:rsidRPr="0040209C" w:rsidRDefault="00355961">
      <w:pPr>
        <w:rPr>
          <w:lang w:val="en-GB"/>
        </w:rPr>
      </w:pPr>
      <w:r w:rsidRPr="0040209C">
        <w:rPr>
          <w:lang w:val="en-GB"/>
        </w:rPr>
        <w:br w:type="page"/>
      </w:r>
    </w:p>
    <w:p w14:paraId="589A05F1" w14:textId="77777777" w:rsidR="00DE67BB" w:rsidRPr="0040209C" w:rsidRDefault="00355961">
      <w:pPr>
        <w:pStyle w:val="Heading1"/>
        <w:spacing w:line="360" w:lineRule="auto"/>
        <w:rPr>
          <w:lang w:val="en-GB"/>
        </w:rPr>
      </w:pPr>
      <w:bookmarkStart w:id="5" w:name="_48a8c1xb5uz3" w:colFirst="0" w:colLast="0"/>
      <w:bookmarkEnd w:id="5"/>
      <w:r w:rsidRPr="0040209C">
        <w:rPr>
          <w:lang w:val="en-GB"/>
        </w:rPr>
        <w:lastRenderedPageBreak/>
        <w:t>INTRODUCTION</w:t>
      </w:r>
    </w:p>
    <w:p w14:paraId="44C4F702" w14:textId="0B9B5BD8" w:rsidR="00DE67BB" w:rsidRPr="0040209C" w:rsidRDefault="00355961">
      <w:pPr>
        <w:spacing w:line="360" w:lineRule="auto"/>
        <w:rPr>
          <w:lang w:val="en-GB"/>
        </w:rPr>
      </w:pPr>
      <w:r w:rsidRPr="0040209C">
        <w:rPr>
          <w:lang w:val="en-GB"/>
        </w:rPr>
        <w:t xml:space="preserve">Prediction of postoperative morbidity and requirement for </w:t>
      </w:r>
      <w:r w:rsidR="0040209C" w:rsidRPr="0040209C">
        <w:rPr>
          <w:lang w:val="en-GB"/>
        </w:rPr>
        <w:t>hospitalisation</w:t>
      </w:r>
      <w:r w:rsidRPr="0040209C">
        <w:rPr>
          <w:lang w:val="en-GB"/>
        </w:rPr>
        <w:t xml:space="preserve"> is important for planning of health care resources. With regard to the common surgical procedures of primary total hip and knee arthroplasty (THA and TKA), the introduction of enhanced recovery or fast-track programs have led to a significant reduction of postoperative length of stay (LOS) as well as morbidity</w:t>
      </w:r>
      <w:r w:rsidR="001D57DD" w:rsidRPr="0040209C">
        <w:rPr>
          <w:lang w:val="en-GB"/>
        </w:rPr>
        <w:t xml:space="preserve"> and mortality.</w: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 </w:instrText>
      </w:r>
      <w:r w:rsidR="001D57DD" w:rsidRPr="0040209C">
        <w:rPr>
          <w:lang w:val="en-GB"/>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40209C">
        <w:rPr>
          <w:lang w:val="en-GB"/>
        </w:rPr>
        <w:instrText xml:space="preserve"> ADDIN EN.CITE.DATA </w:instrText>
      </w:r>
      <w:r w:rsidR="001D57DD" w:rsidRPr="0040209C">
        <w:rPr>
          <w:lang w:val="en-GB"/>
        </w:rPr>
      </w:r>
      <w:r w:rsidR="001D57DD"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1-4</w:t>
      </w:r>
      <w:r w:rsidR="001D57DD" w:rsidRPr="0040209C">
        <w:rPr>
          <w:lang w:val="en-GB"/>
        </w:rPr>
        <w:fldChar w:fldCharType="end"/>
      </w:r>
      <w:r w:rsidR="0040209C">
        <w:rPr>
          <w:lang w:val="en-GB"/>
        </w:rPr>
        <w:t xml:space="preserve"> </w:t>
      </w:r>
      <w:r w:rsidRPr="0040209C">
        <w:rPr>
          <w:lang w:val="en-GB"/>
        </w:rPr>
        <w:t xml:space="preserve">However, despite this progress, a </w:t>
      </w:r>
      <w:r w:rsidR="00AB6614" w:rsidRPr="0040209C">
        <w:rPr>
          <w:lang w:val="en-GB"/>
        </w:rPr>
        <w:t>fraction</w:t>
      </w:r>
      <w:r w:rsidRPr="0040209C">
        <w:rPr>
          <w:lang w:val="en-GB"/>
        </w:rPr>
        <w:t xml:space="preserve"> of patients still have postoperative complications </w:t>
      </w:r>
      <w:r w:rsidR="001D57DD" w:rsidRPr="0040209C">
        <w:rPr>
          <w:lang w:val="en-GB"/>
        </w:rPr>
        <w:t>leading to prolonged LOS</w:t>
      </w:r>
      <w:r w:rsidRPr="0040209C">
        <w:rPr>
          <w:lang w:val="en-GB"/>
        </w:rPr>
        <w:t xml:space="preserve"> or readmissions.</w:t>
      </w:r>
      <w:r w:rsidR="001D57DD"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 </w:instrText>
      </w:r>
      <w:r w:rsidR="009A33FF" w:rsidRPr="0040209C">
        <w:rPr>
          <w:lang w:val="en-GB"/>
        </w:rPr>
        <w:fldChar w:fldCharType="begin">
          <w:fldData xml:space="preserve">PEVuZE5vdGU+PENpdGU+PEF1dGhvcj5Kb3JnZW5zZW48L0F1dGhvcj48WWVhcj4yMDIxPC9ZZWFy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</w:fldData>
        </w:fldChar>
      </w:r>
      <w:r w:rsidR="009A33FF" w:rsidRPr="0040209C">
        <w:rPr>
          <w:lang w:val="en-GB"/>
        </w:rPr>
        <w:instrText xml:space="preserve"> ADDIN EN.CITE.DATA </w:instrText>
      </w:r>
      <w:r w:rsidR="009A33FF" w:rsidRPr="0040209C">
        <w:rPr>
          <w:lang w:val="en-GB"/>
        </w:rPr>
      </w:r>
      <w:r w:rsidR="009A33FF" w:rsidRPr="0040209C">
        <w:rPr>
          <w:lang w:val="en-GB"/>
        </w:rPr>
        <w:fldChar w:fldCharType="end"/>
      </w:r>
      <w:r w:rsidR="001D57DD" w:rsidRPr="0040209C">
        <w:rPr>
          <w:lang w:val="en-GB"/>
        </w:rPr>
      </w:r>
      <w:r w:rsidR="001D57DD" w:rsidRPr="0040209C">
        <w:rPr>
          <w:lang w:val="en-GB"/>
        </w:rPr>
        <w:fldChar w:fldCharType="separate"/>
      </w:r>
      <w:r w:rsidR="001D57DD" w:rsidRPr="0040209C">
        <w:rPr>
          <w:noProof/>
          <w:vertAlign w:val="superscript"/>
          <w:lang w:val="en-GB"/>
        </w:rPr>
        <w:t>1, 4, 5</w:t>
      </w:r>
      <w:r w:rsidR="001D57DD" w:rsidRPr="0040209C">
        <w:rPr>
          <w:lang w:val="en-GB"/>
        </w:rPr>
        <w:fldChar w:fldCharType="end"/>
      </w:r>
      <w:r w:rsidRPr="0040209C">
        <w:rPr>
          <w:lang w:val="en-GB"/>
        </w:rPr>
        <w:t xml:space="preserve"> Consequently,</w:t>
      </w:r>
      <w:r w:rsidR="007968AE" w:rsidRPr="0040209C">
        <w:rPr>
          <w:lang w:val="en-GB"/>
        </w:rPr>
        <w:t xml:space="preserve"> </w:t>
      </w:r>
      <w:bookmarkStart w:id="6" w:name="_Hlk81387951"/>
      <w:r w:rsidR="007968AE" w:rsidRPr="0040209C">
        <w:rPr>
          <w:lang w:val="en-GB"/>
        </w:rPr>
        <w:t>in order to prioritize perioperative care,</w:t>
      </w:r>
      <w:r w:rsidRPr="0040209C">
        <w:rPr>
          <w:lang w:val="en-GB"/>
        </w:rPr>
        <w:t xml:space="preserve"> many efforts have been published to preoperatively predict LOS and morbidity using traditional risk factors such as age, preoperative cardio-pulmonary disease, anaemia, diabetes, frailty, etc.</w:t>
      </w:r>
      <w:r w:rsidR="001D57DD" w:rsidRPr="0040209C">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cHQiPjUtMTA8L3N0eWxlPjwvRGlzcGxheVRleHQ+PHJlY29yZD48cmVjLW51bWJlcj4xMTYzPC9y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PC9FbmROb3RlPgB=
</w:fldData>
        </w:fldChar>
      </w:r>
      <w:r w:rsidR="00D471CD">
        <w:rPr>
          <w:lang w:val="en-GB"/>
        </w:rPr>
        <w:instrText xml:space="preserve"> ADDIN EN.CITE.DATA </w:instrText>
      </w:r>
      <w:r w:rsidR="00D471CD">
        <w:rPr>
          <w:lang w:val="en-GB"/>
        </w:rPr>
      </w:r>
      <w:r w:rsidR="00D471CD">
        <w:rPr>
          <w:lang w:val="en-GB"/>
        </w:rPr>
        <w:fldChar w:fldCharType="end"/>
      </w:r>
      <w:r w:rsidR="001D57DD" w:rsidRPr="0040209C">
        <w:rPr>
          <w:lang w:val="en-GB"/>
        </w:rPr>
      </w:r>
      <w:r w:rsidR="001D57DD" w:rsidRPr="0040209C">
        <w:rPr>
          <w:lang w:val="en-GB"/>
        </w:rPr>
        <w:fldChar w:fldCharType="separate"/>
      </w:r>
      <w:r w:rsidR="00B70E47" w:rsidRPr="0040209C">
        <w:rPr>
          <w:noProof/>
          <w:vertAlign w:val="superscript"/>
          <w:lang w:val="en-GB"/>
        </w:rPr>
        <w:t>5-10</w:t>
      </w:r>
      <w:r w:rsidR="001D57DD" w:rsidRPr="0040209C">
        <w:rPr>
          <w:lang w:val="en-GB"/>
        </w:rPr>
        <w:fldChar w:fldCharType="end"/>
      </w:r>
      <w:r w:rsidR="00E04E4D" w:rsidRPr="0040209C">
        <w:rPr>
          <w:lang w:val="en-GB"/>
        </w:rPr>
        <w:t xml:space="preserve"> </w:t>
      </w:r>
      <w:r w:rsidRPr="0040209C">
        <w:rPr>
          <w:lang w:val="en-GB"/>
        </w:rPr>
        <w:t>These efforts have been based on traditional statistical methods including multiple regression analyses and essentially concluding that it is “better to be young and healthy than old and sick”.</w:t>
      </w:r>
      <w:bookmarkEnd w:id="6"/>
      <w:r w:rsidRPr="0040209C">
        <w:rPr>
          <w:lang w:val="en-GB"/>
        </w:rPr>
        <w:t xml:space="preserve"> </w:t>
      </w:r>
      <w:bookmarkStart w:id="7" w:name="_Hlk81388032"/>
      <w:r w:rsidR="00B70E47" w:rsidRPr="0040209C">
        <w:rPr>
          <w:lang w:val="en-GB"/>
        </w:rPr>
        <w:t>Also</w:t>
      </w:r>
      <w:r w:rsidRPr="0040209C">
        <w:rPr>
          <w:lang w:val="en-GB"/>
        </w:rPr>
        <w:t>, despite being statistically significant, conventional risk</w:t>
      </w:r>
      <w:r w:rsidR="0040209C">
        <w:rPr>
          <w:lang w:val="en-GB"/>
        </w:rPr>
        <w:t>-</w:t>
      </w:r>
      <w:r w:rsidR="007968AE" w:rsidRPr="0040209C">
        <w:rPr>
          <w:lang w:val="en-GB"/>
        </w:rPr>
        <w:t>stratification based on</w:t>
      </w:r>
      <w:r w:rsidRPr="0040209C">
        <w:rPr>
          <w:lang w:val="en-GB"/>
        </w:rPr>
        <w:t xml:space="preserve"> </w:t>
      </w:r>
      <w:r w:rsidR="007968AE" w:rsidRPr="0040209C">
        <w:rPr>
          <w:lang w:val="en-GB"/>
        </w:rPr>
        <w:t>such</w:t>
      </w:r>
      <w:r w:rsidRPr="0040209C">
        <w:rPr>
          <w:lang w:val="en-GB"/>
        </w:rPr>
        <w:t xml:space="preserve"> studies have had a relatively limited</w:t>
      </w:r>
      <w:r w:rsidR="007968AE" w:rsidRPr="0040209C">
        <w:rPr>
          <w:lang w:val="en-GB"/>
        </w:rPr>
        <w:t xml:space="preserve"> clinically relevant ability </w:t>
      </w:r>
      <w:r w:rsidRPr="0040209C">
        <w:rPr>
          <w:lang w:val="en-GB"/>
        </w:rPr>
        <w:t xml:space="preserve">to </w:t>
      </w:r>
      <w:r w:rsidR="0040209C">
        <w:rPr>
          <w:lang w:val="en-GB"/>
        </w:rPr>
        <w:t>predict</w:t>
      </w:r>
      <w:r w:rsidR="007968AE" w:rsidRPr="0040209C">
        <w:rPr>
          <w:lang w:val="en-GB"/>
        </w:rPr>
        <w:t xml:space="preserve"> </w:t>
      </w:r>
      <w:r w:rsidRPr="0040209C">
        <w:rPr>
          <w:lang w:val="en-GB"/>
        </w:rPr>
        <w:t>potentially preventable morbidity and LOS</w:t>
      </w:r>
      <w:r w:rsidR="007968AE" w:rsidRPr="0040209C">
        <w:rPr>
          <w:lang w:val="en-GB"/>
        </w:rPr>
        <w:t>.</w:t>
      </w:r>
      <w:bookmarkEnd w:id="7"/>
      <w:r w:rsidR="007968AE" w:rsidRPr="0040209C">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 </w:instrText>
      </w:r>
      <w:r w:rsidR="00D471CD">
        <w:rPr>
          <w:lang w:val="en-GB"/>
        </w:rPr>
        <w:fldChar w:fldCharType="begin">
          <w:fldData xml:space="preserve">PEVuZE5vdGU+PENpdGU+PEF1dGhvcj5Kb3JnZW5zZW48L0F1dGhvcj48WWVhcj4yMDIxPC9ZZWFy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</w:fldData>
        </w:fldChar>
      </w:r>
      <w:r w:rsidR="00D471CD">
        <w:rPr>
          <w:lang w:val="en-GB"/>
        </w:rPr>
        <w:instrText xml:space="preserve"> ADDIN EN.CITE.DATA </w:instrText>
      </w:r>
      <w:r w:rsidR="00D471CD">
        <w:rPr>
          <w:lang w:val="en-GB"/>
        </w:rPr>
      </w:r>
      <w:r w:rsidR="00D471CD">
        <w:rPr>
          <w:lang w:val="en-GB"/>
        </w:rPr>
        <w:fldChar w:fldCharType="end"/>
      </w:r>
      <w:r w:rsidR="007968AE" w:rsidRPr="0040209C">
        <w:rPr>
          <w:lang w:val="en-GB"/>
        </w:rPr>
      </w:r>
      <w:r w:rsidR="007968AE" w:rsidRPr="0040209C">
        <w:rPr>
          <w:lang w:val="en-GB"/>
        </w:rPr>
        <w:fldChar w:fldCharType="separate"/>
      </w:r>
      <w:r w:rsidR="007968AE" w:rsidRPr="0040209C">
        <w:rPr>
          <w:noProof/>
          <w:vertAlign w:val="superscript"/>
          <w:lang w:val="en-GB"/>
        </w:rPr>
        <w:t>5-11</w:t>
      </w:r>
      <w:r w:rsidR="007968AE" w:rsidRPr="0040209C">
        <w:rPr>
          <w:lang w:val="en-GB"/>
        </w:rPr>
        <w:fldChar w:fldCharType="end"/>
      </w:r>
    </w:p>
    <w:p w14:paraId="175A0926" w14:textId="6C61E6A2" w:rsidR="00DE67BB" w:rsidRPr="0040209C" w:rsidRDefault="00355961">
      <w:pPr>
        <w:spacing w:line="360" w:lineRule="auto"/>
        <w:rPr>
          <w:lang w:val="en-GB"/>
        </w:rPr>
      </w:pPr>
      <w:r w:rsidRPr="0040209C">
        <w:rPr>
          <w:lang w:val="en-GB"/>
        </w:rPr>
        <w:t>More r</w:t>
      </w:r>
      <w:bookmarkStart w:id="8" w:name="_Hlk81388165"/>
      <w:r w:rsidRPr="0040209C">
        <w:rPr>
          <w:lang w:val="en-GB"/>
        </w:rPr>
        <w:t>ecently, machine learning (ML) methods have been introduced with success in several areas of healthcare and where preliminary data suggest them to improve surgical risk prediction compared to traditional risk calculation in certain anaesthetic and surgical conditions</w:t>
      </w:r>
      <w:bookmarkEnd w:id="8"/>
      <w:r w:rsidR="00460067"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 </w:instrText>
      </w:r>
      <w:r w:rsidR="00C117F9" w:rsidRPr="0040209C">
        <w:rPr>
          <w:lang w:val="en-GB"/>
        </w:rPr>
        <w:fldChar w:fldCharType="begin">
          <w:fldData xml:space="preserve">PEVuZE5vdGU+PENpdGU+PEF1dGhvcj5MaTwvQXV0aG9yPjxZZWFyPjIwMjE8L1llYXI+PFJlY051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</w:fldData>
        </w:fldChar>
      </w:r>
      <w:r w:rsidR="00C117F9" w:rsidRPr="0040209C">
        <w:rPr>
          <w:lang w:val="en-GB"/>
        </w:rPr>
        <w:instrText xml:space="preserve"> ADDIN EN.CITE.DATA </w:instrText>
      </w:r>
      <w:r w:rsidR="00C117F9" w:rsidRPr="0040209C">
        <w:rPr>
          <w:lang w:val="en-GB"/>
        </w:rPr>
      </w:r>
      <w:r w:rsidR="00C117F9" w:rsidRPr="0040209C">
        <w:rPr>
          <w:lang w:val="en-GB"/>
        </w:rPr>
        <w:fldChar w:fldCharType="end"/>
      </w:r>
      <w:r w:rsidR="00460067" w:rsidRPr="0040209C">
        <w:rPr>
          <w:lang w:val="en-GB"/>
        </w:rPr>
      </w:r>
      <w:r w:rsidR="00460067" w:rsidRPr="0040209C">
        <w:rPr>
          <w:lang w:val="en-GB"/>
        </w:rPr>
        <w:fldChar w:fldCharType="separate"/>
      </w:r>
      <w:r w:rsidR="00C117F9" w:rsidRPr="0040209C">
        <w:rPr>
          <w:noProof/>
          <w:vertAlign w:val="superscript"/>
          <w:lang w:val="en-GB"/>
        </w:rPr>
        <w:t>12, 13</w:t>
      </w:r>
      <w:r w:rsidR="00460067" w:rsidRPr="0040209C">
        <w:rPr>
          <w:lang w:val="en-GB"/>
        </w:rPr>
        <w:fldChar w:fldCharType="end"/>
      </w:r>
      <w:r w:rsidRPr="0040209C">
        <w:rPr>
          <w:lang w:val="en-GB"/>
        </w:rPr>
        <w:t xml:space="preserve"> </w:t>
      </w:r>
      <w:r w:rsidR="00027BA2" w:rsidRPr="0040209C">
        <w:rPr>
          <w:lang w:val="en-GB"/>
        </w:rPr>
        <w:t>This is also the case in</w:t>
      </w:r>
      <w:del w:id="9" w:author="Troels Christian Petersen" w:date="2021-11-16T12:47:00Z">
        <w:r w:rsidR="00027BA2" w:rsidRPr="0040209C" w:rsidDel="00CE42F9">
          <w:rPr>
            <w:lang w:val="en-GB"/>
          </w:rPr>
          <w:delText xml:space="preserve"> </w:delText>
        </w:r>
      </w:del>
      <w:del w:id="10" w:author="Troels Christian Petersen" w:date="2021-11-16T12:44:00Z">
        <w:r w:rsidR="00027BA2" w:rsidRPr="0040209C" w:rsidDel="00CE42F9">
          <w:rPr>
            <w:lang w:val="en-GB"/>
          </w:rPr>
          <w:delText>in</w:delText>
        </w:r>
      </w:del>
      <w:r w:rsidR="00027BA2" w:rsidRPr="0040209C">
        <w:rPr>
          <w:lang w:val="en-GB"/>
        </w:rPr>
        <w:t xml:space="preserve"> THA and </w:t>
      </w:r>
      <w:proofErr w:type="spellStart"/>
      <w:r w:rsidR="00027BA2" w:rsidRPr="0040209C">
        <w:rPr>
          <w:lang w:val="en-GB"/>
        </w:rPr>
        <w:t>unicompartmental</w:t>
      </w:r>
      <w:proofErr w:type="spellEnd"/>
      <w:r w:rsidR="00027BA2" w:rsidRPr="0040209C">
        <w:rPr>
          <w:lang w:val="en-GB"/>
        </w:rPr>
        <w:t xml:space="preserve"> knee replacement (UKA), where</w:t>
      </w:r>
      <w:r w:rsidRPr="0040209C">
        <w:rPr>
          <w:lang w:val="en-GB"/>
        </w:rPr>
        <w:t xml:space="preserve"> several publications </w:t>
      </w:r>
      <w:r w:rsidR="00027BA2" w:rsidRPr="0040209C">
        <w:rPr>
          <w:lang w:val="en-GB"/>
        </w:rPr>
        <w:t>on</w:t>
      </w:r>
      <w:r w:rsidRPr="0040209C">
        <w:rPr>
          <w:lang w:val="en-GB"/>
        </w:rPr>
        <w:t xml:space="preserve"> ML</w:t>
      </w:r>
      <w:r w:rsidR="00027BA2" w:rsidRPr="0040209C">
        <w:rPr>
          <w:lang w:val="en-GB"/>
        </w:rPr>
        <w:t xml:space="preserve">-algorithms for prediction of </w:t>
      </w:r>
      <w:r w:rsidRPr="0040209C">
        <w:rPr>
          <w:lang w:val="en-GB"/>
        </w:rPr>
        <w:t xml:space="preserve"> LOS</w:t>
      </w:r>
      <w:r w:rsidR="00AB3970"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PEVuZE5vdGU+PENpdGU+PEF1dGhvcj5MaTwvQXV0aG9yPjxZZWFyPjIwMjA8L1llYXI+PFJlY051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=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AB3970" w:rsidRPr="0040209C">
        <w:rPr>
          <w:lang w:val="en-GB"/>
        </w:rPr>
      </w:r>
      <w:r w:rsidR="00AB3970" w:rsidRPr="0040209C">
        <w:rPr>
          <w:lang w:val="en-GB"/>
        </w:rPr>
        <w:fldChar w:fldCharType="separate"/>
      </w:r>
      <w:r w:rsidR="00E04E4D" w:rsidRPr="0040209C">
        <w:rPr>
          <w:noProof/>
          <w:vertAlign w:val="superscript"/>
          <w:lang w:val="en-GB"/>
        </w:rPr>
        <w:t>14, 15</w:t>
      </w:r>
      <w:r w:rsidR="00AB3970" w:rsidRPr="0040209C">
        <w:rPr>
          <w:lang w:val="en-GB"/>
        </w:rPr>
        <w:fldChar w:fldCharType="end"/>
      </w:r>
      <w:r w:rsidRPr="0040209C">
        <w:rPr>
          <w:lang w:val="en-GB"/>
        </w:rPr>
        <w:t>, complications</w:t>
      </w:r>
      <w:r w:rsidR="00E04E4D" w:rsidRPr="0040209C">
        <w:rPr>
          <w:lang w:val="en-GB"/>
        </w:rPr>
        <w:t>,</w: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 </w:instrText>
      </w:r>
      <w:r w:rsidR="00E04E4D"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16</w:t>
      </w:r>
      <w:r w:rsidR="00E04E4D" w:rsidRPr="0040209C">
        <w:rPr>
          <w:lang w:val="en-GB"/>
        </w:rPr>
        <w:fldChar w:fldCharType="end"/>
      </w:r>
      <w:r w:rsidRPr="0040209C">
        <w:rPr>
          <w:lang w:val="en-GB"/>
        </w:rPr>
        <w:t xml:space="preserve"> disability</w:t>
      </w:r>
      <w:r w:rsidR="00E04E4D" w:rsidRPr="0040209C">
        <w:rPr>
          <w:lang w:val="en-GB"/>
        </w:rPr>
        <w:t>,</w: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 </w:instrText>
      </w:r>
      <w:r w:rsidR="00E04E4D" w:rsidRPr="0040209C">
        <w:rPr>
          <w:lang w:val="en-GB"/>
        </w:rPr>
        <w:fldChar w:fldCharType="begin">
          <w:fldData xml:space="preserve">PEVuZE5vdGU+PENpdGU+PEF1dGhvcj5TbmlkZXJtYW48L0F1dGhvcj48WWVhcj4yMDIxPC9ZZWFy
PjxSZWNOdW0+MTI1MDwvUmVjTnVtPjxEaXNwbGF5VGV4dD48c3R5bGUgZmFjZT0ic3VwZXJzY3Jp
cHQiPjE3PC9zdHlsZT48L0Rpc3BsYXlUZXh0PjxyZWNvcmQ+PHJlYy1udW1iZXI+MTI1MDwvcmVj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17</w:t>
      </w:r>
      <w:r w:rsidR="00E04E4D" w:rsidRPr="0040209C">
        <w:rPr>
          <w:lang w:val="en-GB"/>
        </w:rPr>
        <w:fldChar w:fldCharType="end"/>
      </w:r>
      <w:r w:rsidRPr="0040209C">
        <w:rPr>
          <w:lang w:val="en-GB"/>
        </w:rPr>
        <w:t xml:space="preserve"> potential outpatient setup</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&lt;EndNote&gt;&lt;Cite&gt;&lt;Author&gt;Kugelman&lt;/Author&gt;&lt;Year&gt;2021&lt;/Year&gt;&lt;RecNum&gt;1251&lt;/RecNum&gt;&lt;DisplayText&gt;&lt;style face="superscript"&gt;18&lt;/style&gt;&lt;/DisplayText&gt;&lt;record&gt;&lt;rec-number&gt;1251&lt;/rec-number&gt;&lt;foreign-keys&gt;&lt;key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18</w:t>
      </w:r>
      <w:r w:rsidR="00E04E4D" w:rsidRPr="0040209C">
        <w:rPr>
          <w:lang w:val="en-GB"/>
        </w:rPr>
        <w:fldChar w:fldCharType="end"/>
      </w:r>
      <w:r w:rsidRPr="0040209C">
        <w:rPr>
          <w:lang w:val="en-GB"/>
        </w:rPr>
        <w:t xml:space="preserve"> readmissions</w:t>
      </w:r>
      <w:r w:rsidR="00E04E4D" w:rsidRPr="0040209C">
        <w:rPr>
          <w:lang w:val="en-GB"/>
        </w:rPr>
        <w:fldChar w:fldCharType="begin"/>
      </w:r>
      <w:r w:rsidR="00E04E4D" w:rsidRPr="0040209C">
        <w:rPr>
          <w:lang w:val="en-GB"/>
        </w:rPr>
        <w:instrText xml:space="preserve"> ADDIN EN.CITE &lt;EndNote&gt;&lt;Cite&gt;&lt;Author&gt;Mohammadi&lt;/Author&gt;&lt;Year&gt;2020&lt;/Year&gt;&lt;RecNum&gt;1252&lt;/RecNum&gt;&lt;DisplayText&gt;&lt;style face="superscript"&gt;19&lt;/style&gt;&lt;/DisplayText&gt;&lt;record&gt;&lt;rec-number&gt;1252&lt;/rec-number&gt;&lt;foreign-keys&gt;&lt;key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19</w:t>
      </w:r>
      <w:r w:rsidR="00E04E4D" w:rsidRPr="0040209C">
        <w:rPr>
          <w:lang w:val="en-GB"/>
        </w:rPr>
        <w:fldChar w:fldCharType="end"/>
      </w:r>
      <w:r w:rsidRPr="0040209C">
        <w:rPr>
          <w:lang w:val="en-GB"/>
        </w:rPr>
        <w:t xml:space="preserve">  or payment models</w: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 </w:instrText>
      </w:r>
      <w:r w:rsidR="00E04E4D" w:rsidRPr="0040209C">
        <w:rPr>
          <w:lang w:val="en-GB"/>
        </w:rPr>
        <w:fldChar w:fldCharType="begin">
          <w:fldData xml:space="preserve">PEVuZE5vdGU+PENpdGU+PEF1dGhvcj5SYW1rdW1hcjwvQXV0aG9yPjxZZWFyPjIwMTk8L1llYXI+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==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20, 21</w:t>
      </w:r>
      <w:r w:rsidR="00E04E4D" w:rsidRPr="0040209C">
        <w:rPr>
          <w:lang w:val="en-GB"/>
        </w:rPr>
        <w:fldChar w:fldCharType="end"/>
      </w:r>
      <w:r w:rsidRPr="0040209C">
        <w:rPr>
          <w:lang w:val="en-GB"/>
        </w:rPr>
        <w:t xml:space="preserve">, </w:t>
      </w:r>
      <w:r w:rsidR="00027BA2" w:rsidRPr="0040209C">
        <w:rPr>
          <w:lang w:val="en-GB"/>
        </w:rPr>
        <w:t>have shown</w:t>
      </w:r>
      <w:r w:rsidRPr="0040209C">
        <w:rPr>
          <w:lang w:val="en-GB"/>
        </w:rPr>
        <w:t xml:space="preserve"> promising predictive value compared to conventional statistical methods</w:t>
      </w:r>
      <w:r w:rsidR="00E04E4D" w:rsidRPr="0040209C">
        <w:rPr>
          <w:lang w:val="en-GB"/>
        </w:rPr>
        <w:t>.</w: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 </w:instrText>
      </w:r>
      <w:r w:rsidR="00E04E4D" w:rsidRPr="0040209C">
        <w:rPr>
          <w:lang w:val="en-GB"/>
        </w:rPr>
        <w:fldChar w:fldCharType="begin">
          <w:fldData xml:space="preserve">PEVuZE5vdGU+PENpdGU+PEF1dGhvcj5IYWViZXJsZTwvQXV0aG9yPjxZZWFyPjIwMTk8L1llYXI+
PFJlY051bT4xMjQzPC9SZWNOdW0+PERpc3BsYXlUZXh0PjxzdHlsZSBmYWNlPSJzdXBlcnNjcmlw
dCI+MjI8L3N0eWxlPjwvRGlzcGxheVRleHQ+PHJlY29yZD48cmVjLW51bWJlcj4xMjQzPC9yZWMt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E04E4D" w:rsidRPr="0040209C">
        <w:rPr>
          <w:lang w:val="en-GB"/>
        </w:rPr>
        <w:instrText xml:space="preserve"> ADDIN EN.CITE.DATA </w:instrText>
      </w:r>
      <w:r w:rsidR="00E04E4D" w:rsidRPr="0040209C">
        <w:rPr>
          <w:lang w:val="en-GB"/>
        </w:rPr>
      </w:r>
      <w:r w:rsidR="00E04E4D" w:rsidRPr="0040209C">
        <w:rPr>
          <w:lang w:val="en-GB"/>
        </w:rPr>
        <w:fldChar w:fldCharType="end"/>
      </w:r>
      <w:r w:rsidR="00E04E4D" w:rsidRPr="0040209C">
        <w:rPr>
          <w:lang w:val="en-GB"/>
        </w:rPr>
      </w:r>
      <w:r w:rsidR="00E04E4D" w:rsidRPr="0040209C">
        <w:rPr>
          <w:lang w:val="en-GB"/>
        </w:rPr>
        <w:fldChar w:fldCharType="separate"/>
      </w:r>
      <w:r w:rsidR="00E04E4D" w:rsidRPr="0040209C">
        <w:rPr>
          <w:noProof/>
          <w:vertAlign w:val="superscript"/>
          <w:lang w:val="en-GB"/>
        </w:rPr>
        <w:t>22</w:t>
      </w:r>
      <w:r w:rsidR="00E04E4D" w:rsidRPr="0040209C">
        <w:rPr>
          <w:lang w:val="en-GB"/>
        </w:rPr>
        <w:fldChar w:fldCharType="end"/>
      </w:r>
      <w:r w:rsidRPr="0040209C">
        <w:rPr>
          <w:lang w:val="en-GB"/>
        </w:rPr>
        <w:t xml:space="preserve"> </w:t>
      </w:r>
    </w:p>
    <w:p w14:paraId="29857420" w14:textId="33125C25" w:rsidR="00DE67BB" w:rsidRPr="0040209C" w:rsidRDefault="00355961">
      <w:pPr>
        <w:spacing w:line="360" w:lineRule="auto"/>
        <w:rPr>
          <w:lang w:val="en-GB"/>
        </w:rPr>
      </w:pPr>
      <w:r w:rsidRPr="0040209C">
        <w:rPr>
          <w:lang w:val="en-GB"/>
        </w:rPr>
        <w:t>However,</w:t>
      </w:r>
      <w:r w:rsidR="0040209C">
        <w:rPr>
          <w:lang w:val="en-GB"/>
        </w:rPr>
        <w:t xml:space="preserve"> few of such papers have considered the presence of enhanced recovery programs, as</w:t>
      </w:r>
      <w:r w:rsidRPr="0040209C">
        <w:rPr>
          <w:lang w:val="en-GB"/>
        </w:rPr>
        <w:t xml:space="preserve"> most are based on large database cohorts with </w:t>
      </w:r>
      <w:r w:rsidR="0040209C" w:rsidRPr="0040209C">
        <w:rPr>
          <w:lang w:val="en-GB"/>
        </w:rPr>
        <w:t xml:space="preserve">the </w:t>
      </w:r>
      <w:r w:rsidR="0040209C">
        <w:rPr>
          <w:lang w:val="en-GB"/>
        </w:rPr>
        <w:t xml:space="preserve">presence of </w:t>
      </w:r>
      <w:r w:rsidR="0040209C" w:rsidRPr="0040209C">
        <w:rPr>
          <w:lang w:val="en-GB"/>
        </w:rPr>
        <w:t xml:space="preserve">risk factors </w:t>
      </w:r>
      <w:r w:rsidR="0040209C">
        <w:rPr>
          <w:lang w:val="en-GB"/>
        </w:rPr>
        <w:t xml:space="preserve">and complications </w:t>
      </w:r>
      <w:r w:rsidR="0040209C" w:rsidRPr="0040209C">
        <w:rPr>
          <w:lang w:val="en-GB"/>
        </w:rPr>
        <w:t>often being based on diagnostic codes</w:t>
      </w:r>
      <w:r w:rsidR="0040209C">
        <w:rPr>
          <w:lang w:val="en-GB"/>
        </w:rPr>
        <w:t xml:space="preserve"> and </w:t>
      </w:r>
      <w:r w:rsidRPr="0040209C">
        <w:rPr>
          <w:lang w:val="en-GB"/>
        </w:rPr>
        <w:t xml:space="preserve">limited information on </w:t>
      </w:r>
      <w:r w:rsidR="009A4758">
        <w:rPr>
          <w:lang w:val="en-GB"/>
        </w:rPr>
        <w:t xml:space="preserve">perioperative care, </w:t>
      </w:r>
      <w:r w:rsidRPr="0040209C">
        <w:rPr>
          <w:lang w:val="en-GB"/>
        </w:rPr>
        <w:t xml:space="preserve">follow-up and discharge </w:t>
      </w:r>
      <w:r w:rsidR="00AB6614" w:rsidRPr="0040209C">
        <w:rPr>
          <w:lang w:val="en-GB"/>
        </w:rPr>
        <w:t>destination</w:t>
      </w:r>
      <w:r w:rsidR="0040209C">
        <w:rPr>
          <w:lang w:val="en-GB"/>
        </w:rPr>
        <w:t xml:space="preserve">. </w:t>
      </w:r>
      <w:r w:rsidR="009A4758">
        <w:rPr>
          <w:lang w:val="en-GB"/>
        </w:rPr>
        <w:t>Despite that such an</w:t>
      </w:r>
      <w:r w:rsidR="0040209C">
        <w:rPr>
          <w:lang w:val="en-GB"/>
        </w:rPr>
        <w:t xml:space="preserve"> approach</w:t>
      </w:r>
      <w:r w:rsidRPr="0040209C">
        <w:rPr>
          <w:lang w:val="en-GB"/>
        </w:rPr>
        <w:t xml:space="preserve"> may be suboptimal compared to patient specific comorbidity</w:t>
      </w:r>
      <w:r w:rsidR="0040209C">
        <w:rPr>
          <w:lang w:val="en-GB"/>
        </w:rPr>
        <w:t xml:space="preserve"> and outcome</w:t>
      </w:r>
      <w:r w:rsidRPr="0040209C">
        <w:rPr>
          <w:lang w:val="en-GB"/>
        </w:rPr>
        <w:t xml:space="preserve"> asses</w:t>
      </w:r>
      <w:r w:rsidR="00E04E4D" w:rsidRPr="0040209C">
        <w:rPr>
          <w:lang w:val="en-GB"/>
        </w:rPr>
        <w:t>sment</w:t>
      </w:r>
      <w:r w:rsidR="009A4758">
        <w:rPr>
          <w:lang w:val="en-GB"/>
        </w:rPr>
        <w:t>s</w:t>
      </w:r>
      <w:r w:rsidRPr="0040209C">
        <w:rPr>
          <w:lang w:val="en-GB"/>
        </w:rPr>
        <w:t xml:space="preserve"> independen</w:t>
      </w:r>
      <w:r w:rsidR="00E04E4D" w:rsidRPr="0040209C">
        <w:rPr>
          <w:lang w:val="en-GB"/>
        </w:rPr>
        <w:t>t</w:t>
      </w:r>
      <w:r w:rsidRPr="0040209C">
        <w:rPr>
          <w:lang w:val="en-GB"/>
        </w:rPr>
        <w:t xml:space="preserve"> from economic reimbursement systems</w:t>
      </w:r>
      <w:r w:rsidR="009A4758">
        <w:rPr>
          <w:lang w:val="en-GB"/>
        </w:rPr>
        <w:t>,</w:t>
      </w:r>
      <w:r w:rsidRPr="0040209C">
        <w:rPr>
          <w:lang w:val="en-GB"/>
        </w:rPr>
        <w:t xml:space="preserve"> ML predictive models seem promising and could provide an improved basis for identifying a potential “high-risk” surgical population who may benefit from more </w:t>
      </w:r>
      <w:r w:rsidR="00146272" w:rsidRPr="0040209C">
        <w:rPr>
          <w:lang w:val="en-GB"/>
        </w:rPr>
        <w:t>ext</w:t>
      </w:r>
      <w:r w:rsidRPr="0040209C">
        <w:rPr>
          <w:lang w:val="en-GB"/>
        </w:rPr>
        <w:t>ensive preoperative evaluation and postoperative medical care.</w:t>
      </w:r>
    </w:p>
    <w:p w14:paraId="499F910A" w14:textId="74BF6A5E" w:rsidR="00DE67BB" w:rsidRPr="0040209C" w:rsidRDefault="00355961" w:rsidP="00E04E4D">
      <w:pPr>
        <w:spacing w:line="360" w:lineRule="auto"/>
        <w:rPr>
          <w:lang w:val="en-GB"/>
        </w:rPr>
      </w:pPr>
      <w:r w:rsidRPr="0040209C">
        <w:rPr>
          <w:lang w:val="en-GB"/>
        </w:rPr>
        <w:t xml:space="preserve">Consequently, </w:t>
      </w:r>
      <w:r w:rsidR="009A33FF" w:rsidRPr="0040209C">
        <w:rPr>
          <w:lang w:val="en-GB"/>
        </w:rPr>
        <w:t xml:space="preserve">we </w:t>
      </w:r>
      <w:r w:rsidR="00C12E31">
        <w:rPr>
          <w:lang w:val="en-GB"/>
        </w:rPr>
        <w:t xml:space="preserve">used a </w:t>
      </w:r>
      <w:r w:rsidRPr="0040209C">
        <w:rPr>
          <w:lang w:val="en-GB"/>
        </w:rPr>
        <w:t xml:space="preserve">large, consecutive cohort from a well-established fast-track </w:t>
      </w:r>
      <w:r w:rsidR="00AB6614" w:rsidRPr="0040209C">
        <w:rPr>
          <w:lang w:val="en-GB"/>
        </w:rPr>
        <w:t>THA/TKA</w:t>
      </w:r>
      <w:r w:rsidRPr="0040209C">
        <w:rPr>
          <w:lang w:val="en-GB"/>
        </w:rPr>
        <w:t xml:space="preserve"> setup in a national public health</w:t>
      </w:r>
      <w:r w:rsidR="009A33FF" w:rsidRPr="0040209C">
        <w:rPr>
          <w:lang w:val="en-GB"/>
        </w:rPr>
        <w:t>-</w:t>
      </w:r>
      <w:r w:rsidRPr="0040209C">
        <w:rPr>
          <w:lang w:val="en-GB"/>
        </w:rPr>
        <w:t xml:space="preserve">care system and with a median LOS of </w:t>
      </w:r>
      <w:commentRangeStart w:id="11"/>
      <w:commentRangeStart w:id="12"/>
      <w:del w:id="13" w:author="Troels Christian Petersen" w:date="2021-11-16T12:50:00Z">
        <w:r w:rsidRPr="0040209C" w:rsidDel="00CE42F9">
          <w:rPr>
            <w:lang w:val="en-GB"/>
          </w:rPr>
          <w:delText>1</w:delText>
        </w:r>
        <w:commentRangeEnd w:id="11"/>
        <w:r w:rsidR="00CE42F9" w:rsidDel="00CE42F9">
          <w:rPr>
            <w:rStyle w:val="CommentReference"/>
          </w:rPr>
          <w:commentReference w:id="11"/>
        </w:r>
        <w:r w:rsidRPr="0040209C" w:rsidDel="00CE42F9">
          <w:rPr>
            <w:lang w:val="en-GB"/>
          </w:rPr>
          <w:delText xml:space="preserve"> </w:delText>
        </w:r>
      </w:del>
      <w:ins w:id="14" w:author="Troels Christian Petersen" w:date="2021-11-16T12:50:00Z">
        <w:r w:rsidR="00CE42F9">
          <w:rPr>
            <w:lang w:val="en-GB"/>
          </w:rPr>
          <w:t xml:space="preserve">2 </w:t>
        </w:r>
      </w:ins>
      <w:r w:rsidRPr="0040209C">
        <w:rPr>
          <w:lang w:val="en-GB"/>
        </w:rPr>
        <w:t>day</w:t>
      </w:r>
      <w:ins w:id="15" w:author="Troels Christian Petersen" w:date="2021-11-16T12:50:00Z">
        <w:r w:rsidR="00CE42F9">
          <w:rPr>
            <w:lang w:val="en-GB"/>
          </w:rPr>
          <w:t>s</w:t>
        </w:r>
        <w:commentRangeEnd w:id="12"/>
        <w:r w:rsidR="00CE42F9">
          <w:rPr>
            <w:rStyle w:val="CommentReference"/>
          </w:rPr>
          <w:commentReference w:id="12"/>
        </w:r>
      </w:ins>
      <w:r w:rsidR="00C12E31">
        <w:rPr>
          <w:lang w:val="en-GB"/>
        </w:rPr>
        <w:t>,</w:t>
      </w:r>
      <w:r w:rsidR="009A33FF" w:rsidRPr="0040209C">
        <w:rPr>
          <w:lang w:val="en-GB"/>
        </w:rPr>
        <w:fldChar w:fldCharType="begin"/>
      </w:r>
      <w:r w:rsidR="009A33FF"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9A33FF" w:rsidRPr="0040209C">
        <w:rPr>
          <w:lang w:val="en-GB"/>
        </w:rPr>
        <w:fldChar w:fldCharType="separate"/>
      </w:r>
      <w:r w:rsidR="009A33FF" w:rsidRPr="0040209C">
        <w:rPr>
          <w:noProof/>
          <w:vertAlign w:val="superscript"/>
          <w:lang w:val="en-GB"/>
        </w:rPr>
        <w:t>1</w:t>
      </w:r>
      <w:r w:rsidR="009A33FF" w:rsidRPr="0040209C">
        <w:rPr>
          <w:lang w:val="en-GB"/>
        </w:rPr>
        <w:fldChar w:fldCharType="end"/>
      </w:r>
      <w:r w:rsidRPr="0040209C">
        <w:rPr>
          <w:lang w:val="en-GB"/>
        </w:rPr>
        <w:t xml:space="preserve"> </w:t>
      </w:r>
      <w:r w:rsidR="00AB6614" w:rsidRPr="0040209C">
        <w:rPr>
          <w:lang w:val="en-GB"/>
        </w:rPr>
        <w:t xml:space="preserve">to </w:t>
      </w:r>
      <w:r w:rsidRPr="0040209C">
        <w:rPr>
          <w:lang w:val="en-GB"/>
        </w:rPr>
        <w:t>investigat</w:t>
      </w:r>
      <w:r w:rsidR="00AB6614" w:rsidRPr="0040209C">
        <w:rPr>
          <w:lang w:val="en-GB"/>
        </w:rPr>
        <w:t xml:space="preserve">e </w:t>
      </w:r>
      <w:r w:rsidRPr="0040209C">
        <w:rPr>
          <w:lang w:val="en-GB"/>
        </w:rPr>
        <w:lastRenderedPageBreak/>
        <w:t xml:space="preserve">whether a </w:t>
      </w:r>
      <w:r w:rsidR="009A33FF" w:rsidRPr="0040209C">
        <w:rPr>
          <w:lang w:val="en-GB"/>
        </w:rPr>
        <w:t>ML-algorithm</w:t>
      </w:r>
      <w:r w:rsidRPr="0040209C">
        <w:rPr>
          <w:lang w:val="en-GB"/>
        </w:rPr>
        <w:t xml:space="preserve"> </w:t>
      </w:r>
      <w:r w:rsidR="009A4758">
        <w:rPr>
          <w:lang w:val="en-GB"/>
        </w:rPr>
        <w:t>was</w:t>
      </w:r>
      <w:r w:rsidRPr="0040209C">
        <w:rPr>
          <w:lang w:val="en-GB"/>
        </w:rPr>
        <w:t xml:space="preserve"> able to improve </w:t>
      </w:r>
      <w:r w:rsidR="009A4758">
        <w:rPr>
          <w:lang w:val="en-GB"/>
        </w:rPr>
        <w:t xml:space="preserve">prediction of medical </w:t>
      </w:r>
      <w:r w:rsidR="00C12E31">
        <w:rPr>
          <w:lang w:val="en-GB"/>
        </w:rPr>
        <w:t>complications</w:t>
      </w:r>
      <w:r w:rsidR="009A4758">
        <w:rPr>
          <w:lang w:val="en-GB"/>
        </w:rPr>
        <w:t xml:space="preserve"> resulting in </w:t>
      </w:r>
      <w:r w:rsidRPr="0040209C">
        <w:rPr>
          <w:lang w:val="en-GB"/>
        </w:rPr>
        <w:t>prolonged LOS and</w:t>
      </w:r>
      <w:r w:rsidR="00E04E4D" w:rsidRPr="0040209C">
        <w:rPr>
          <w:lang w:val="en-GB"/>
        </w:rPr>
        <w:t xml:space="preserve"> </w:t>
      </w:r>
      <w:r w:rsidRPr="0040209C">
        <w:rPr>
          <w:lang w:val="en-GB"/>
        </w:rPr>
        <w:t xml:space="preserve">readmissions </w:t>
      </w:r>
      <w:r w:rsidR="00C12E31">
        <w:rPr>
          <w:lang w:val="en-GB"/>
        </w:rPr>
        <w:t>compared to</w:t>
      </w:r>
      <w:r w:rsidR="009A4758">
        <w:rPr>
          <w:lang w:val="en-GB"/>
        </w:rPr>
        <w:t xml:space="preserve"> a</w:t>
      </w:r>
      <w:r w:rsidR="009A33FF" w:rsidRPr="0040209C">
        <w:rPr>
          <w:lang w:val="en-GB"/>
        </w:rPr>
        <w:t xml:space="preserve"> traditional logistic regression model</w:t>
      </w:r>
      <w:r w:rsidRPr="0040209C">
        <w:rPr>
          <w:lang w:val="en-GB"/>
        </w:rPr>
        <w:t xml:space="preserve">. </w:t>
      </w:r>
    </w:p>
    <w:p w14:paraId="098C099F" w14:textId="77777777" w:rsidR="00DE67BB" w:rsidRPr="0040209C" w:rsidRDefault="00355961">
      <w:pPr>
        <w:pStyle w:val="Heading1"/>
        <w:rPr>
          <w:lang w:val="en-GB"/>
        </w:rPr>
      </w:pPr>
      <w:bookmarkStart w:id="16" w:name="_ikpsx5rv2zs0" w:colFirst="0" w:colLast="0"/>
      <w:bookmarkEnd w:id="16"/>
      <w:r w:rsidRPr="0040209C">
        <w:rPr>
          <w:lang w:val="en-GB"/>
        </w:rPr>
        <w:t>Method</w:t>
      </w:r>
    </w:p>
    <w:p w14:paraId="58AB07A6" w14:textId="14E12B72" w:rsidR="00E04E4D" w:rsidRPr="0040209C" w:rsidRDefault="00355961" w:rsidP="00E04E4D">
      <w:pPr>
        <w:spacing w:line="360" w:lineRule="auto"/>
        <w:rPr>
          <w:rFonts w:eastAsia="Arial Unicode MS"/>
          <w:lang w:val="en-GB"/>
        </w:rPr>
      </w:pPr>
      <w:r w:rsidRPr="0040209C">
        <w:rPr>
          <w:lang w:val="en-GB"/>
        </w:rPr>
        <w:br/>
      </w:r>
      <w:r w:rsidR="00844A1E">
        <w:rPr>
          <w:lang w:val="en-GB"/>
        </w:rPr>
        <w:t>Reporting of the study is done in accordance with the Transparent reporting of multivariable prediction model for individual prognosis or diagnosis (TRIPOD) statement</w:t>
      </w:r>
      <w:r w:rsidR="00844A1E">
        <w:rPr>
          <w:lang w:val="en-GB"/>
        </w:rPr>
        <w:fldChar w:fldCharType="begin"/>
      </w:r>
      <w:r w:rsidR="00844A1E">
        <w:rPr>
          <w:lang w:val="en-GB"/>
        </w:rPr>
        <w:instrText xml:space="preserve"> ADDIN EN.CITE &lt;EndNote&gt;&lt;Cite&gt;&lt;Author&gt;Moons&lt;/Author&gt;&lt;Year&gt;2015&lt;/Year&gt;&lt;RecNum&gt;1211&lt;/RecNum&gt;&lt;DisplayText&gt;&lt;style face="superscript"&gt;23&lt;/style&gt;&lt;/DisplayText&gt;&lt;record&gt;&lt;rec-number&gt;1211&lt;/rec-number&gt;&lt;foreign-keys&gt;&lt;key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Pr>
          <w:lang w:val="en-GB"/>
        </w:rPr>
        <w:fldChar w:fldCharType="separate"/>
      </w:r>
      <w:r w:rsidR="00844A1E" w:rsidRPr="00844A1E">
        <w:rPr>
          <w:noProof/>
          <w:vertAlign w:val="superscript"/>
          <w:lang w:val="en-GB"/>
        </w:rPr>
        <w:t>23</w:t>
      </w:r>
      <w:r w:rsidR="00844A1E">
        <w:rPr>
          <w:lang w:val="en-GB"/>
        </w:rPr>
        <w:fldChar w:fldCharType="end"/>
      </w:r>
      <w:r w:rsidR="00844A1E">
        <w:rPr>
          <w:lang w:val="en-GB"/>
        </w:rPr>
        <w:t xml:space="preserve"> and the Clinical AI Research (CAIR) checklist proposal.</w: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 </w:instrText>
      </w:r>
      <w:r w:rsidR="00844A1E">
        <w:rPr>
          <w:lang w:val="en-GB"/>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844A1E">
        <w:rPr>
          <w:lang w:val="en-GB"/>
        </w:rPr>
        <w:instrText xml:space="preserve"> ADDIN EN.CITE.DATA </w:instrText>
      </w:r>
      <w:r w:rsidR="00844A1E">
        <w:rPr>
          <w:lang w:val="en-GB"/>
        </w:rPr>
      </w:r>
      <w:r w:rsidR="00844A1E">
        <w:rPr>
          <w:lang w:val="en-GB"/>
        </w:rPr>
        <w:fldChar w:fldCharType="end"/>
      </w:r>
      <w:r w:rsidR="00844A1E">
        <w:rPr>
          <w:lang w:val="en-GB"/>
        </w:rPr>
      </w:r>
      <w:r w:rsidR="00844A1E">
        <w:rPr>
          <w:lang w:val="en-GB"/>
        </w:rPr>
        <w:fldChar w:fldCharType="separate"/>
      </w:r>
      <w:r w:rsidR="00844A1E" w:rsidRPr="00844A1E">
        <w:rPr>
          <w:noProof/>
          <w:vertAlign w:val="superscript"/>
          <w:lang w:val="en-GB"/>
        </w:rPr>
        <w:t>24</w:t>
      </w:r>
      <w:r w:rsidR="00844A1E">
        <w:rPr>
          <w:lang w:val="en-GB"/>
        </w:rPr>
        <w:fldChar w:fldCharType="end"/>
      </w:r>
      <w:r w:rsidR="00844A1E">
        <w:rPr>
          <w:lang w:val="en-GB"/>
        </w:rPr>
        <w:br/>
        <w:t>The</w:t>
      </w:r>
      <w:r w:rsidRPr="0040209C">
        <w:rPr>
          <w:lang w:val="en-GB"/>
        </w:rPr>
        <w:t xml:space="preserve"> study is based on the Centre for Fast-track Hip and Knee Replacement database which </w:t>
      </w:r>
      <w:r w:rsidR="00AB6614" w:rsidRPr="0040209C">
        <w:rPr>
          <w:lang w:val="en-GB"/>
        </w:rPr>
        <w:t>is</w:t>
      </w:r>
      <w:r w:rsidRPr="0040209C">
        <w:rPr>
          <w:lang w:val="en-GB"/>
        </w:rPr>
        <w:t xml:space="preserve"> a prospective database on preoperative patient characteristics </w:t>
      </w:r>
      <w:r w:rsidR="00AB6614" w:rsidRPr="0040209C">
        <w:rPr>
          <w:lang w:val="en-GB"/>
        </w:rPr>
        <w:t xml:space="preserve">and </w:t>
      </w:r>
      <w:r w:rsidR="00E04E4D" w:rsidRPr="0040209C">
        <w:rPr>
          <w:lang w:val="en-GB"/>
        </w:rPr>
        <w:t xml:space="preserve">enrolling </w:t>
      </w:r>
      <w:r w:rsidR="00AB6614" w:rsidRPr="0040209C">
        <w:rPr>
          <w:lang w:val="en-GB"/>
        </w:rPr>
        <w:t>consecutive patients</w:t>
      </w:r>
      <w:r w:rsidR="00E04E4D" w:rsidRPr="0040209C">
        <w:rPr>
          <w:lang w:val="en-GB"/>
        </w:rPr>
        <w:t xml:space="preserve"> between 2010 and 2017</w:t>
      </w:r>
      <w:r w:rsidRPr="0040209C">
        <w:rPr>
          <w:lang w:val="en-GB"/>
        </w:rPr>
        <w:t>. The database is registered on ClinicalTrials.gov as a study registry (</w:t>
      </w:r>
      <w:r w:rsidRPr="00E34BFE">
        <w:rPr>
          <w:rPrChange w:id="17" w:author="Christian Michelsen" w:date="2021-11-16T16:21:00Z">
            <w:rPr>
              <w:shd w:val="clear" w:color="auto" w:fill="E9F0FF"/>
              <w:lang w:val="en-GB"/>
            </w:rPr>
          </w:rPrChange>
        </w:rPr>
        <w:t>NCT01515670</w:t>
      </w:r>
      <w:r w:rsidRPr="0040209C">
        <w:rPr>
          <w:shd w:val="clear" w:color="auto" w:fill="E9F0FF"/>
          <w:lang w:val="en-GB"/>
        </w:rPr>
        <w:t>)</w:t>
      </w:r>
      <w:r w:rsidRPr="0040209C">
        <w:rPr>
          <w:lang w:val="en-GB"/>
        </w:rPr>
        <w:t xml:space="preserve">. </w:t>
      </w:r>
      <w:r w:rsidR="005F276F" w:rsidRPr="0040209C">
        <w:rPr>
          <w:lang w:val="en-GB"/>
        </w:rPr>
        <w:t xml:space="preserve">Permission to review and store information from medical records without informed consent was acquired from </w:t>
      </w:r>
      <w:proofErr w:type="spellStart"/>
      <w:r w:rsidR="005F276F" w:rsidRPr="0040209C">
        <w:rPr>
          <w:lang w:val="en-GB"/>
        </w:rPr>
        <w:t>Center</w:t>
      </w:r>
      <w:proofErr w:type="spellEnd"/>
      <w:r w:rsidR="005F276F" w:rsidRPr="0040209C">
        <w:rPr>
          <w:lang w:val="en-GB"/>
        </w:rPr>
        <w:t xml:space="preserve"> for Regional Development</w:t>
      </w:r>
      <w:r w:rsidR="008B039D" w:rsidRPr="0040209C">
        <w:rPr>
          <w:lang w:val="en-GB"/>
        </w:rPr>
        <w:t xml:space="preserve"> (R-20073405) and the Danish Data Protection Agency (RH-2007-30-0623).</w:t>
      </w:r>
      <w:r w:rsidR="005F276F" w:rsidRPr="0040209C">
        <w:rPr>
          <w:lang w:val="en-GB"/>
        </w:rPr>
        <w:t xml:space="preserve"> </w:t>
      </w:r>
      <w:r w:rsidR="00E04E4D" w:rsidRPr="0040209C">
        <w:rPr>
          <w:lang w:val="en-GB"/>
        </w:rPr>
        <w:t>Patient</w:t>
      </w:r>
      <w:r w:rsidR="008B039D" w:rsidRPr="0040209C">
        <w:rPr>
          <w:lang w:val="en-GB"/>
        </w:rPr>
        <w:t>s</w:t>
      </w:r>
      <w:r w:rsidR="00E04E4D" w:rsidRPr="0040209C">
        <w:rPr>
          <w:lang w:val="en-GB"/>
        </w:rPr>
        <w:t xml:space="preserve"> completed the preoperative questionnaire with nurse assistance if needed and a</w:t>
      </w:r>
      <w:r w:rsidRPr="0040209C">
        <w:rPr>
          <w:rFonts w:eastAsia="Arial Unicode MS"/>
          <w:lang w:val="en-GB"/>
        </w:rPr>
        <w:t>dditional information on</w:t>
      </w:r>
      <w:r w:rsidR="00E04E4D" w:rsidRPr="0040209C">
        <w:rPr>
          <w:rFonts w:eastAsia="Arial Unicode MS"/>
          <w:lang w:val="en-GB"/>
        </w:rPr>
        <w:t xml:space="preserve"> </w:t>
      </w:r>
      <w:r w:rsidR="00C12E31">
        <w:rPr>
          <w:rFonts w:eastAsia="Arial Unicode MS"/>
          <w:lang w:val="en-GB"/>
        </w:rPr>
        <w:t>reimbursed prescriptions 6 months prior to surgery</w:t>
      </w:r>
      <w:r w:rsidRPr="0040209C">
        <w:rPr>
          <w:rFonts w:eastAsia="Arial Unicode MS"/>
          <w:lang w:val="en-GB"/>
        </w:rPr>
        <w:t xml:space="preserve"> </w:t>
      </w:r>
      <w:r w:rsidR="00E04E4D" w:rsidRPr="0040209C">
        <w:rPr>
          <w:rFonts w:eastAsia="Arial Unicode MS"/>
          <w:lang w:val="en-GB"/>
        </w:rPr>
        <w:t>was</w:t>
      </w:r>
      <w:r w:rsidRPr="0040209C">
        <w:rPr>
          <w:rFonts w:eastAsia="Arial Unicode MS"/>
          <w:lang w:val="en-GB"/>
        </w:rPr>
        <w:t xml:space="preserve"> </w:t>
      </w:r>
      <w:r w:rsidR="00E04E4D" w:rsidRPr="0040209C">
        <w:rPr>
          <w:rFonts w:eastAsia="Arial Unicode MS"/>
          <w:lang w:val="en-GB"/>
        </w:rPr>
        <w:t>acquired</w:t>
      </w:r>
      <w:r w:rsidRPr="0040209C">
        <w:rPr>
          <w:rFonts w:eastAsia="Arial Unicode MS"/>
          <w:lang w:val="en-GB"/>
        </w:rPr>
        <w:t xml:space="preserve"> using the Danish National Registry of Reimbursed Prescription</w:t>
      </w:r>
      <w:r w:rsidR="00E04E4D" w:rsidRPr="0040209C">
        <w:rPr>
          <w:rFonts w:eastAsia="Arial Unicode MS"/>
          <w:lang w:val="en-GB"/>
        </w:rPr>
        <w:t>s</w:t>
      </w:r>
      <w:r w:rsidR="00C12E31">
        <w:rPr>
          <w:rFonts w:eastAsia="Arial Unicode MS"/>
          <w:lang w:val="en-GB"/>
        </w:rPr>
        <w:t xml:space="preserve"> which records all dispensed prescriptions with reimbursement in Denmark</w:t>
      </w:r>
      <w:r w:rsidR="00E04E4D" w:rsidRPr="0040209C">
        <w:rPr>
          <w:rFonts w:eastAsia="Arial Unicode MS"/>
          <w:lang w:val="en-GB"/>
        </w:rPr>
        <w:t>.</w:t>
      </w:r>
      <w:r w:rsidR="00E04E4D" w:rsidRPr="0040209C">
        <w:rPr>
          <w:rFonts w:eastAsia="Arial Unicode MS"/>
          <w:lang w:val="en-GB"/>
        </w:rPr>
        <w:fldChar w:fldCharType="begin"/>
      </w:r>
      <w:r w:rsidR="00844A1E">
        <w:rPr>
          <w:rFonts w:eastAsia="Arial Unicode MS"/>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40209C">
        <w:rPr>
          <w:rFonts w:eastAsia="Arial Unicode MS"/>
          <w:lang w:val="en-GB"/>
        </w:rPr>
        <w:fldChar w:fldCharType="separate"/>
      </w:r>
      <w:r w:rsidR="00844A1E" w:rsidRPr="00844A1E">
        <w:rPr>
          <w:rFonts w:eastAsia="Arial Unicode MS"/>
          <w:noProof/>
          <w:vertAlign w:val="superscript"/>
          <w:lang w:val="en-GB"/>
        </w:rPr>
        <w:t>25</w:t>
      </w:r>
      <w:r w:rsidR="00E04E4D" w:rsidRPr="0040209C">
        <w:rPr>
          <w:rFonts w:eastAsia="Arial Unicode MS"/>
          <w:lang w:val="en-GB"/>
        </w:rPr>
        <w:fldChar w:fldCharType="end"/>
      </w:r>
      <w:r w:rsidRPr="0040209C">
        <w:rPr>
          <w:rFonts w:eastAsia="Arial Unicode MS"/>
          <w:lang w:val="en-GB"/>
        </w:rPr>
        <w:t xml:space="preserve"> Finally, data </w:t>
      </w:r>
      <w:r w:rsidR="00E04E4D" w:rsidRPr="0040209C">
        <w:rPr>
          <w:rFonts w:eastAsia="Arial Unicode MS"/>
          <w:lang w:val="en-GB"/>
        </w:rPr>
        <w:t>was</w:t>
      </w:r>
      <w:r w:rsidRPr="0040209C">
        <w:rPr>
          <w:rFonts w:eastAsia="Arial Unicode MS"/>
          <w:lang w:val="en-GB"/>
        </w:rPr>
        <w:t xml:space="preserve"> crossed with the Danish National Patient Registry (DNPR) for information on LOS (counted as nights spent in hospital), 90-days readmissions with overnight stay and mortality. In case of LOS &gt;4 days or readmission</w:t>
      </w:r>
      <w:ins w:id="18" w:author="Troels Christian Petersen" w:date="2021-11-16T12:52:00Z">
        <w:r w:rsidR="00CE42F9">
          <w:rPr>
            <w:rFonts w:eastAsia="Arial Unicode MS"/>
            <w:lang w:val="en-GB"/>
          </w:rPr>
          <w:t>,</w:t>
        </w:r>
      </w:ins>
      <w:del w:id="19" w:author="Troels Christian Petersen" w:date="2021-11-16T12:51:00Z">
        <w:r w:rsidRPr="0040209C" w:rsidDel="00CE42F9">
          <w:rPr>
            <w:rFonts w:eastAsia="Arial Unicode MS"/>
            <w:lang w:val="en-GB"/>
          </w:rPr>
          <w:delText>s</w:delText>
        </w:r>
      </w:del>
      <w:r w:rsidRPr="0040209C">
        <w:rPr>
          <w:rFonts w:eastAsia="Arial Unicode MS"/>
          <w:lang w:val="en-GB"/>
        </w:rPr>
        <w:t xml:space="preserve"> patient discharge summaries </w:t>
      </w:r>
      <w:r w:rsidR="00E04E4D" w:rsidRPr="0040209C">
        <w:rPr>
          <w:rFonts w:eastAsia="Arial Unicode MS"/>
          <w:lang w:val="en-GB"/>
        </w:rPr>
        <w:t>were</w:t>
      </w:r>
      <w:r w:rsidRPr="0040209C">
        <w:rPr>
          <w:rFonts w:eastAsia="Arial Unicode MS"/>
          <w:lang w:val="en-GB"/>
        </w:rPr>
        <w:t xml:space="preserve"> reviewed for information on postoperative morbidity and in case of insufficient information, the entire medical records were reviewed. Readmissions </w:t>
      </w:r>
      <w:r w:rsidR="00E04E4D" w:rsidRPr="0040209C">
        <w:rPr>
          <w:rFonts w:eastAsia="Arial Unicode MS"/>
          <w:lang w:val="en-GB"/>
        </w:rPr>
        <w:t>were</w:t>
      </w:r>
      <w:r w:rsidRPr="0040209C">
        <w:rPr>
          <w:rFonts w:eastAsia="Arial Unicode MS"/>
          <w:lang w:val="en-GB"/>
        </w:rPr>
        <w:t xml:space="preserve"> only included if considered related to the surgical procedure, thus excluding planned procedures</w:t>
      </w:r>
      <w:r w:rsidR="00AB6614" w:rsidRPr="0040209C">
        <w:rPr>
          <w:rFonts w:eastAsia="Arial Unicode MS"/>
          <w:lang w:val="en-GB"/>
        </w:rPr>
        <w:t xml:space="preserve"> like </w:t>
      </w:r>
      <w:r w:rsidRPr="0040209C">
        <w:rPr>
          <w:rFonts w:eastAsia="Arial Unicode MS"/>
          <w:lang w:val="en-GB"/>
        </w:rPr>
        <w:t>cancer workouts</w:t>
      </w:r>
      <w:r w:rsidR="00AB6614" w:rsidRPr="0040209C">
        <w:rPr>
          <w:rFonts w:eastAsia="Arial Unicode MS"/>
          <w:lang w:val="en-GB"/>
        </w:rPr>
        <w:t>,</w:t>
      </w:r>
      <w:r w:rsidR="00BF60F3" w:rsidRPr="0040209C">
        <w:rPr>
          <w:rFonts w:eastAsia="Arial Unicode MS"/>
          <w:lang w:val="en-GB"/>
        </w:rPr>
        <w:t xml:space="preserve"> cataract surgery, </w:t>
      </w:r>
      <w:r w:rsidRPr="0040209C">
        <w:rPr>
          <w:rFonts w:eastAsia="Arial Unicode MS"/>
          <w:lang w:val="en-GB"/>
        </w:rPr>
        <w:t xml:space="preserve">etc. Readmissions due to urinary tract infection or dizziness after day 30 were also considered unrelated to the surgical procedure. </w:t>
      </w:r>
      <w:r w:rsidRPr="0040209C">
        <w:rPr>
          <w:lang w:val="en-GB"/>
        </w:rPr>
        <w:t>In case of postoperative mortality</w:t>
      </w:r>
      <w:r w:rsidR="00BF60F3" w:rsidRPr="0040209C">
        <w:rPr>
          <w:lang w:val="en-GB"/>
        </w:rPr>
        <w:t>,</w:t>
      </w:r>
      <w:r w:rsidRPr="0040209C">
        <w:rPr>
          <w:lang w:val="en-GB"/>
        </w:rPr>
        <w:t xml:space="preserve"> the entire medical record, including potential readmissions w</w:t>
      </w:r>
      <w:r w:rsidR="00BF60F3" w:rsidRPr="0040209C">
        <w:rPr>
          <w:lang w:val="en-GB"/>
        </w:rPr>
        <w:t>as</w:t>
      </w:r>
      <w:r w:rsidRPr="0040209C">
        <w:rPr>
          <w:lang w:val="en-GB"/>
        </w:rPr>
        <w:t xml:space="preserve"> always reviewed to identify cause of death. Evaluation of discharge and medical records was </w:t>
      </w:r>
      <w:ins w:id="20" w:author="Troels Christian Petersen" w:date="2021-11-16T12:53:00Z">
        <w:r w:rsidR="00CE42F9">
          <w:rPr>
            <w:lang w:val="en-GB"/>
          </w:rPr>
          <w:t xml:space="preserve">performed </w:t>
        </w:r>
      </w:ins>
      <w:r w:rsidRPr="0040209C">
        <w:rPr>
          <w:lang w:val="en-GB"/>
        </w:rPr>
        <w:t xml:space="preserve">by CJ until 2015, and then by PP supervised by CJ. In case of disagreement, records were conferred with HK. Subsequently, causes of LOS &gt;4, readmissions or mortality were classified as “medical” when related to perioperative care (renal failure, falls, pain, thrombosis, anaemia, disproved venous thromboembolism or infection etc.) and “surgical” if related to surgical technique (prosthetic </w:t>
      </w:r>
      <w:r w:rsidRPr="0040209C">
        <w:rPr>
          <w:lang w:val="en-GB"/>
        </w:rPr>
        <w:lastRenderedPageBreak/>
        <w:t>infection, revision surgery, periprosthetic fracture, hip dislocation etc.)</w:t>
      </w:r>
      <w:r w:rsidR="00E04E4D" w:rsidRPr="0040209C">
        <w:rPr>
          <w:lang w:val="en-GB"/>
        </w:rPr>
        <w:t>.</w:t>
      </w:r>
      <w:r w:rsidR="00E04E4D" w:rsidRPr="0040209C">
        <w:rPr>
          <w:lang w:val="en-GB"/>
        </w:rPr>
        <w:fldChar w:fldCharType="begin"/>
      </w:r>
      <w:r w:rsidR="00E04E4D" w:rsidRPr="0040209C">
        <w:rPr>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lang w:val="en-GB"/>
        </w:rPr>
        <w:fldChar w:fldCharType="separate"/>
      </w:r>
      <w:r w:rsidR="00E04E4D" w:rsidRPr="0040209C">
        <w:rPr>
          <w:noProof/>
          <w:vertAlign w:val="superscript"/>
          <w:lang w:val="en-GB"/>
        </w:rPr>
        <w:t>1</w:t>
      </w:r>
      <w:r w:rsidR="00E04E4D" w:rsidRPr="0040209C">
        <w:rPr>
          <w:lang w:val="en-GB"/>
        </w:rPr>
        <w:fldChar w:fldCharType="end"/>
      </w:r>
      <w:r w:rsidRPr="0040209C">
        <w:rPr>
          <w:lang w:val="en-GB"/>
        </w:rPr>
        <w:t xml:space="preserve"> In case of a LOS &gt;4 days </w:t>
      </w:r>
      <w:r w:rsidR="00E04E4D" w:rsidRPr="0040209C">
        <w:rPr>
          <w:lang w:val="en-GB"/>
        </w:rPr>
        <w:t>with</w:t>
      </w:r>
      <w:r w:rsidRPr="0040209C">
        <w:rPr>
          <w:lang w:val="en-GB"/>
        </w:rPr>
        <w:t xml:space="preserve"> a standard discharge summary describing a successful postoperative course, it was assumed that no </w:t>
      </w:r>
      <w:r w:rsidR="00E04E4D" w:rsidRPr="0040209C">
        <w:rPr>
          <w:lang w:val="en-GB"/>
        </w:rPr>
        <w:t>clinically relevant</w:t>
      </w:r>
      <w:r w:rsidRPr="0040209C">
        <w:rPr>
          <w:lang w:val="en-GB"/>
        </w:rPr>
        <w:t xml:space="preserve"> postoperative complications had occurred.</w:t>
      </w:r>
      <w:r w:rsidR="00E04E4D" w:rsidRPr="0040209C">
        <w:rPr>
          <w:lang w:val="en-GB"/>
        </w:rPr>
        <w:t xml:space="preserve"> </w:t>
      </w:r>
      <w:r w:rsidR="00E04E4D" w:rsidRPr="0040209C">
        <w:rPr>
          <w:lang w:val="en-GB"/>
        </w:rPr>
        <w:br/>
        <w:t xml:space="preserve">For the present study, only cases between 2014 and 2017 were used in order to provide the most up-to date data.  </w:t>
      </w:r>
      <w:r w:rsidR="00E04E4D" w:rsidRPr="0040209C">
        <w:rPr>
          <w:rFonts w:eastAsia="Arial Unicode MS"/>
          <w:lang w:val="en-GB"/>
        </w:rPr>
        <w:t xml:space="preserve">All patients had elective unilateral </w:t>
      </w:r>
      <w:r w:rsidR="00BF60F3" w:rsidRPr="0040209C">
        <w:rPr>
          <w:rFonts w:eastAsia="Arial Unicode MS"/>
          <w:lang w:val="en-GB"/>
        </w:rPr>
        <w:t>THA or TKA</w:t>
      </w:r>
      <w:r w:rsidR="00E04E4D" w:rsidRPr="0040209C">
        <w:rPr>
          <w:rFonts w:eastAsia="Arial Unicode MS"/>
          <w:lang w:val="en-GB"/>
        </w:rPr>
        <w:t xml:space="preserve"> in dedicated arthroplasty departments with similar fast-track protocols</w:t>
      </w:r>
      <w:r w:rsidR="00C12E31">
        <w:rPr>
          <w:rFonts w:eastAsia="Arial Unicode MS"/>
          <w:lang w:val="en-GB"/>
        </w:rPr>
        <w:t>,</w:t>
      </w:r>
      <w:r w:rsidR="00E04E4D" w:rsidRPr="0040209C">
        <w:rPr>
          <w:rFonts w:eastAsia="Arial Unicode MS"/>
          <w:lang w:val="en-GB"/>
        </w:rPr>
        <w:t xml:space="preserve"> including multimodal opioid sparing analgesia with high-dose (125mg) methylprednisolone, preference for spinal anaesthesia, only in-hospital thromboprophylaxis when LOS ≤5 </w:t>
      </w:r>
      <w:commentRangeStart w:id="21"/>
      <w:r w:rsidR="00E04E4D" w:rsidRPr="0040209C">
        <w:rPr>
          <w:rFonts w:eastAsia="Arial Unicode MS"/>
          <w:lang w:val="en-GB"/>
        </w:rPr>
        <w:t>days</w:t>
      </w:r>
      <w:commentRangeEnd w:id="21"/>
      <w:r w:rsidR="00CE42F9">
        <w:rPr>
          <w:rStyle w:val="CommentReference"/>
        </w:rPr>
        <w:commentReference w:id="21"/>
      </w:r>
      <w:r w:rsidR="00E04E4D" w:rsidRPr="0040209C">
        <w:rPr>
          <w:rFonts w:eastAsia="Arial Unicode MS"/>
          <w:lang w:val="en-GB"/>
        </w:rPr>
        <w:t>, early mobilization, functional discharge criteria and discharge to own home.</w:t>
      </w:r>
      <w:r w:rsidR="00E04E4D" w:rsidRPr="0040209C">
        <w:rPr>
          <w:rFonts w:eastAsia="Arial Unicode MS"/>
          <w:lang w:val="en-GB"/>
        </w:rPr>
        <w:fldChar w:fldCharType="begin"/>
      </w:r>
      <w:r w:rsidR="00E04E4D" w:rsidRPr="0040209C">
        <w:rPr>
          <w:rFonts w:eastAsia="Arial Unicode MS"/>
          <w:lang w:val="en-GB"/>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40209C">
        <w:rPr>
          <w:rFonts w:eastAsia="Arial Unicode MS"/>
          <w:lang w:val="en-GB"/>
        </w:rPr>
        <w:fldChar w:fldCharType="separate"/>
      </w:r>
      <w:r w:rsidR="00E04E4D" w:rsidRPr="0040209C">
        <w:rPr>
          <w:rFonts w:eastAsia="Arial Unicode MS"/>
          <w:noProof/>
          <w:vertAlign w:val="superscript"/>
          <w:lang w:val="en-GB"/>
        </w:rPr>
        <w:t>1</w:t>
      </w:r>
      <w:r w:rsidR="00E04E4D" w:rsidRPr="0040209C">
        <w:rPr>
          <w:rFonts w:eastAsia="Arial Unicode MS"/>
          <w:lang w:val="en-GB"/>
        </w:rPr>
        <w:fldChar w:fldCharType="end"/>
      </w:r>
      <w:r w:rsidR="00E04E4D" w:rsidRPr="0040209C">
        <w:rPr>
          <w:rFonts w:eastAsia="Arial Unicode MS"/>
          <w:lang w:val="en-GB"/>
        </w:rPr>
        <w:t xml:space="preserve"> There are no selection criteria for the fast-track protocol as it is considered standard of care, but we excluded patients with previous major hip or knee surgery within 90-days of their THA or TKA, </w:t>
      </w:r>
      <w:r w:rsidR="00BF60F3" w:rsidRPr="0040209C">
        <w:rPr>
          <w:rFonts w:eastAsia="Arial Unicode MS"/>
          <w:lang w:val="en-GB"/>
        </w:rPr>
        <w:t xml:space="preserve">and </w:t>
      </w:r>
      <w:r w:rsidR="00E04E4D" w:rsidRPr="0040209C">
        <w:rPr>
          <w:rFonts w:eastAsia="Arial Unicode MS"/>
          <w:lang w:val="en-GB"/>
        </w:rPr>
        <w:t xml:space="preserve">patients with severe congenital </w:t>
      </w:r>
      <w:r w:rsidR="00BF60F3" w:rsidRPr="0040209C">
        <w:rPr>
          <w:rFonts w:eastAsia="Arial Unicode MS"/>
          <w:lang w:val="en-GB"/>
        </w:rPr>
        <w:t xml:space="preserve">joint </w:t>
      </w:r>
      <w:r w:rsidR="00E04E4D" w:rsidRPr="0040209C">
        <w:rPr>
          <w:rFonts w:eastAsia="Arial Unicode MS"/>
          <w:lang w:val="en-GB"/>
        </w:rPr>
        <w:t>disorder and cancer surgery.</w:t>
      </w:r>
    </w:p>
    <w:p w14:paraId="77380C7A" w14:textId="34515AE0" w:rsidR="00DE67BB" w:rsidRPr="0040209C" w:rsidRDefault="00355961" w:rsidP="00E04E4D">
      <w:pPr>
        <w:pStyle w:val="Heading2"/>
        <w:rPr>
          <w:lang w:val="en-GB"/>
        </w:rPr>
      </w:pPr>
      <w:r w:rsidRPr="0040209C">
        <w:rPr>
          <w:lang w:val="en-GB"/>
        </w:rPr>
        <w:t>Outcomes</w:t>
      </w:r>
    </w:p>
    <w:p w14:paraId="3C439C22" w14:textId="5FC1DE15" w:rsidR="00DE67BB" w:rsidRPr="0040209C" w:rsidRDefault="00355961">
      <w:pPr>
        <w:spacing w:line="360" w:lineRule="auto"/>
        <w:rPr>
          <w:lang w:val="en-GB"/>
        </w:rPr>
      </w:pPr>
      <w:r w:rsidRPr="0040209C">
        <w:rPr>
          <w:lang w:val="en-GB"/>
        </w:rPr>
        <w:t>The primary outcome was to compare</w:t>
      </w:r>
      <w:r w:rsidR="00D4269A">
        <w:rPr>
          <w:lang w:val="en-GB"/>
        </w:rPr>
        <w:t xml:space="preserve"> </w:t>
      </w:r>
      <w:del w:id="22" w:author="Troels Christian Petersen" w:date="2021-11-16T12:56:00Z">
        <w:r w:rsidR="00D4269A" w:rsidDel="00CE42F9">
          <w:rPr>
            <w:lang w:val="en-GB"/>
          </w:rPr>
          <w:delText xml:space="preserve">accuracy in </w:delText>
        </w:r>
      </w:del>
      <w:r w:rsidR="00D4269A">
        <w:rPr>
          <w:lang w:val="en-GB"/>
        </w:rPr>
        <w:t>prediction</w:t>
      </w:r>
      <w:r w:rsidRPr="0040209C">
        <w:rPr>
          <w:lang w:val="en-GB"/>
        </w:rPr>
        <w:t xml:space="preserve"> </w:t>
      </w:r>
      <w:ins w:id="23" w:author="Troels Christian Petersen" w:date="2021-11-16T12:56:00Z">
        <w:r w:rsidR="00CE42F9">
          <w:rPr>
            <w:lang w:val="en-GB"/>
          </w:rPr>
          <w:t xml:space="preserve">quality </w:t>
        </w:r>
      </w:ins>
      <w:r w:rsidRPr="0040209C">
        <w:rPr>
          <w:lang w:val="en-GB"/>
        </w:rPr>
        <w:t>when using a</w:t>
      </w:r>
      <w:ins w:id="24" w:author="Troels Christian Petersen" w:date="2021-11-16T12:57:00Z">
        <w:r w:rsidR="00CE42F9">
          <w:rPr>
            <w:lang w:val="en-GB"/>
          </w:rPr>
          <w:t>n ML</w:t>
        </w:r>
      </w:ins>
      <w:del w:id="25" w:author="Troels Christian Petersen" w:date="2021-11-16T12:57:00Z">
        <w:r w:rsidRPr="0040209C" w:rsidDel="00CE42F9">
          <w:rPr>
            <w:lang w:val="en-GB"/>
          </w:rPr>
          <w:delText xml:space="preserve"> machine learning</w:delText>
        </w:r>
      </w:del>
      <w:r w:rsidRPr="0040209C">
        <w:rPr>
          <w:lang w:val="en-GB"/>
        </w:rPr>
        <w:t xml:space="preserve"> algorithm to predict the occurrence of “medical” complications resulting in a LOS &gt;4 days or readmission compared to a traditional logistic regression model</w:t>
      </w:r>
      <w:r w:rsidR="00AB467D">
        <w:rPr>
          <w:lang w:val="en-GB"/>
        </w:rPr>
        <w:t xml:space="preserve"> (outcome A)</w:t>
      </w:r>
      <w:r w:rsidRPr="0040209C">
        <w:rPr>
          <w:lang w:val="en-GB"/>
        </w:rPr>
        <w:t>. Secondarily</w:t>
      </w:r>
      <w:r w:rsidR="00BF60F3" w:rsidRPr="0040209C">
        <w:rPr>
          <w:lang w:val="en-GB"/>
        </w:rPr>
        <w:t>,</w:t>
      </w:r>
      <w:r w:rsidRPr="0040209C">
        <w:rPr>
          <w:lang w:val="en-GB"/>
        </w:rPr>
        <w:t xml:space="preserve"> </w:t>
      </w:r>
      <w:ins w:id="26" w:author="Troels Christian Petersen" w:date="2021-11-16T12:58:00Z">
        <w:r w:rsidR="00CE42F9">
          <w:rPr>
            <w:lang w:val="en-GB"/>
          </w:rPr>
          <w:t>we investigated how inclusion of cases with a LOS &gt;4 days but no reported medical complication as positive outcome influenced the model (outcome B).</w:t>
        </w:r>
      </w:ins>
      <w:del w:id="27" w:author="Troels Christian Petersen" w:date="2021-11-16T12:58:00Z">
        <w:r w:rsidRPr="0040209C" w:rsidDel="00CE42F9">
          <w:rPr>
            <w:lang w:val="en-GB"/>
          </w:rPr>
          <w:delText>we investigate</w:delText>
        </w:r>
        <w:r w:rsidR="007428BB" w:rsidDel="00CE42F9">
          <w:rPr>
            <w:lang w:val="en-GB"/>
          </w:rPr>
          <w:delText>d</w:delText>
        </w:r>
        <w:r w:rsidRPr="0040209C" w:rsidDel="00CE42F9">
          <w:rPr>
            <w:lang w:val="en-GB"/>
          </w:rPr>
          <w:delText xml:space="preserve"> whether a parsimonious model with a limited number of covariates would be equal to the full</w:delText>
        </w:r>
        <w:r w:rsidR="009A33FF" w:rsidRPr="0040209C" w:rsidDel="00CE42F9">
          <w:rPr>
            <w:lang w:val="en-GB"/>
          </w:rPr>
          <w:delText>-</w:delText>
        </w:r>
        <w:r w:rsidRPr="0040209C" w:rsidDel="00CE42F9">
          <w:rPr>
            <w:lang w:val="en-GB"/>
          </w:rPr>
          <w:delText>scale model with all available variables</w:delText>
        </w:r>
        <w:r w:rsidR="007428BB" w:rsidDel="00CE42F9">
          <w:rPr>
            <w:lang w:val="en-GB"/>
          </w:rPr>
          <w:delText xml:space="preserve"> and whether the effect of age per se would compare to the full-scale ML-model</w:delText>
        </w:r>
        <w:r w:rsidR="00C12E31" w:rsidDel="00CE42F9">
          <w:rPr>
            <w:lang w:val="en-GB"/>
          </w:rPr>
          <w:delText>.</w:delText>
        </w:r>
      </w:del>
      <w:r w:rsidR="00C12E31">
        <w:rPr>
          <w:lang w:val="en-GB"/>
        </w:rPr>
        <w:t xml:space="preserve"> F</w:t>
      </w:r>
      <w:ins w:id="28" w:author="Troels Christian Petersen" w:date="2021-11-16T12:59:00Z">
        <w:r w:rsidR="00CE42F9">
          <w:rPr>
            <w:lang w:val="en-GB"/>
          </w:rPr>
          <w:t>or both outcomes</w:t>
        </w:r>
      </w:ins>
      <w:del w:id="29" w:author="Troels Christian Petersen" w:date="2021-11-16T12:59:00Z">
        <w:r w:rsidR="00C12E31" w:rsidDel="00CE42F9">
          <w:rPr>
            <w:lang w:val="en-GB"/>
          </w:rPr>
          <w:delText>inally</w:delText>
        </w:r>
      </w:del>
      <w:r w:rsidR="00C12E31">
        <w:rPr>
          <w:lang w:val="en-GB"/>
        </w:rPr>
        <w:t xml:space="preserve">, </w:t>
      </w:r>
      <w:ins w:id="30" w:author="Troels Christian Petersen" w:date="2021-11-16T12:58:00Z">
        <w:r w:rsidR="00CE42F9" w:rsidRPr="0040209C">
          <w:rPr>
            <w:lang w:val="en-GB"/>
          </w:rPr>
          <w:t xml:space="preserve">we </w:t>
        </w:r>
      </w:ins>
      <w:ins w:id="31" w:author="Troels Christian Petersen" w:date="2021-11-16T12:59:00Z">
        <w:r w:rsidR="00CE42F9">
          <w:rPr>
            <w:lang w:val="en-GB"/>
          </w:rPr>
          <w:t xml:space="preserve">also </w:t>
        </w:r>
      </w:ins>
      <w:ins w:id="32" w:author="Troels Christian Petersen" w:date="2021-11-16T12:58:00Z">
        <w:r w:rsidR="00CE42F9" w:rsidRPr="0040209C">
          <w:rPr>
            <w:lang w:val="en-GB"/>
          </w:rPr>
          <w:t>investigate</w:t>
        </w:r>
        <w:r w:rsidR="00CE42F9">
          <w:rPr>
            <w:lang w:val="en-GB"/>
          </w:rPr>
          <w:t>d</w:t>
        </w:r>
        <w:r w:rsidR="00CE42F9" w:rsidRPr="0040209C">
          <w:rPr>
            <w:lang w:val="en-GB"/>
          </w:rPr>
          <w:t xml:space="preserve"> whether a parsimonious model with a limited number of covariates would </w:t>
        </w:r>
      </w:ins>
      <w:ins w:id="33" w:author="Troels Christian Petersen" w:date="2021-11-16T12:59:00Z">
        <w:r w:rsidR="00CE42F9">
          <w:rPr>
            <w:lang w:val="en-GB"/>
          </w:rPr>
          <w:t>equally performant</w:t>
        </w:r>
      </w:ins>
      <w:ins w:id="34" w:author="Troels Christian Petersen" w:date="2021-11-16T12:58:00Z">
        <w:r w:rsidR="00CE42F9" w:rsidRPr="0040209C">
          <w:rPr>
            <w:lang w:val="en-GB"/>
          </w:rPr>
          <w:t xml:space="preserve"> to the full-scale model with all available variables</w:t>
        </w:r>
        <w:r w:rsidR="00CE42F9">
          <w:rPr>
            <w:lang w:val="en-GB"/>
          </w:rPr>
          <w:t xml:space="preserve"> and whether the effect of age per se would compare to the full-scale ML-model.</w:t>
        </w:r>
      </w:ins>
      <w:ins w:id="35" w:author="Christian Michelsen" w:date="2021-11-16T16:22:00Z">
        <w:r w:rsidR="002B670D">
          <w:rPr>
            <w:lang w:val="en-GB"/>
          </w:rPr>
          <w:t xml:space="preserve"> </w:t>
        </w:r>
        <w:r w:rsidR="00836275">
          <w:rPr>
            <w:lang w:val="en-GB"/>
          </w:rPr>
          <w:t xml:space="preserve">The figures and tables in this paper is organised such that all figures and tables </w:t>
        </w:r>
      </w:ins>
      <w:ins w:id="36" w:author="Christian Michelsen" w:date="2021-11-16T16:23:00Z">
        <w:r w:rsidR="00836275">
          <w:rPr>
            <w:lang w:val="en-GB"/>
          </w:rPr>
          <w:t xml:space="preserve">in the main text are based on outcome A; the corresponding figures for outcome B </w:t>
        </w:r>
      </w:ins>
      <w:del w:id="37" w:author="Troels Christian Petersen" w:date="2021-11-16T12:58:00Z">
        <w:r w:rsidR="00C12E31" w:rsidDel="00CE42F9">
          <w:rPr>
            <w:lang w:val="en-GB"/>
          </w:rPr>
          <w:delText>we investigated how inclusion of cases with a LOS &gt;4 days but no reported medical complication as positive outcome influenced the model</w:delText>
        </w:r>
        <w:r w:rsidR="00AB467D" w:rsidDel="00CE42F9">
          <w:rPr>
            <w:lang w:val="en-GB"/>
          </w:rPr>
          <w:delText xml:space="preserve"> (outcome B)</w:delText>
        </w:r>
        <w:r w:rsidR="00C12E31" w:rsidDel="00CE42F9">
          <w:rPr>
            <w:lang w:val="en-GB"/>
          </w:rPr>
          <w:delText>.</w:delText>
        </w:r>
      </w:del>
      <w:ins w:id="38" w:author="Christian Michelsen" w:date="2021-11-16T16:23:00Z">
        <w:r w:rsidR="00836275">
          <w:rPr>
            <w:lang w:val="en-GB"/>
          </w:rPr>
          <w:t>can be found in the Appendix.</w:t>
        </w:r>
      </w:ins>
    </w:p>
    <w:p w14:paraId="36963434" w14:textId="77777777" w:rsidR="00DE67BB" w:rsidRPr="0040209C" w:rsidRDefault="00355961">
      <w:pPr>
        <w:pStyle w:val="Heading2"/>
        <w:spacing w:line="360" w:lineRule="auto"/>
        <w:rPr>
          <w:lang w:val="en-GB"/>
        </w:rPr>
      </w:pPr>
      <w:bookmarkStart w:id="39" w:name="_2sj39do1xzob" w:colFirst="0" w:colLast="0"/>
      <w:bookmarkEnd w:id="39"/>
      <w:r w:rsidRPr="0040209C">
        <w:rPr>
          <w:lang w:val="en-GB"/>
        </w:rPr>
        <w:t>Statistical Analysis</w:t>
      </w:r>
    </w:p>
    <w:p w14:paraId="70F69D77" w14:textId="624B7756" w:rsidR="00D471CD" w:rsidRDefault="00C12E31" w:rsidP="00D471CD">
      <w:pPr>
        <w:spacing w:line="360" w:lineRule="auto"/>
        <w:rPr>
          <w:lang w:val="en-GB"/>
        </w:rPr>
      </w:pPr>
      <w:r>
        <w:rPr>
          <w:lang w:val="en-GB"/>
        </w:rPr>
        <w:t xml:space="preserve">Data was </w:t>
      </w:r>
      <w:r w:rsidR="00E04E4D" w:rsidRPr="0040209C">
        <w:rPr>
          <w:lang w:val="en-GB"/>
        </w:rPr>
        <w:t xml:space="preserve">initially trimmed </w:t>
      </w:r>
      <w:r>
        <w:rPr>
          <w:lang w:val="en-GB"/>
        </w:rPr>
        <w:t>by removing</w:t>
      </w:r>
      <w:r w:rsidR="00E04E4D" w:rsidRPr="0040209C">
        <w:rPr>
          <w:lang w:val="en-GB"/>
        </w:rPr>
        <w:t xml:space="preserve"> 156 patients (1.7%) wh</w:t>
      </w:r>
      <w:r w:rsidR="00470FFD">
        <w:rPr>
          <w:lang w:val="en-GB"/>
        </w:rPr>
        <w:t>o either had missing data or</w:t>
      </w:r>
      <w:r w:rsidR="00E04E4D" w:rsidRPr="0040209C">
        <w:rPr>
          <w:lang w:val="en-GB"/>
        </w:rPr>
        <w:t xml:space="preserve"> were outliers with regards to weight (&lt;30 kg or &gt;250 kg) and heigh</w:t>
      </w:r>
      <w:r>
        <w:rPr>
          <w:lang w:val="en-GB"/>
        </w:rPr>
        <w:t>t</w:t>
      </w:r>
      <w:r w:rsidR="00E04E4D" w:rsidRPr="0040209C">
        <w:rPr>
          <w:lang w:val="en-GB"/>
        </w:rPr>
        <w:t xml:space="preserve"> </w:t>
      </w:r>
      <w:ins w:id="40" w:author="Troels Christian Petersen" w:date="2021-11-16T13:00:00Z">
        <w:r w:rsidR="00CE42F9">
          <w:rPr>
            <w:lang w:val="en-GB"/>
          </w:rPr>
          <w:t>(</w:t>
        </w:r>
      </w:ins>
      <w:r w:rsidR="00E04E4D" w:rsidRPr="0040209C">
        <w:rPr>
          <w:lang w:val="en-GB"/>
        </w:rPr>
        <w:t>&lt;100 cm or &gt;210 cm).</w:t>
      </w:r>
      <w:r w:rsidR="00355961" w:rsidRPr="0040209C">
        <w:rPr>
          <w:lang w:val="en-GB"/>
        </w:rPr>
        <w:t xml:space="preserve"> </w:t>
      </w:r>
      <w:r w:rsidR="00D471CD">
        <w:rPr>
          <w:color w:val="000000"/>
        </w:rPr>
        <w:t>To reduce the risk of overfitting, data was split into a training set</w:t>
      </w:r>
      <w:r w:rsidR="001A0DB1">
        <w:rPr>
          <w:color w:val="000000"/>
        </w:rPr>
        <w:t xml:space="preserve"> consisting of 18.013 procedures with surgery between 2014-2016</w:t>
      </w:r>
      <w:r w:rsidR="00D471CD">
        <w:rPr>
          <w:color w:val="000000"/>
        </w:rPr>
        <w:t xml:space="preserve"> and a test </w:t>
      </w:r>
      <w:r w:rsidR="001A0DB1">
        <w:rPr>
          <w:color w:val="000000"/>
        </w:rPr>
        <w:t>set of 3914 procedures with surgery in 2017</w:t>
      </w:r>
      <w:del w:id="41" w:author="Troels Christian Petersen" w:date="2021-11-16T13:01:00Z">
        <w:r w:rsidR="001A0DB1" w:rsidDel="00CE42F9">
          <w:rPr>
            <w:color w:val="000000"/>
          </w:rPr>
          <w:delText xml:space="preserve">, </w:delText>
        </w:r>
        <w:r w:rsidR="00D471CD" w:rsidDel="00CE42F9">
          <w:rPr>
            <w:color w:val="000000"/>
          </w:rPr>
          <w:delText xml:space="preserve">using </w:delText>
        </w:r>
        <w:r w:rsidR="001A0DB1" w:rsidDel="00CE42F9">
          <w:rPr>
            <w:color w:val="000000"/>
          </w:rPr>
          <w:delText xml:space="preserve">time series analyses </w:delText>
        </w:r>
        <w:r w:rsidR="00D471CD" w:rsidDel="00CE42F9">
          <w:rPr>
            <w:color w:val="000000"/>
          </w:rPr>
          <w:delText>techniques</w:delText>
        </w:r>
      </w:del>
      <w:r w:rsidR="001A0DB1">
        <w:rPr>
          <w:color w:val="000000"/>
        </w:rPr>
        <w:t>.</w:t>
      </w:r>
    </w:p>
    <w:p w14:paraId="2DF69DB4" w14:textId="14FA3315" w:rsidR="00CE42F9" w:rsidRDefault="00CE42F9" w:rsidP="00D471CD">
      <w:pPr>
        <w:pStyle w:val="NormalWeb"/>
        <w:spacing w:before="0" w:beforeAutospacing="0" w:after="0" w:afterAutospacing="0" w:line="360" w:lineRule="auto"/>
        <w:rPr>
          <w:ins w:id="42" w:author="Troels Christian Petersen" w:date="2021-11-16T13:04:00Z"/>
          <w:rFonts w:ascii="Arial" w:hAnsi="Arial" w:cs="Arial"/>
          <w:color w:val="000000"/>
          <w:sz w:val="22"/>
          <w:szCs w:val="22"/>
        </w:rPr>
      </w:pPr>
      <w:ins w:id="43" w:author="Troels Christian Petersen" w:date="2021-11-16T13:04:00Z">
        <w:r>
          <w:rPr>
            <w:rFonts w:ascii="Arial" w:hAnsi="Arial" w:cs="Arial"/>
            <w:color w:val="000000"/>
            <w:sz w:val="22"/>
            <w:szCs w:val="22"/>
          </w:rPr>
          <w:lastRenderedPageBreak/>
          <w:t xml:space="preserve">As </w:t>
        </w:r>
      </w:ins>
      <w:ins w:id="44" w:author="Troels Christian Petersen" w:date="2021-11-16T13:05:00Z">
        <w:r>
          <w:rPr>
            <w:rFonts w:ascii="Arial" w:hAnsi="Arial" w:cs="Arial"/>
            <w:color w:val="000000"/>
            <w:sz w:val="22"/>
            <w:szCs w:val="22"/>
          </w:rPr>
          <w:t>a reference</w:t>
        </w:r>
      </w:ins>
      <w:ins w:id="45" w:author="Troels Christian Petersen" w:date="2021-11-16T13:06:00Z">
        <w:r>
          <w:rPr>
            <w:rFonts w:ascii="Arial" w:hAnsi="Arial" w:cs="Arial"/>
            <w:color w:val="000000"/>
            <w:sz w:val="22"/>
            <w:szCs w:val="22"/>
          </w:rPr>
          <w:t xml:space="preserve"> model, w</w:t>
        </w:r>
      </w:ins>
      <w:moveToRangeStart w:id="46" w:author="Troels Christian Petersen" w:date="2021-11-16T13:04:00Z" w:name="move87960304"/>
      <w:moveTo w:id="47" w:author="Troels Christian Petersen" w:date="2021-11-16T13:04:00Z">
        <w:del w:id="48" w:author="Troels Christian Petersen" w:date="2021-11-16T13:04:00Z">
          <w:r w:rsidDel="00CE42F9">
            <w:rPr>
              <w:rFonts w:ascii="Arial" w:hAnsi="Arial" w:cs="Arial"/>
              <w:color w:val="000000"/>
              <w:sz w:val="22"/>
              <w:szCs w:val="22"/>
            </w:rPr>
            <w:delText>For comparing</w:delText>
          </w:r>
        </w:del>
        <w:del w:id="49" w:author="Troels Christian Petersen" w:date="2021-11-16T13:06:00Z">
          <w:r w:rsidDel="00CE42F9">
            <w:rPr>
              <w:rFonts w:ascii="Arial" w:hAnsi="Arial" w:cs="Arial"/>
              <w:color w:val="000000"/>
              <w:sz w:val="22"/>
              <w:szCs w:val="22"/>
            </w:rPr>
            <w:delText xml:space="preserve"> model </w:delText>
          </w:r>
        </w:del>
        <w:del w:id="50" w:author="Troels Christian Petersen" w:date="2021-11-16T13:05:00Z">
          <w:r w:rsidDel="00CE42F9">
            <w:rPr>
              <w:rFonts w:ascii="Arial" w:hAnsi="Arial" w:cs="Arial"/>
              <w:color w:val="000000"/>
              <w:sz w:val="22"/>
              <w:szCs w:val="22"/>
            </w:rPr>
            <w:delText xml:space="preserve">performance </w:delText>
          </w:r>
        </w:del>
        <w:del w:id="51" w:author="Troels Christian Petersen" w:date="2021-11-16T13:06:00Z">
          <w:r w:rsidDel="00CE42F9">
            <w:rPr>
              <w:rFonts w:ascii="Arial" w:hAnsi="Arial" w:cs="Arial"/>
              <w:color w:val="000000"/>
              <w:sz w:val="22"/>
              <w:szCs w:val="22"/>
            </w:rPr>
            <w:delText>w</w:delText>
          </w:r>
        </w:del>
        <w:r>
          <w:rPr>
            <w:rFonts w:ascii="Arial" w:hAnsi="Arial" w:cs="Arial"/>
            <w:color w:val="000000"/>
            <w:sz w:val="22"/>
            <w:szCs w:val="22"/>
          </w:rPr>
          <w:t>e used</w:t>
        </w:r>
      </w:moveTo>
      <w:ins w:id="52" w:author="Troels Christian Petersen" w:date="2021-11-16T13:06:00Z">
        <w:r>
          <w:rPr>
            <w:rFonts w:ascii="Arial" w:hAnsi="Arial" w:cs="Arial"/>
            <w:color w:val="000000"/>
            <w:sz w:val="22"/>
            <w:szCs w:val="22"/>
          </w:rPr>
          <w:t xml:space="preserve"> </w:t>
        </w:r>
      </w:ins>
      <w:moveTo w:id="53" w:author="Troels Christian Petersen" w:date="2021-11-16T13:04:00Z">
        <w:del w:id="54" w:author="Troels Christian Petersen" w:date="2021-11-16T13:06:00Z">
          <w:r w:rsidDel="00CE42F9">
            <w:rPr>
              <w:rFonts w:ascii="Arial" w:hAnsi="Arial" w:cs="Arial"/>
              <w:color w:val="000000"/>
              <w:sz w:val="22"/>
              <w:szCs w:val="22"/>
            </w:rPr>
            <w:delText xml:space="preserve"> a </w:delText>
          </w:r>
        </w:del>
        <w:r>
          <w:rPr>
            <w:rFonts w:ascii="Arial" w:hAnsi="Arial" w:cs="Arial"/>
            <w:color w:val="000000"/>
            <w:sz w:val="22"/>
            <w:szCs w:val="22"/>
          </w:rPr>
          <w:t>classical logistic regression</w:t>
        </w:r>
      </w:moveTo>
      <w:ins w:id="55" w:author="Troels Christian Petersen" w:date="2021-11-16T13:30:00Z">
        <w:r>
          <w:rPr>
            <w:rFonts w:ascii="Arial" w:hAnsi="Arial" w:cs="Arial"/>
            <w:color w:val="000000"/>
            <w:sz w:val="22"/>
            <w:szCs w:val="22"/>
          </w:rPr>
          <w:t xml:space="preserve"> </w:t>
        </w:r>
      </w:ins>
      <w:moveTo w:id="56" w:author="Troels Christian Petersen" w:date="2021-11-16T13:04:00Z">
        <w:del w:id="57" w:author="Troels Christian Petersen" w:date="2021-11-16T13:30:00Z">
          <w:r w:rsidDel="00CE42F9">
            <w:rPr>
              <w:rFonts w:ascii="Arial" w:hAnsi="Arial" w:cs="Arial"/>
              <w:color w:val="000000"/>
              <w:sz w:val="22"/>
              <w:szCs w:val="22"/>
            </w:rPr>
            <w:delText xml:space="preserve"> </w:delText>
          </w:r>
        </w:del>
        <w:r>
          <w:rPr>
            <w:rFonts w:ascii="Arial" w:hAnsi="Arial" w:cs="Arial"/>
            <w:color w:val="000000"/>
            <w:sz w:val="22"/>
            <w:szCs w:val="22"/>
          </w:rPr>
          <w:t>(LR)</w:t>
        </w:r>
      </w:moveTo>
      <w:ins w:id="58" w:author="Troels Christian Petersen" w:date="2021-11-16T13:30:00Z">
        <w:r>
          <w:rPr>
            <w:rFonts w:ascii="Arial" w:hAnsi="Arial" w:cs="Arial"/>
            <w:color w:val="000000"/>
            <w:sz w:val="22"/>
            <w:szCs w:val="22"/>
          </w:rPr>
          <w:t xml:space="preserve"> using all </w:t>
        </w:r>
      </w:ins>
      <w:ins w:id="59" w:author="Troels Christian Petersen" w:date="2021-11-16T13:32:00Z">
        <w:r>
          <w:rPr>
            <w:rFonts w:ascii="Arial" w:hAnsi="Arial" w:cs="Arial"/>
            <w:color w:val="000000"/>
            <w:sz w:val="22"/>
            <w:szCs w:val="22"/>
          </w:rPr>
          <w:t xml:space="preserve">33 </w:t>
        </w:r>
      </w:ins>
      <w:ins w:id="60" w:author="Troels Christian Petersen" w:date="2021-11-16T13:30:00Z">
        <w:r>
          <w:rPr>
            <w:rFonts w:ascii="Arial" w:hAnsi="Arial" w:cs="Arial"/>
            <w:color w:val="000000"/>
            <w:sz w:val="22"/>
            <w:szCs w:val="22"/>
          </w:rPr>
          <w:t>input variables (LR</w:t>
        </w:r>
      </w:ins>
      <w:ins w:id="61" w:author="Troels Christian Petersen" w:date="2021-11-16T13:32:00Z">
        <w:r>
          <w:rPr>
            <w:rFonts w:ascii="Arial" w:hAnsi="Arial" w:cs="Arial"/>
            <w:color w:val="000000"/>
            <w:sz w:val="22"/>
            <w:szCs w:val="22"/>
          </w:rPr>
          <w:t>33</w:t>
        </w:r>
      </w:ins>
      <w:ins w:id="62" w:author="Troels Christian Petersen" w:date="2021-11-16T13:30:00Z">
        <w:r>
          <w:rPr>
            <w:rFonts w:ascii="Arial" w:hAnsi="Arial" w:cs="Arial"/>
            <w:color w:val="000000"/>
            <w:sz w:val="22"/>
            <w:szCs w:val="22"/>
          </w:rPr>
          <w:t>)</w:t>
        </w:r>
      </w:ins>
      <w:moveTo w:id="63" w:author="Troels Christian Petersen" w:date="2021-11-16T13:04:00Z">
        <w:del w:id="64" w:author="Troels Christian Petersen" w:date="2021-11-16T13:06:00Z">
          <w:r w:rsidDel="00CE42F9">
            <w:rPr>
              <w:rFonts w:ascii="Arial" w:hAnsi="Arial" w:cs="Arial"/>
              <w:color w:val="000000"/>
              <w:sz w:val="22"/>
              <w:szCs w:val="22"/>
            </w:rPr>
            <w:delText xml:space="preserve"> model</w:delText>
          </w:r>
        </w:del>
        <w:r>
          <w:rPr>
            <w:rFonts w:ascii="Arial" w:hAnsi="Arial" w:cs="Arial"/>
            <w:color w:val="000000"/>
            <w:sz w:val="22"/>
            <w:szCs w:val="22"/>
          </w:rPr>
          <w:t xml:space="preserve">. Cases of missing values in the </w:t>
        </w:r>
      </w:moveTo>
      <w:ins w:id="65" w:author="Troels Christian Petersen" w:date="2021-11-16T13:06:00Z">
        <w:r>
          <w:rPr>
            <w:rFonts w:ascii="Arial" w:hAnsi="Arial" w:cs="Arial"/>
            <w:color w:val="000000"/>
            <w:sz w:val="22"/>
            <w:szCs w:val="22"/>
          </w:rPr>
          <w:t>LR</w:t>
        </w:r>
      </w:ins>
      <w:moveTo w:id="66" w:author="Troels Christian Petersen" w:date="2021-11-16T13:04:00Z">
        <w:del w:id="67" w:author="Troels Christian Petersen" w:date="2021-11-16T13:06:00Z">
          <w:r w:rsidDel="00CE42F9">
            <w:rPr>
              <w:rFonts w:ascii="Arial" w:hAnsi="Arial" w:cs="Arial"/>
              <w:color w:val="000000"/>
              <w:sz w:val="22"/>
              <w:szCs w:val="22"/>
            </w:rPr>
            <w:delText>logistic regression</w:delText>
          </w:r>
        </w:del>
        <w:r>
          <w:rPr>
            <w:rFonts w:ascii="Arial" w:hAnsi="Arial" w:cs="Arial"/>
            <w:color w:val="000000"/>
            <w:sz w:val="22"/>
            <w:szCs w:val="22"/>
          </w:rPr>
          <w:t xml:space="preserve"> were handled by </w:t>
        </w:r>
        <w:del w:id="68" w:author="Troels Christian Petersen" w:date="2021-11-16T13:07:00Z">
          <w:r w:rsidDel="00CE42F9">
            <w:rPr>
              <w:rFonts w:ascii="Arial" w:hAnsi="Arial" w:cs="Arial"/>
              <w:color w:val="000000"/>
              <w:sz w:val="22"/>
              <w:szCs w:val="22"/>
            </w:rPr>
            <w:delText xml:space="preserve">multiple </w:delText>
          </w:r>
        </w:del>
        <w:r>
          <w:rPr>
            <w:rFonts w:ascii="Arial" w:hAnsi="Arial" w:cs="Arial"/>
            <w:color w:val="000000"/>
            <w:sz w:val="22"/>
            <w:szCs w:val="22"/>
          </w:rPr>
          <w:t>impu</w:t>
        </w:r>
        <w:del w:id="69" w:author="Christian Michelsen" w:date="2021-11-16T16:21:00Z">
          <w:r w:rsidDel="00E34BFE">
            <w:rPr>
              <w:rFonts w:ascii="Arial" w:hAnsi="Arial" w:cs="Arial"/>
              <w:color w:val="000000"/>
              <w:sz w:val="22"/>
              <w:szCs w:val="22"/>
            </w:rPr>
            <w:delText>ta</w:delText>
          </w:r>
        </w:del>
        <w:r>
          <w:rPr>
            <w:rFonts w:ascii="Arial" w:hAnsi="Arial" w:cs="Arial"/>
            <w:color w:val="000000"/>
            <w:sz w:val="22"/>
            <w:szCs w:val="22"/>
          </w:rPr>
          <w:t>ti</w:t>
        </w:r>
      </w:moveTo>
      <w:ins w:id="70" w:author="Troels Christian Petersen" w:date="2021-11-16T13:07:00Z">
        <w:r>
          <w:rPr>
            <w:rFonts w:ascii="Arial" w:hAnsi="Arial" w:cs="Arial"/>
            <w:color w:val="000000"/>
            <w:sz w:val="22"/>
            <w:szCs w:val="22"/>
          </w:rPr>
          <w:t>ng</w:t>
        </w:r>
      </w:ins>
      <w:moveTo w:id="71" w:author="Troels Christian Petersen" w:date="2021-11-16T13:04:00Z">
        <w:del w:id="72" w:author="Troels Christian Petersen" w:date="2021-11-16T13:07:00Z">
          <w:r w:rsidDel="00CE42F9">
            <w:rPr>
              <w:rFonts w:ascii="Arial" w:hAnsi="Arial" w:cs="Arial"/>
              <w:color w:val="000000"/>
              <w:sz w:val="22"/>
              <w:szCs w:val="22"/>
            </w:rPr>
            <w:delText>on</w:delText>
          </w:r>
        </w:del>
      </w:moveTo>
      <w:ins w:id="73" w:author="Troels Christian Petersen" w:date="2021-11-16T13:07:00Z">
        <w:r>
          <w:rPr>
            <w:rFonts w:ascii="Arial" w:hAnsi="Arial" w:cs="Arial"/>
            <w:color w:val="000000"/>
            <w:sz w:val="22"/>
            <w:szCs w:val="22"/>
          </w:rPr>
          <w:t xml:space="preserve"> missing values with</w:t>
        </w:r>
      </w:ins>
      <w:moveTo w:id="74" w:author="Troels Christian Petersen" w:date="2021-11-16T13:04:00Z">
        <w:del w:id="75" w:author="Troels Christian Petersen" w:date="2021-11-16T13:07:00Z">
          <w:r w:rsidDel="00CE42F9">
            <w:rPr>
              <w:rFonts w:ascii="Arial" w:hAnsi="Arial" w:cs="Arial"/>
              <w:color w:val="000000"/>
              <w:sz w:val="22"/>
              <w:szCs w:val="22"/>
            </w:rPr>
            <w:delText>s</w:delText>
          </w:r>
        </w:del>
      </w:moveTo>
      <w:ins w:id="76" w:author="Troels Christian Petersen" w:date="2021-11-16T13:07:00Z">
        <w:r>
          <w:rPr>
            <w:rFonts w:ascii="Arial" w:hAnsi="Arial" w:cs="Arial"/>
            <w:color w:val="000000"/>
            <w:sz w:val="22"/>
            <w:szCs w:val="22"/>
          </w:rPr>
          <w:t xml:space="preserve"> </w:t>
        </w:r>
      </w:ins>
      <w:moveTo w:id="77" w:author="Troels Christian Petersen" w:date="2021-11-16T13:04:00Z">
        <w:del w:id="78" w:author="Troels Christian Petersen" w:date="2021-11-16T13:07:00Z">
          <w:r w:rsidDel="00CE42F9">
            <w:rPr>
              <w:rFonts w:ascii="Arial" w:hAnsi="Arial" w:cs="Arial"/>
              <w:color w:val="000000"/>
              <w:sz w:val="22"/>
              <w:szCs w:val="22"/>
            </w:rPr>
            <w:delText xml:space="preserve"> using </w:delText>
          </w:r>
        </w:del>
        <w:r>
          <w:rPr>
            <w:rFonts w:ascii="Arial" w:hAnsi="Arial" w:cs="Arial"/>
            <w:color w:val="000000"/>
            <w:sz w:val="22"/>
            <w:szCs w:val="22"/>
          </w:rPr>
          <w:t>the median of present value</w:t>
        </w:r>
      </w:moveTo>
      <w:ins w:id="79" w:author="Troels Christian Petersen" w:date="2021-11-16T13:07:00Z">
        <w:r>
          <w:rPr>
            <w:rFonts w:ascii="Arial" w:hAnsi="Arial" w:cs="Arial"/>
            <w:color w:val="000000"/>
            <w:sz w:val="22"/>
            <w:szCs w:val="22"/>
          </w:rPr>
          <w:t>s. A</w:t>
        </w:r>
      </w:ins>
      <w:moveTo w:id="80" w:author="Troels Christian Petersen" w:date="2021-11-16T13:04:00Z">
        <w:del w:id="81" w:author="Troels Christian Petersen" w:date="2021-11-16T13:07:00Z">
          <w:r w:rsidDel="00CE42F9">
            <w:rPr>
              <w:rFonts w:ascii="Arial" w:hAnsi="Arial" w:cs="Arial"/>
              <w:color w:val="000000"/>
              <w:sz w:val="22"/>
              <w:szCs w:val="22"/>
            </w:rPr>
            <w:delText>s and a</w:delText>
          </w:r>
        </w:del>
        <w:r>
          <w:rPr>
            <w:rFonts w:ascii="Arial" w:hAnsi="Arial" w:cs="Arial"/>
            <w:color w:val="000000"/>
            <w:sz w:val="22"/>
            <w:szCs w:val="22"/>
          </w:rPr>
          <w:t xml:space="preserve">ll variables were </w:t>
        </w:r>
      </w:moveTo>
      <w:ins w:id="82" w:author="Troels Christian Petersen" w:date="2021-11-16T13:07:00Z">
        <w:r>
          <w:rPr>
            <w:rFonts w:ascii="Arial" w:hAnsi="Arial" w:cs="Arial"/>
            <w:color w:val="000000"/>
            <w:sz w:val="22"/>
            <w:szCs w:val="22"/>
          </w:rPr>
          <w:t xml:space="preserve">then </w:t>
        </w:r>
      </w:ins>
      <w:commentRangeStart w:id="83"/>
      <w:commentRangeStart w:id="84"/>
      <w:moveTo w:id="85" w:author="Troels Christian Petersen" w:date="2021-11-16T13:04:00Z">
        <w:r>
          <w:rPr>
            <w:rFonts w:ascii="Arial" w:hAnsi="Arial" w:cs="Arial"/>
            <w:color w:val="000000"/>
            <w:sz w:val="22"/>
            <w:szCs w:val="22"/>
          </w:rPr>
          <w:t>normalized</w:t>
        </w:r>
        <w:commentRangeEnd w:id="83"/>
        <w:r>
          <w:rPr>
            <w:rStyle w:val="CommentReference"/>
            <w:rFonts w:ascii="Arial" w:eastAsia="Arial" w:hAnsi="Arial" w:cs="Arial"/>
            <w:lang w:val="en"/>
          </w:rPr>
          <w:commentReference w:id="83"/>
        </w:r>
      </w:moveTo>
      <w:commentRangeEnd w:id="84"/>
      <w:r w:rsidR="00F67693">
        <w:rPr>
          <w:rStyle w:val="CommentReference"/>
          <w:rFonts w:ascii="Arial" w:eastAsia="Arial" w:hAnsi="Arial" w:cs="Arial"/>
          <w:lang w:val="en"/>
        </w:rPr>
        <w:commentReference w:id="84"/>
      </w:r>
      <w:moveTo w:id="86" w:author="Troels Christian Petersen" w:date="2021-11-16T13:04:00Z">
        <w:r>
          <w:rPr>
            <w:rFonts w:ascii="Arial" w:hAnsi="Arial" w:cs="Arial"/>
            <w:color w:val="000000"/>
            <w:sz w:val="22"/>
            <w:szCs w:val="22"/>
          </w:rPr>
          <w:t>.</w:t>
        </w:r>
      </w:moveTo>
      <w:moveToRangeEnd w:id="46"/>
    </w:p>
    <w:p w14:paraId="21C276A6" w14:textId="150F2F39" w:rsidR="00D471CD" w:rsidRDefault="00CE42F9" w:rsidP="00D471CD">
      <w:pPr>
        <w:pStyle w:val="NormalWeb"/>
        <w:spacing w:before="0" w:beforeAutospacing="0" w:after="0" w:afterAutospacing="0" w:line="360" w:lineRule="auto"/>
      </w:pPr>
      <w:ins w:id="87" w:author="Troels Christian Petersen" w:date="2021-11-16T13:08:00Z">
        <w:r>
          <w:rPr>
            <w:rFonts w:ascii="Arial" w:hAnsi="Arial" w:cs="Arial"/>
            <w:color w:val="000000"/>
            <w:sz w:val="22"/>
            <w:szCs w:val="22"/>
          </w:rPr>
          <w:t>In addition, w</w:t>
        </w:r>
      </w:ins>
      <w:del w:id="88" w:author="Troels Christian Petersen" w:date="2021-11-16T13:08:00Z">
        <w:r w:rsidR="00D471CD" w:rsidDel="00CE42F9">
          <w:rPr>
            <w:rFonts w:ascii="Arial" w:hAnsi="Arial" w:cs="Arial"/>
            <w:color w:val="000000"/>
            <w:sz w:val="22"/>
            <w:szCs w:val="22"/>
          </w:rPr>
          <w:delText>W</w:delText>
        </w:r>
      </w:del>
      <w:r w:rsidR="00D471CD">
        <w:rPr>
          <w:rFonts w:ascii="Arial" w:hAnsi="Arial" w:cs="Arial"/>
          <w:color w:val="000000"/>
          <w:sz w:val="22"/>
          <w:szCs w:val="22"/>
        </w:rPr>
        <w:t>e use</w:t>
      </w:r>
      <w:r w:rsidR="001A0DB1">
        <w:rPr>
          <w:rFonts w:ascii="Arial" w:hAnsi="Arial" w:cs="Arial"/>
          <w:color w:val="000000"/>
          <w:sz w:val="22"/>
          <w:szCs w:val="22"/>
        </w:rPr>
        <w:t xml:space="preserve">d </w:t>
      </w:r>
      <w:del w:id="89" w:author="Troels Christian Petersen" w:date="2021-11-16T13:01:00Z">
        <w:r w:rsidR="001A0DB1" w:rsidDel="00CE42F9">
          <w:rPr>
            <w:rFonts w:ascii="Arial" w:hAnsi="Arial" w:cs="Arial"/>
            <w:color w:val="000000"/>
            <w:sz w:val="22"/>
            <w:szCs w:val="22"/>
          </w:rPr>
          <w:delText>a</w:delText>
        </w:r>
        <w:r w:rsidR="00D471CD" w:rsidDel="00CE42F9">
          <w:rPr>
            <w:rFonts w:ascii="Arial" w:hAnsi="Arial" w:cs="Arial"/>
            <w:color w:val="000000"/>
            <w:sz w:val="22"/>
            <w:szCs w:val="22"/>
          </w:rPr>
          <w:delText xml:space="preserve"> </w:delText>
        </w:r>
      </w:del>
      <w:r w:rsidR="00D471CD">
        <w:rPr>
          <w:rFonts w:ascii="Arial" w:hAnsi="Arial" w:cs="Arial"/>
          <w:color w:val="000000"/>
          <w:sz w:val="22"/>
          <w:szCs w:val="22"/>
        </w:rPr>
        <w:t>Boosted Decision Trees (</w:t>
      </w:r>
      <w:proofErr w:type="spellStart"/>
      <w:r w:rsidR="00D471CD">
        <w:rPr>
          <w:rFonts w:ascii="Arial" w:hAnsi="Arial" w:cs="Arial"/>
          <w:color w:val="000000"/>
          <w:sz w:val="22"/>
          <w:szCs w:val="22"/>
        </w:rPr>
        <w:t>LightGBM</w:t>
      </w:r>
      <w:proofErr w:type="spellEnd"/>
      <w:r w:rsidR="00D471CD">
        <w:rPr>
          <w:rFonts w:ascii="Arial" w:hAnsi="Arial" w:cs="Arial"/>
          <w:color w:val="000000"/>
          <w:sz w:val="22"/>
          <w:szCs w:val="22"/>
        </w:rPr>
        <w:t xml:space="preserve"> [</w:t>
      </w:r>
      <w:commentRangeStart w:id="90"/>
      <w:commentRangeStart w:id="91"/>
      <w:r w:rsidR="00D471CD">
        <w:rPr>
          <w:rFonts w:ascii="Arial" w:hAnsi="Arial" w:cs="Arial"/>
          <w:color w:val="000000"/>
          <w:sz w:val="22"/>
          <w:szCs w:val="22"/>
        </w:rPr>
        <w:t>Ref</w:t>
      </w:r>
      <w:commentRangeEnd w:id="90"/>
      <w:r w:rsidR="00D471CD">
        <w:rPr>
          <w:rStyle w:val="CommentReference"/>
          <w:rFonts w:ascii="Arial" w:eastAsia="Arial" w:hAnsi="Arial" w:cs="Arial"/>
          <w:lang w:val="en"/>
        </w:rPr>
        <w:commentReference w:id="90"/>
      </w:r>
      <w:commentRangeEnd w:id="91"/>
      <w:r w:rsidR="00F67693">
        <w:rPr>
          <w:rStyle w:val="CommentReference"/>
          <w:rFonts w:ascii="Arial" w:eastAsia="Arial" w:hAnsi="Arial" w:cs="Arial"/>
          <w:lang w:val="en"/>
        </w:rPr>
        <w:commentReference w:id="91"/>
      </w:r>
      <w:r w:rsidR="00D471CD">
        <w:rPr>
          <w:rFonts w:ascii="Arial" w:hAnsi="Arial" w:cs="Arial"/>
          <w:color w:val="000000"/>
          <w:sz w:val="22"/>
          <w:szCs w:val="22"/>
        </w:rPr>
        <w:t>]) for the</w:t>
      </w:r>
      <w:ins w:id="92" w:author="Troels Christian Petersen" w:date="2021-11-16T13:02:00Z">
        <w:r>
          <w:rPr>
            <w:rFonts w:ascii="Arial" w:hAnsi="Arial" w:cs="Arial"/>
            <w:color w:val="000000"/>
            <w:sz w:val="22"/>
            <w:szCs w:val="22"/>
          </w:rPr>
          <w:t xml:space="preserve"> ML</w:t>
        </w:r>
      </w:ins>
      <w:del w:id="93" w:author="Troels Christian Petersen" w:date="2021-11-16T13:02:00Z">
        <w:r w:rsidR="00D471CD" w:rsidDel="00CE42F9">
          <w:rPr>
            <w:rFonts w:ascii="Arial" w:hAnsi="Arial" w:cs="Arial"/>
            <w:color w:val="000000"/>
            <w:sz w:val="22"/>
            <w:szCs w:val="22"/>
          </w:rPr>
          <w:delText xml:space="preserve"> machine learning</w:delText>
        </w:r>
      </w:del>
      <w:r w:rsidR="00D471CD">
        <w:rPr>
          <w:rFonts w:ascii="Arial" w:hAnsi="Arial" w:cs="Arial"/>
          <w:color w:val="000000"/>
          <w:sz w:val="22"/>
          <w:szCs w:val="22"/>
        </w:rPr>
        <w:t xml:space="preserve"> mode</w:t>
      </w:r>
      <w:ins w:id="94" w:author="Troels Christian Petersen" w:date="2021-11-16T13:02:00Z">
        <w:r>
          <w:rPr>
            <w:rFonts w:ascii="Arial" w:hAnsi="Arial" w:cs="Arial"/>
            <w:color w:val="000000"/>
            <w:sz w:val="22"/>
            <w:szCs w:val="22"/>
          </w:rPr>
          <w:t>ls</w:t>
        </w:r>
      </w:ins>
      <w:del w:id="95" w:author="Troels Christian Petersen" w:date="2021-11-16T13:02:00Z">
        <w:r w:rsidR="00D471CD" w:rsidDel="00CE42F9">
          <w:rPr>
            <w:rFonts w:ascii="Arial" w:hAnsi="Arial" w:cs="Arial"/>
            <w:color w:val="000000"/>
            <w:sz w:val="22"/>
            <w:szCs w:val="22"/>
          </w:rPr>
          <w:delText>l (ML)</w:delText>
        </w:r>
      </w:del>
      <w:r w:rsidR="00D471CD">
        <w:rPr>
          <w:rFonts w:ascii="Arial" w:hAnsi="Arial" w:cs="Arial"/>
          <w:color w:val="000000"/>
          <w:sz w:val="22"/>
          <w:szCs w:val="22"/>
        </w:rPr>
        <w:t xml:space="preserve"> as </w:t>
      </w:r>
      <w:ins w:id="96" w:author="Troels Christian Petersen" w:date="2021-11-16T13:02:00Z">
        <w:r>
          <w:rPr>
            <w:rFonts w:ascii="Arial" w:hAnsi="Arial" w:cs="Arial"/>
            <w:color w:val="000000"/>
            <w:sz w:val="22"/>
            <w:szCs w:val="22"/>
          </w:rPr>
          <w:t xml:space="preserve">such methods </w:t>
        </w:r>
      </w:ins>
      <w:del w:id="97" w:author="Troels Christian Petersen" w:date="2021-11-16T13:02:00Z">
        <w:r w:rsidR="00D471CD" w:rsidDel="00CE42F9">
          <w:rPr>
            <w:rFonts w:ascii="Arial" w:hAnsi="Arial" w:cs="Arial"/>
            <w:color w:val="000000"/>
            <w:sz w:val="22"/>
            <w:szCs w:val="22"/>
          </w:rPr>
          <w:delText>it is a tree</w:delText>
        </w:r>
        <w:r w:rsidR="001A0DB1" w:rsidDel="00CE42F9">
          <w:rPr>
            <w:rFonts w:ascii="Arial" w:hAnsi="Arial" w:cs="Arial"/>
            <w:color w:val="000000"/>
            <w:sz w:val="22"/>
            <w:szCs w:val="22"/>
          </w:rPr>
          <w:delText>-</w:delText>
        </w:r>
        <w:r w:rsidR="00D471CD" w:rsidDel="00CE42F9">
          <w:rPr>
            <w:rFonts w:ascii="Arial" w:hAnsi="Arial" w:cs="Arial"/>
            <w:color w:val="000000"/>
            <w:sz w:val="22"/>
            <w:szCs w:val="22"/>
          </w:rPr>
          <w:delText>based method and</w:delText>
        </w:r>
        <w:r w:rsidR="001A0DB1" w:rsidDel="00CE42F9">
          <w:rPr>
            <w:rFonts w:ascii="Arial" w:hAnsi="Arial" w:cs="Arial"/>
            <w:color w:val="000000"/>
            <w:sz w:val="22"/>
            <w:szCs w:val="22"/>
          </w:rPr>
          <w:delText>,</w:delText>
        </w:r>
        <w:r w:rsidR="00D471CD" w:rsidDel="00CE42F9">
          <w:rPr>
            <w:rFonts w:ascii="Arial" w:hAnsi="Arial" w:cs="Arial"/>
            <w:color w:val="000000"/>
            <w:sz w:val="22"/>
            <w:szCs w:val="22"/>
          </w:rPr>
          <w:delText xml:space="preserve"> </w:delText>
        </w:r>
      </w:del>
      <w:del w:id="98" w:author="Troels Christian Petersen" w:date="2021-11-16T13:03:00Z">
        <w:r w:rsidR="001A0DB1" w:rsidDel="00CE42F9">
          <w:rPr>
            <w:rFonts w:ascii="Arial" w:hAnsi="Arial" w:cs="Arial"/>
            <w:color w:val="000000"/>
            <w:sz w:val="22"/>
            <w:szCs w:val="22"/>
          </w:rPr>
          <w:delText>unlike neural networks,</w:delText>
        </w:r>
        <w:r w:rsidR="00D471CD" w:rsidDel="00CE42F9">
          <w:rPr>
            <w:rFonts w:ascii="Arial" w:hAnsi="Arial" w:cs="Arial"/>
            <w:color w:val="000000"/>
            <w:sz w:val="22"/>
            <w:szCs w:val="22"/>
          </w:rPr>
          <w:delText xml:space="preserve"> </w:delText>
        </w:r>
      </w:del>
      <w:r w:rsidR="00D471CD">
        <w:rPr>
          <w:rFonts w:ascii="Arial" w:hAnsi="Arial" w:cs="Arial"/>
          <w:color w:val="000000"/>
          <w:sz w:val="22"/>
          <w:szCs w:val="22"/>
        </w:rPr>
        <w:t>work</w:t>
      </w:r>
      <w:del w:id="99" w:author="Troels Christian Petersen" w:date="2021-11-16T13:03:00Z">
        <w:r w:rsidR="00D471CD" w:rsidDel="00CE42F9">
          <w:rPr>
            <w:rFonts w:ascii="Arial" w:hAnsi="Arial" w:cs="Arial"/>
            <w:color w:val="000000"/>
            <w:sz w:val="22"/>
            <w:szCs w:val="22"/>
          </w:rPr>
          <w:delText>s</w:delText>
        </w:r>
      </w:del>
      <w:r w:rsidR="00D471CD">
        <w:rPr>
          <w:rFonts w:ascii="Arial" w:hAnsi="Arial" w:cs="Arial"/>
          <w:color w:val="000000"/>
          <w:sz w:val="22"/>
          <w:szCs w:val="22"/>
        </w:rPr>
        <w:t xml:space="preserve"> well with categorical data and missing values</w:t>
      </w:r>
      <w:ins w:id="100" w:author="Troels Christian Petersen" w:date="2021-11-16T13:03:00Z">
        <w:r>
          <w:rPr>
            <w:rFonts w:ascii="Arial" w:hAnsi="Arial" w:cs="Arial"/>
            <w:color w:val="000000"/>
            <w:sz w:val="22"/>
            <w:szCs w:val="22"/>
          </w:rPr>
          <w:t>, unlike neural networks</w:t>
        </w:r>
      </w:ins>
      <w:r w:rsidR="00D471CD">
        <w:rPr>
          <w:rFonts w:ascii="Arial" w:hAnsi="Arial" w:cs="Arial"/>
          <w:color w:val="000000"/>
          <w:sz w:val="22"/>
          <w:szCs w:val="22"/>
        </w:rPr>
        <w:t xml:space="preserve">. We tried using both normal cross entropy and </w:t>
      </w:r>
      <w:proofErr w:type="spellStart"/>
      <w:r w:rsidR="00D471CD">
        <w:rPr>
          <w:rFonts w:ascii="Arial" w:hAnsi="Arial" w:cs="Arial"/>
          <w:color w:val="000000"/>
          <w:sz w:val="22"/>
          <w:szCs w:val="22"/>
        </w:rPr>
        <w:t>FocalLoss</w:t>
      </w:r>
      <w:proofErr w:type="spellEnd"/>
      <w:r w:rsidR="00D471CD">
        <w:rPr>
          <w:rFonts w:ascii="Arial" w:hAnsi="Arial" w:cs="Arial"/>
          <w:color w:val="000000"/>
          <w:sz w:val="22"/>
          <w:szCs w:val="22"/>
        </w:rPr>
        <w:t xml:space="preserve"> [</w:t>
      </w:r>
      <w:commentRangeStart w:id="101"/>
      <w:commentRangeStart w:id="102"/>
      <w:r w:rsidR="00D471CD">
        <w:rPr>
          <w:rFonts w:ascii="Arial" w:hAnsi="Arial" w:cs="Arial"/>
          <w:color w:val="000000"/>
          <w:sz w:val="22"/>
          <w:szCs w:val="22"/>
        </w:rPr>
        <w:t>Ref</w:t>
      </w:r>
      <w:commentRangeEnd w:id="101"/>
      <w:r w:rsidR="00D471CD">
        <w:rPr>
          <w:rStyle w:val="CommentReference"/>
          <w:rFonts w:ascii="Arial" w:eastAsia="Arial" w:hAnsi="Arial" w:cs="Arial"/>
          <w:lang w:val="en"/>
        </w:rPr>
        <w:commentReference w:id="101"/>
      </w:r>
      <w:commentRangeEnd w:id="102"/>
      <w:r w:rsidR="00F67693">
        <w:rPr>
          <w:rStyle w:val="CommentReference"/>
          <w:rFonts w:ascii="Arial" w:eastAsia="Arial" w:hAnsi="Arial" w:cs="Arial"/>
          <w:lang w:val="en"/>
        </w:rPr>
        <w:commentReference w:id="102"/>
      </w:r>
      <w:r w:rsidR="00D471CD">
        <w:rPr>
          <w:rFonts w:ascii="Arial" w:hAnsi="Arial" w:cs="Arial"/>
          <w:color w:val="000000"/>
          <w:sz w:val="22"/>
          <w:szCs w:val="22"/>
        </w:rPr>
        <w:t xml:space="preserve">] as the objective function for the ML model. The reason behind also testing </w:t>
      </w:r>
      <w:proofErr w:type="spellStart"/>
      <w:r w:rsidR="00D471CD">
        <w:rPr>
          <w:rFonts w:ascii="Arial" w:hAnsi="Arial" w:cs="Arial"/>
          <w:color w:val="000000"/>
          <w:sz w:val="22"/>
          <w:szCs w:val="22"/>
        </w:rPr>
        <w:t>FocalLoss</w:t>
      </w:r>
      <w:proofErr w:type="spellEnd"/>
      <w:r w:rsidR="00D471CD">
        <w:rPr>
          <w:rFonts w:ascii="Arial" w:hAnsi="Arial" w:cs="Arial"/>
          <w:color w:val="000000"/>
          <w:sz w:val="22"/>
          <w:szCs w:val="22"/>
        </w:rPr>
        <w:t xml:space="preserve"> was to allow the ML model to focus more on the (few) positives. </w:t>
      </w:r>
    </w:p>
    <w:p w14:paraId="2A3B2318" w14:textId="5086A035" w:rsidR="00D471CD" w:rsidRDefault="00D471CD" w:rsidP="00D471CD">
      <w:pPr>
        <w:pStyle w:val="NormalWeb"/>
        <w:spacing w:before="0" w:beforeAutospacing="0" w:after="0" w:afterAutospacing="0" w:line="360" w:lineRule="auto"/>
      </w:pPr>
      <w:r>
        <w:rPr>
          <w:rFonts w:ascii="Arial" w:hAnsi="Arial" w:cs="Arial"/>
          <w:color w:val="000000"/>
          <w:sz w:val="22"/>
          <w:szCs w:val="22"/>
        </w:rPr>
        <w:t>The ML model</w:t>
      </w:r>
      <w:ins w:id="103" w:author="Troels Christian Petersen" w:date="2021-11-16T13:30:00Z">
        <w:r w:rsidR="00CE42F9">
          <w:rPr>
            <w:rFonts w:ascii="Arial" w:hAnsi="Arial" w:cs="Arial"/>
            <w:color w:val="000000"/>
            <w:sz w:val="22"/>
            <w:szCs w:val="22"/>
          </w:rPr>
          <w:t xml:space="preserve"> based on all input variables</w:t>
        </w:r>
      </w:ins>
      <w:r>
        <w:rPr>
          <w:rFonts w:ascii="Arial" w:hAnsi="Arial" w:cs="Arial"/>
          <w:color w:val="000000"/>
          <w:sz w:val="22"/>
          <w:szCs w:val="22"/>
        </w:rPr>
        <w:t xml:space="preserve"> </w:t>
      </w:r>
      <w:ins w:id="104" w:author="Troels Christian Petersen" w:date="2021-11-16T13:29:00Z">
        <w:r w:rsidR="00CE42F9">
          <w:rPr>
            <w:rFonts w:ascii="Arial" w:hAnsi="Arial" w:cs="Arial"/>
            <w:color w:val="000000"/>
            <w:sz w:val="22"/>
            <w:szCs w:val="22"/>
          </w:rPr>
          <w:t>(ML</w:t>
        </w:r>
      </w:ins>
      <w:ins w:id="105" w:author="Troels Christian Petersen" w:date="2021-11-16T13:32:00Z">
        <w:r w:rsidR="00CE42F9">
          <w:rPr>
            <w:rFonts w:ascii="Arial" w:hAnsi="Arial" w:cs="Arial"/>
            <w:color w:val="000000"/>
            <w:sz w:val="22"/>
            <w:szCs w:val="22"/>
          </w:rPr>
          <w:t>33</w:t>
        </w:r>
      </w:ins>
      <w:ins w:id="106" w:author="Troels Christian Petersen" w:date="2021-11-16T13:30:00Z">
        <w:r w:rsidR="00CE42F9">
          <w:rPr>
            <w:rFonts w:ascii="Arial" w:hAnsi="Arial" w:cs="Arial"/>
            <w:color w:val="000000"/>
            <w:sz w:val="22"/>
            <w:szCs w:val="22"/>
          </w:rPr>
          <w:t xml:space="preserve">) </w:t>
        </w:r>
      </w:ins>
      <w:r>
        <w:rPr>
          <w:rFonts w:ascii="Arial" w:hAnsi="Arial" w:cs="Arial"/>
          <w:color w:val="000000"/>
          <w:sz w:val="22"/>
          <w:szCs w:val="22"/>
        </w:rPr>
        <w:t xml:space="preserve">is trained and hyperparameter optimized using state of the art ML methods. The models were trained on the training data and then used for making predictions on the unseen test data (see supplementary for details). The classification threshold was calibrated such that no more than 20% of the total number of patients are predicted by the model to experience complications, </w:t>
      </w:r>
      <w:proofErr w:type="gramStart"/>
      <w:r>
        <w:rPr>
          <w:rFonts w:ascii="Arial" w:hAnsi="Arial" w:cs="Arial"/>
          <w:color w:val="000000"/>
          <w:sz w:val="22"/>
          <w:szCs w:val="22"/>
        </w:rPr>
        <w:t>i.e.</w:t>
      </w:r>
      <w:proofErr w:type="gramEnd"/>
      <w:r>
        <w:rPr>
          <w:rFonts w:ascii="Arial" w:hAnsi="Arial" w:cs="Arial"/>
          <w:color w:val="000000"/>
          <w:sz w:val="22"/>
          <w:szCs w:val="22"/>
        </w:rPr>
        <w:t xml:space="preserve"> a positive predictive fraction</w:t>
      </w:r>
      <w:commentRangeStart w:id="107"/>
      <w:r>
        <w:rPr>
          <w:rFonts w:ascii="Arial" w:hAnsi="Arial" w:cs="Arial"/>
          <w:color w:val="000000"/>
          <w:sz w:val="22"/>
          <w:szCs w:val="22"/>
        </w:rPr>
        <w:t xml:space="preserve"> (PPF) of 20%.</w:t>
      </w:r>
      <w:commentRangeEnd w:id="107"/>
      <w:r>
        <w:rPr>
          <w:rStyle w:val="CommentReference"/>
          <w:rFonts w:ascii="Arial" w:eastAsia="Arial" w:hAnsi="Arial" w:cs="Arial"/>
          <w:lang w:val="en"/>
        </w:rPr>
        <w:commentReference w:id="107"/>
      </w:r>
      <w:ins w:id="108" w:author="Troels Christian Petersen" w:date="2021-11-16T13:10:00Z">
        <w:r w:rsidR="00CE42F9">
          <w:rPr>
            <w:rFonts w:ascii="Arial" w:hAnsi="Arial" w:cs="Arial"/>
            <w:color w:val="000000"/>
            <w:sz w:val="22"/>
            <w:szCs w:val="22"/>
          </w:rPr>
          <w:t xml:space="preserve"> We also include results for PPF values of 25% and 30%.</w:t>
        </w:r>
      </w:ins>
    </w:p>
    <w:p w14:paraId="60681CA0" w14:textId="053F6E47" w:rsidR="00BE4B1F" w:rsidRDefault="00D471CD" w:rsidP="00D4269A">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To </w:t>
      </w:r>
      <w:del w:id="109" w:author="Christoffer Calov Jørgensen" w:date="2021-11-04T09:35:00Z">
        <w:r w:rsidDel="00D471CD">
          <w:rPr>
            <w:rFonts w:ascii="Arial" w:hAnsi="Arial" w:cs="Arial"/>
            <w:color w:val="000000"/>
            <w:sz w:val="22"/>
            <w:szCs w:val="22"/>
          </w:rPr>
          <w:delText>better understand</w:delText>
        </w:r>
      </w:del>
      <w:ins w:id="110" w:author="Christoffer Calov Jørgensen" w:date="2021-11-04T09:35:00Z">
        <w:r>
          <w:rPr>
            <w:rFonts w:ascii="Arial" w:hAnsi="Arial" w:cs="Arial"/>
            <w:color w:val="000000"/>
            <w:sz w:val="22"/>
            <w:szCs w:val="22"/>
          </w:rPr>
          <w:t>investigate</w:t>
        </w:r>
      </w:ins>
      <w:r>
        <w:rPr>
          <w:rFonts w:ascii="Arial" w:hAnsi="Arial" w:cs="Arial"/>
          <w:color w:val="000000"/>
          <w:sz w:val="22"/>
          <w:szCs w:val="22"/>
        </w:rPr>
        <w:t xml:space="preserve"> the </w:t>
      </w:r>
      <w:ins w:id="111" w:author="Christoffer Calov Jørgensen" w:date="2021-11-04T09:34:00Z">
        <w:r>
          <w:rPr>
            <w:rFonts w:ascii="Arial" w:hAnsi="Arial" w:cs="Arial"/>
            <w:color w:val="000000"/>
            <w:sz w:val="22"/>
            <w:szCs w:val="22"/>
          </w:rPr>
          <w:t>importance of the included variables</w:t>
        </w:r>
      </w:ins>
      <w:ins w:id="112" w:author="Troels Christian Petersen" w:date="2021-11-16T13:14:00Z">
        <w:r w:rsidR="00CE42F9">
          <w:rPr>
            <w:rFonts w:ascii="Arial" w:hAnsi="Arial" w:cs="Arial"/>
            <w:color w:val="000000"/>
            <w:sz w:val="22"/>
            <w:szCs w:val="22"/>
          </w:rPr>
          <w:t xml:space="preserve">, </w:t>
        </w:r>
      </w:ins>
      <w:ins w:id="113" w:author="Christoffer Calov Jørgensen" w:date="2021-11-04T09:34:00Z">
        <w:del w:id="114" w:author="Troels Christian Petersen" w:date="2021-11-16T13:12:00Z">
          <w:r w:rsidDel="00CE42F9">
            <w:rPr>
              <w:rFonts w:ascii="Arial" w:hAnsi="Arial" w:cs="Arial"/>
              <w:color w:val="000000"/>
              <w:sz w:val="22"/>
              <w:szCs w:val="22"/>
            </w:rPr>
            <w:delText xml:space="preserve"> </w:delText>
          </w:r>
        </w:del>
      </w:ins>
      <w:del w:id="115" w:author="Troels Christian Petersen" w:date="2021-11-16T13:14:00Z">
        <w:r w:rsidDel="00CE42F9">
          <w:rPr>
            <w:rFonts w:ascii="Arial" w:hAnsi="Arial" w:cs="Arial"/>
            <w:color w:val="000000"/>
            <w:sz w:val="22"/>
            <w:szCs w:val="22"/>
          </w:rPr>
          <w:delText xml:space="preserve">models, in particular the ML model, </w:delText>
        </w:r>
      </w:del>
      <w:r>
        <w:rPr>
          <w:rFonts w:ascii="Arial" w:hAnsi="Arial" w:cs="Arial"/>
          <w:color w:val="000000"/>
          <w:sz w:val="22"/>
          <w:szCs w:val="22"/>
        </w:rPr>
        <w:t>we compute</w:t>
      </w:r>
      <w:ins w:id="116" w:author="Christoffer Calov Jørgensen" w:date="2021-11-04T09:35:00Z">
        <w:r>
          <w:rPr>
            <w:rFonts w:ascii="Arial" w:hAnsi="Arial" w:cs="Arial"/>
            <w:color w:val="000000"/>
            <w:sz w:val="22"/>
            <w:szCs w:val="22"/>
          </w:rPr>
          <w:t>d</w:t>
        </w:r>
      </w:ins>
      <w:r>
        <w:rPr>
          <w:rFonts w:ascii="Arial" w:hAnsi="Arial" w:cs="Arial"/>
          <w:color w:val="000000"/>
          <w:sz w:val="22"/>
          <w:szCs w:val="22"/>
        </w:rPr>
        <w:t xml:space="preserve"> the </w:t>
      </w:r>
      <w:del w:id="117" w:author="Microsoft Office User" w:date="2021-11-16T14:59:00Z">
        <w:r w:rsidDel="00267C3E">
          <w:rPr>
            <w:rFonts w:ascii="Arial" w:hAnsi="Arial" w:cs="Arial"/>
            <w:color w:val="000000"/>
            <w:sz w:val="22"/>
            <w:szCs w:val="22"/>
          </w:rPr>
          <w:delText>normalized</w:delText>
        </w:r>
      </w:del>
      <w:ins w:id="118" w:author="Troels Christian Petersen" w:date="2021-11-16T13:11:00Z">
        <w:del w:id="119" w:author="Microsoft Office User" w:date="2021-11-16T14:59:00Z">
          <w:r w:rsidR="00CE42F9" w:rsidDel="00267C3E">
            <w:rPr>
              <w:rFonts w:ascii="Arial" w:hAnsi="Arial" w:cs="Arial"/>
              <w:color w:val="000000"/>
              <w:sz w:val="22"/>
              <w:szCs w:val="22"/>
            </w:rPr>
            <w:delText xml:space="preserve"> </w:delText>
          </w:r>
        </w:del>
        <w:proofErr w:type="spellStart"/>
        <w:r w:rsidR="00CE42F9">
          <w:rPr>
            <w:rFonts w:ascii="Arial" w:hAnsi="Arial" w:cs="Arial"/>
            <w:color w:val="000000"/>
            <w:sz w:val="22"/>
            <w:szCs w:val="22"/>
          </w:rPr>
          <w:t>SHapley</w:t>
        </w:r>
        <w:proofErr w:type="spellEnd"/>
        <w:r w:rsidR="00CE42F9">
          <w:rPr>
            <w:rFonts w:ascii="Arial" w:hAnsi="Arial" w:cs="Arial"/>
            <w:color w:val="000000"/>
            <w:sz w:val="22"/>
            <w:szCs w:val="22"/>
          </w:rPr>
          <w:t xml:space="preserve"> Additive </w:t>
        </w:r>
        <w:proofErr w:type="spellStart"/>
        <w:r w:rsidR="00CE42F9">
          <w:rPr>
            <w:rFonts w:ascii="Arial" w:hAnsi="Arial" w:cs="Arial"/>
            <w:color w:val="000000"/>
            <w:sz w:val="22"/>
            <w:szCs w:val="22"/>
          </w:rPr>
          <w:t>exPlanations</w:t>
        </w:r>
      </w:ins>
      <w:proofErr w:type="spellEnd"/>
      <w:r>
        <w:rPr>
          <w:rFonts w:ascii="Arial" w:hAnsi="Arial" w:cs="Arial"/>
          <w:color w:val="000000"/>
          <w:sz w:val="22"/>
          <w:szCs w:val="22"/>
        </w:rPr>
        <w:t xml:space="preserve"> </w:t>
      </w:r>
      <w:ins w:id="120" w:author="Troels Christian Petersen" w:date="2021-11-16T13:11:00Z">
        <w:r w:rsidR="00CE42F9">
          <w:rPr>
            <w:rFonts w:ascii="Arial" w:hAnsi="Arial" w:cs="Arial"/>
            <w:color w:val="000000"/>
            <w:sz w:val="22"/>
            <w:szCs w:val="22"/>
          </w:rPr>
          <w:t>(</w:t>
        </w:r>
      </w:ins>
      <w:commentRangeStart w:id="121"/>
      <w:r>
        <w:rPr>
          <w:rFonts w:ascii="Arial" w:hAnsi="Arial" w:cs="Arial"/>
          <w:color w:val="000000"/>
          <w:sz w:val="22"/>
          <w:szCs w:val="22"/>
        </w:rPr>
        <w:t>SHAP</w:t>
      </w:r>
      <w:ins w:id="122" w:author="Troels Christian Petersen" w:date="2021-11-16T13:12:00Z">
        <w:r w:rsidR="00CE42F9">
          <w:rPr>
            <w:rFonts w:ascii="Arial" w:hAnsi="Arial" w:cs="Arial"/>
            <w:color w:val="000000"/>
            <w:sz w:val="22"/>
            <w:szCs w:val="22"/>
          </w:rPr>
          <w:t>)</w:t>
        </w:r>
      </w:ins>
      <w:r>
        <w:rPr>
          <w:rFonts w:ascii="Arial" w:hAnsi="Arial" w:cs="Arial"/>
          <w:color w:val="000000"/>
          <w:sz w:val="22"/>
          <w:szCs w:val="22"/>
        </w:rPr>
        <w:t xml:space="preserve"> </w:t>
      </w:r>
      <w:commentRangeEnd w:id="121"/>
      <w:r>
        <w:rPr>
          <w:rStyle w:val="CommentReference"/>
          <w:rFonts w:ascii="Arial" w:eastAsia="Arial" w:hAnsi="Arial" w:cs="Arial"/>
          <w:lang w:val="en"/>
        </w:rPr>
        <w:commentReference w:id="121"/>
      </w:r>
      <w:r>
        <w:rPr>
          <w:rFonts w:ascii="Arial" w:hAnsi="Arial" w:cs="Arial"/>
          <w:color w:val="000000"/>
          <w:sz w:val="22"/>
          <w:szCs w:val="22"/>
        </w:rPr>
        <w:t>values</w:t>
      </w:r>
      <w:ins w:id="123" w:author="Troels Christian Petersen" w:date="2021-11-16T13:14:00Z">
        <w:r w:rsidR="00CE42F9">
          <w:rPr>
            <w:rFonts w:ascii="Arial" w:hAnsi="Arial" w:cs="Arial"/>
            <w:color w:val="000000"/>
            <w:sz w:val="22"/>
            <w:szCs w:val="22"/>
          </w:rPr>
          <w:t>,</w:t>
        </w:r>
      </w:ins>
      <w:r w:rsidR="00E84A78">
        <w:rPr>
          <w:rFonts w:ascii="Arial" w:hAnsi="Arial" w:cs="Arial"/>
          <w:color w:val="000000"/>
          <w:sz w:val="22"/>
          <w:szCs w:val="22"/>
        </w:rPr>
        <w:t xml:space="preserve"> which provide estimates on which variables contribute most to the risk score predictions.</w:t>
      </w:r>
      <w:r w:rsidR="004A5136">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 </w:instrText>
      </w:r>
      <w:r w:rsidR="00844A1E">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dCI+MjYsIDI3PC9zdHlsZT48L0Rpc3BsYXlUZXh0PjxyZWNvcmQ+PHJlYy1udW1iZXI+MTI5ODwv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</w:fldData>
        </w:fldChar>
      </w:r>
      <w:r w:rsidR="00844A1E">
        <w:rPr>
          <w:rFonts w:ascii="Arial" w:hAnsi="Arial" w:cs="Arial"/>
          <w:color w:val="000000"/>
          <w:sz w:val="22"/>
          <w:szCs w:val="22"/>
        </w:rPr>
        <w:instrText xml:space="preserve"> ADDIN EN.CITE.DATA </w:instrText>
      </w:r>
      <w:r w:rsidR="00844A1E">
        <w:rPr>
          <w:rFonts w:ascii="Arial" w:hAnsi="Arial" w:cs="Arial"/>
          <w:color w:val="000000"/>
          <w:sz w:val="22"/>
          <w:szCs w:val="22"/>
        </w:rPr>
      </w:r>
      <w:r w:rsidR="00844A1E">
        <w:rPr>
          <w:rFonts w:ascii="Arial" w:hAnsi="Arial" w:cs="Arial"/>
          <w:color w:val="000000"/>
          <w:sz w:val="22"/>
          <w:szCs w:val="22"/>
        </w:rPr>
        <w:fldChar w:fldCharType="end"/>
      </w:r>
      <w:r w:rsidR="004A5136">
        <w:rPr>
          <w:rFonts w:ascii="Arial" w:hAnsi="Arial" w:cs="Arial"/>
          <w:color w:val="000000"/>
          <w:sz w:val="22"/>
          <w:szCs w:val="22"/>
        </w:rPr>
      </w:r>
      <w:r w:rsidR="004A5136">
        <w:rPr>
          <w:rFonts w:ascii="Arial" w:hAnsi="Arial" w:cs="Arial"/>
          <w:color w:val="000000"/>
          <w:sz w:val="22"/>
          <w:szCs w:val="22"/>
        </w:rPr>
        <w:fldChar w:fldCharType="separate"/>
      </w:r>
      <w:r w:rsidR="00844A1E" w:rsidRPr="00844A1E">
        <w:rPr>
          <w:rFonts w:ascii="Arial" w:hAnsi="Arial" w:cs="Arial"/>
          <w:noProof/>
          <w:color w:val="000000"/>
          <w:sz w:val="22"/>
          <w:szCs w:val="22"/>
          <w:vertAlign w:val="superscript"/>
        </w:rPr>
        <w:t>26, 27</w:t>
      </w:r>
      <w:r w:rsidR="004A5136">
        <w:rPr>
          <w:rFonts w:ascii="Arial" w:hAnsi="Arial" w:cs="Arial"/>
          <w:color w:val="000000"/>
          <w:sz w:val="22"/>
          <w:szCs w:val="22"/>
        </w:rPr>
        <w:fldChar w:fldCharType="end"/>
      </w:r>
      <w:r w:rsidR="003300FD">
        <w:rPr>
          <w:rFonts w:ascii="Arial" w:hAnsi="Arial" w:cs="Arial"/>
          <w:color w:val="000000"/>
          <w:sz w:val="22"/>
          <w:szCs w:val="22"/>
        </w:rPr>
        <w:t xml:space="preserve"> Based on clinical experience we also investigated potential relation between for </w:t>
      </w:r>
      <w:proofErr w:type="spellStart"/>
      <w:r w:rsidR="003300FD">
        <w:rPr>
          <w:rFonts w:ascii="Arial" w:hAnsi="Arial" w:cs="Arial"/>
          <w:color w:val="000000"/>
          <w:sz w:val="22"/>
          <w:szCs w:val="22"/>
        </w:rPr>
        <w:t>Prescrip_Card</w:t>
      </w:r>
      <w:proofErr w:type="spellEnd"/>
      <w:r w:rsidR="003300FD">
        <w:rPr>
          <w:rFonts w:ascii="Arial" w:hAnsi="Arial" w:cs="Arial"/>
          <w:color w:val="000000"/>
          <w:sz w:val="22"/>
          <w:szCs w:val="22"/>
        </w:rPr>
        <w:t xml:space="preserve"> vs. reported hypertension, </w:t>
      </w:r>
      <w:proofErr w:type="spellStart"/>
      <w:r w:rsidR="003300FD">
        <w:rPr>
          <w:rFonts w:ascii="Arial" w:hAnsi="Arial" w:cs="Arial"/>
          <w:color w:val="000000"/>
          <w:sz w:val="22"/>
          <w:szCs w:val="22"/>
        </w:rPr>
        <w:t>Prescrip_Anticoag</w:t>
      </w:r>
      <w:proofErr w:type="spellEnd"/>
      <w:r w:rsidR="003300FD">
        <w:rPr>
          <w:rFonts w:ascii="Arial" w:hAnsi="Arial" w:cs="Arial"/>
          <w:color w:val="000000"/>
          <w:sz w:val="22"/>
          <w:szCs w:val="22"/>
        </w:rPr>
        <w:t xml:space="preserve"> vs. reported family VTE, </w:t>
      </w:r>
      <w:proofErr w:type="spellStart"/>
      <w:r w:rsidR="003300FD">
        <w:rPr>
          <w:rFonts w:ascii="Arial" w:hAnsi="Arial" w:cs="Arial"/>
          <w:color w:val="000000"/>
          <w:sz w:val="22"/>
          <w:szCs w:val="22"/>
        </w:rPr>
        <w:t>Prescrip_Psych</w:t>
      </w:r>
      <w:proofErr w:type="spellEnd"/>
      <w:r w:rsidR="003300FD">
        <w:rPr>
          <w:rFonts w:ascii="Arial" w:hAnsi="Arial" w:cs="Arial"/>
          <w:color w:val="000000"/>
          <w:sz w:val="22"/>
          <w:szCs w:val="22"/>
        </w:rPr>
        <w:t xml:space="preserve"> vs. reported psychiatric disorder and </w:t>
      </w:r>
      <w:proofErr w:type="spellStart"/>
      <w:r w:rsidR="003300FD">
        <w:rPr>
          <w:rFonts w:ascii="Arial" w:hAnsi="Arial" w:cs="Arial"/>
          <w:color w:val="000000"/>
          <w:sz w:val="22"/>
          <w:szCs w:val="22"/>
        </w:rPr>
        <w:t>Prescrip_Resp</w:t>
      </w:r>
      <w:proofErr w:type="spellEnd"/>
      <w:r w:rsidR="003300FD">
        <w:rPr>
          <w:rFonts w:ascii="Arial" w:hAnsi="Arial" w:cs="Arial"/>
          <w:color w:val="000000"/>
          <w:sz w:val="22"/>
          <w:szCs w:val="22"/>
        </w:rPr>
        <w:t xml:space="preserve"> vs. age.</w:t>
      </w:r>
      <w:del w:id="124" w:author="Troels Christian Petersen" w:date="2021-11-16T13:04:00Z">
        <w:r w:rsidR="003300FD" w:rsidDel="00CE42F9">
          <w:rPr>
            <w:rFonts w:ascii="Arial" w:hAnsi="Arial" w:cs="Arial"/>
            <w:color w:val="000000"/>
            <w:sz w:val="22"/>
            <w:szCs w:val="22"/>
          </w:rPr>
          <w:br/>
        </w:r>
      </w:del>
      <w:moveFromRangeStart w:id="125" w:author="Troels Christian Petersen" w:date="2021-11-16T13:04:00Z" w:name="move87960304"/>
      <w:moveFrom w:id="126" w:author="Troels Christian Petersen" w:date="2021-11-16T13:04:00Z">
        <w:r w:rsidR="003F49AB" w:rsidDel="00CE42F9">
          <w:rPr>
            <w:rFonts w:ascii="Arial" w:hAnsi="Arial" w:cs="Arial"/>
            <w:color w:val="000000"/>
            <w:sz w:val="22"/>
            <w:szCs w:val="22"/>
          </w:rPr>
          <w:t>For comparing model performance we used a classical logistic regression (LR) model</w:t>
        </w:r>
        <w:r w:rsidR="00BE4B1F" w:rsidDel="00CE42F9">
          <w:rPr>
            <w:rFonts w:ascii="Arial" w:hAnsi="Arial" w:cs="Arial"/>
            <w:color w:val="000000"/>
            <w:sz w:val="22"/>
            <w:szCs w:val="22"/>
          </w:rPr>
          <w:t xml:space="preserve">. Cases of missing values in the logistic regression were handled by multiple imputations using the median of present values and all variables were </w:t>
        </w:r>
        <w:commentRangeStart w:id="127"/>
        <w:r w:rsidR="00BE4B1F" w:rsidDel="00CE42F9">
          <w:rPr>
            <w:rFonts w:ascii="Arial" w:hAnsi="Arial" w:cs="Arial"/>
            <w:color w:val="000000"/>
            <w:sz w:val="22"/>
            <w:szCs w:val="22"/>
          </w:rPr>
          <w:t>normalized</w:t>
        </w:r>
        <w:commentRangeEnd w:id="127"/>
        <w:r w:rsidR="00BE4B1F" w:rsidDel="00CE42F9">
          <w:rPr>
            <w:rStyle w:val="CommentReference"/>
            <w:rFonts w:ascii="Arial" w:eastAsia="Arial" w:hAnsi="Arial" w:cs="Arial"/>
            <w:lang w:val="en"/>
          </w:rPr>
          <w:commentReference w:id="127"/>
        </w:r>
        <w:r w:rsidR="003F49AB" w:rsidDel="00CE42F9">
          <w:rPr>
            <w:rFonts w:ascii="Arial" w:hAnsi="Arial" w:cs="Arial"/>
            <w:color w:val="000000"/>
            <w:sz w:val="22"/>
            <w:szCs w:val="22"/>
          </w:rPr>
          <w:t>.</w:t>
        </w:r>
      </w:moveFrom>
      <w:moveFromRangeEnd w:id="125"/>
    </w:p>
    <w:p w14:paraId="35F08428" w14:textId="5B4BCD36" w:rsidR="00CE42F9" w:rsidRDefault="003F49AB" w:rsidP="00D4269A">
      <w:pPr>
        <w:pStyle w:val="NormalWeb"/>
        <w:spacing w:before="0" w:beforeAutospacing="0" w:after="0" w:afterAutospacing="0" w:line="360" w:lineRule="auto"/>
        <w:rPr>
          <w:ins w:id="128" w:author="Troels Christian Petersen" w:date="2021-11-16T13:19:00Z"/>
          <w:rFonts w:ascii="Arial" w:hAnsi="Arial" w:cs="Arial"/>
          <w:color w:val="000000"/>
          <w:sz w:val="22"/>
          <w:szCs w:val="22"/>
        </w:rPr>
      </w:pPr>
      <w:r>
        <w:rPr>
          <w:rFonts w:ascii="Arial" w:hAnsi="Arial" w:cs="Arial"/>
          <w:color w:val="000000"/>
          <w:sz w:val="22"/>
          <w:szCs w:val="22"/>
        </w:rPr>
        <w:t xml:space="preserve">We also </w:t>
      </w:r>
      <w:r w:rsidR="007428BB">
        <w:rPr>
          <w:rFonts w:ascii="Arial" w:hAnsi="Arial" w:cs="Arial"/>
          <w:color w:val="000000"/>
          <w:sz w:val="22"/>
          <w:szCs w:val="22"/>
        </w:rPr>
        <w:t>trained</w:t>
      </w:r>
      <w:r>
        <w:rPr>
          <w:rFonts w:ascii="Arial" w:hAnsi="Arial" w:cs="Arial"/>
          <w:color w:val="000000"/>
          <w:sz w:val="22"/>
          <w:szCs w:val="22"/>
        </w:rPr>
        <w:t xml:space="preserve"> two parsimonious models using ML and LR </w:t>
      </w:r>
      <w:ins w:id="129" w:author="Troels Christian Petersen" w:date="2021-11-16T13:16:00Z">
        <w:r w:rsidR="00CE42F9">
          <w:rPr>
            <w:rFonts w:ascii="Arial" w:hAnsi="Arial" w:cs="Arial"/>
            <w:color w:val="000000"/>
            <w:sz w:val="22"/>
            <w:szCs w:val="22"/>
          </w:rPr>
          <w:t>with</w:t>
        </w:r>
      </w:ins>
      <w:del w:id="130" w:author="Troels Christian Petersen" w:date="2021-11-16T13:16:00Z">
        <w:r w:rsidDel="00CE42F9">
          <w:rPr>
            <w:rFonts w:ascii="Arial" w:hAnsi="Arial" w:cs="Arial"/>
            <w:color w:val="000000"/>
            <w:sz w:val="22"/>
            <w:szCs w:val="22"/>
          </w:rPr>
          <w:delText>using</w:delText>
        </w:r>
      </w:del>
      <w:r w:rsidR="00D471CD">
        <w:rPr>
          <w:rFonts w:ascii="Arial" w:hAnsi="Arial" w:cs="Arial"/>
          <w:color w:val="000000"/>
          <w:sz w:val="22"/>
          <w:szCs w:val="22"/>
        </w:rPr>
        <w:t xml:space="preserve"> only the 10 most important features</w:t>
      </w:r>
      <w:r w:rsidR="007428BB">
        <w:rPr>
          <w:rFonts w:ascii="Arial" w:hAnsi="Arial" w:cs="Arial"/>
          <w:color w:val="000000"/>
          <w:sz w:val="22"/>
          <w:szCs w:val="22"/>
        </w:rPr>
        <w:t xml:space="preserve"> (ML10, LR10)</w:t>
      </w:r>
      <w:ins w:id="131" w:author="Troels Christian Petersen" w:date="2021-11-16T13:17:00Z">
        <w:r w:rsidR="00CE42F9">
          <w:rPr>
            <w:rFonts w:ascii="Arial" w:hAnsi="Arial" w:cs="Arial"/>
            <w:color w:val="000000"/>
            <w:sz w:val="22"/>
            <w:szCs w:val="22"/>
          </w:rPr>
          <w:t>.</w:t>
        </w:r>
      </w:ins>
      <w:del w:id="132" w:author="Troels Christian Petersen" w:date="2021-11-16T13:17:00Z">
        <w:r w:rsidR="00D471CD" w:rsidDel="00CE42F9">
          <w:rPr>
            <w:rFonts w:ascii="Arial" w:hAnsi="Arial" w:cs="Arial"/>
            <w:color w:val="000000"/>
            <w:sz w:val="22"/>
            <w:szCs w:val="22"/>
          </w:rPr>
          <w:delText xml:space="preserve"> (Figure 3</w:delText>
        </w:r>
        <w:r w:rsidR="007428BB" w:rsidDel="00CE42F9">
          <w:rPr>
            <w:rFonts w:ascii="Arial" w:hAnsi="Arial" w:cs="Arial"/>
            <w:color w:val="000000"/>
            <w:sz w:val="22"/>
            <w:szCs w:val="22"/>
          </w:rPr>
          <w:delText>a</w:delText>
        </w:r>
        <w:r w:rsidR="00D471CD" w:rsidDel="00CE42F9">
          <w:rPr>
            <w:rFonts w:ascii="Arial" w:hAnsi="Arial" w:cs="Arial"/>
            <w:color w:val="000000"/>
            <w:sz w:val="22"/>
            <w:szCs w:val="22"/>
          </w:rPr>
          <w:delText>)</w:delText>
        </w:r>
      </w:del>
      <w:r w:rsidR="007428BB">
        <w:rPr>
          <w:rFonts w:ascii="Arial" w:hAnsi="Arial" w:cs="Arial"/>
          <w:color w:val="000000"/>
          <w:sz w:val="22"/>
          <w:szCs w:val="22"/>
        </w:rPr>
        <w:t xml:space="preserve"> Finally, we specifically explored the influence of increasing age, by constructing a model </w:t>
      </w:r>
      <w:r w:rsidR="00D471CD">
        <w:rPr>
          <w:rFonts w:ascii="Arial" w:hAnsi="Arial" w:cs="Arial"/>
          <w:color w:val="000000"/>
          <w:sz w:val="22"/>
          <w:szCs w:val="22"/>
        </w:rPr>
        <w:t xml:space="preserve">based only on age (Age), and </w:t>
      </w:r>
      <w:r w:rsidR="007428BB">
        <w:rPr>
          <w:rFonts w:ascii="Arial" w:hAnsi="Arial" w:cs="Arial"/>
          <w:color w:val="000000"/>
          <w:sz w:val="22"/>
          <w:szCs w:val="22"/>
        </w:rPr>
        <w:t>a</w:t>
      </w:r>
      <w:r w:rsidR="00D471CD">
        <w:rPr>
          <w:rFonts w:ascii="Arial" w:hAnsi="Arial" w:cs="Arial"/>
          <w:color w:val="000000"/>
          <w:sz w:val="22"/>
          <w:szCs w:val="22"/>
        </w:rPr>
        <w:t xml:space="preserve"> ML model based on all variables but age (ML-</w:t>
      </w:r>
      <w:proofErr w:type="spellStart"/>
      <w:r w:rsidR="00D471CD">
        <w:rPr>
          <w:rFonts w:ascii="Arial" w:hAnsi="Arial" w:cs="Arial"/>
          <w:color w:val="000000"/>
          <w:sz w:val="22"/>
          <w:szCs w:val="22"/>
        </w:rPr>
        <w:t>NoAge</w:t>
      </w:r>
      <w:proofErr w:type="spellEnd"/>
      <w:r w:rsidR="00D471CD">
        <w:rPr>
          <w:rFonts w:ascii="Arial" w:hAnsi="Arial" w:cs="Arial"/>
          <w:color w:val="000000"/>
          <w:sz w:val="22"/>
          <w:szCs w:val="22"/>
        </w:rPr>
        <w:t xml:space="preserve">). </w:t>
      </w:r>
      <w:commentRangeStart w:id="133"/>
      <w:del w:id="134" w:author="Troels Christian Petersen" w:date="2021-11-16T13:18:00Z">
        <w:r w:rsidR="00D471CD" w:rsidDel="00CE42F9">
          <w:rPr>
            <w:rFonts w:ascii="Arial" w:hAnsi="Arial" w:cs="Arial"/>
            <w:color w:val="000000"/>
            <w:sz w:val="22"/>
            <w:szCs w:val="22"/>
          </w:rPr>
          <w:delText>To compare the different classifiers, we appl</w:delText>
        </w:r>
        <w:r w:rsidR="007428BB" w:rsidDel="00CE42F9">
          <w:rPr>
            <w:rFonts w:ascii="Arial" w:hAnsi="Arial" w:cs="Arial"/>
            <w:color w:val="000000"/>
            <w:sz w:val="22"/>
            <w:szCs w:val="22"/>
          </w:rPr>
          <w:delText>ied</w:delText>
        </w:r>
        <w:r w:rsidR="00D471CD" w:rsidDel="00CE42F9">
          <w:rPr>
            <w:rFonts w:ascii="Arial" w:hAnsi="Arial" w:cs="Arial"/>
            <w:color w:val="000000"/>
            <w:sz w:val="22"/>
            <w:szCs w:val="22"/>
          </w:rPr>
          <w:delText xml:space="preserve"> a Bayesian metric comparison</w:delText>
        </w:r>
        <w:r w:rsidR="007428BB" w:rsidDel="00CE42F9">
          <w:rPr>
            <w:rFonts w:ascii="Arial" w:hAnsi="Arial" w:cs="Arial"/>
            <w:color w:val="000000"/>
            <w:sz w:val="22"/>
            <w:szCs w:val="22"/>
          </w:rPr>
          <w:delText>.</w:delText>
        </w:r>
        <w:r w:rsidR="007428BB" w:rsidDel="00CE42F9">
          <w:rPr>
            <w:rFonts w:ascii="Arial" w:hAnsi="Arial" w:cs="Arial"/>
            <w:color w:val="000000"/>
            <w:sz w:val="22"/>
            <w:szCs w:val="22"/>
          </w:rPr>
          <w:fldChar w:fldCharType="begin"/>
        </w:r>
        <w:r w:rsidR="00844A1E" w:rsidDel="00CE42F9">
          <w:rPr>
            <w:rFonts w:ascii="Arial" w:hAnsi="Arial" w:cs="Arial"/>
            <w:color w:val="000000"/>
            <w:sz w:val="22"/>
            <w:szCs w:val="22"/>
          </w:rPr>
          <w:del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delInstrText>
        </w:r>
        <w:r w:rsidR="007428BB" w:rsidDel="00CE42F9">
          <w:rPr>
            <w:rFonts w:ascii="Arial" w:hAnsi="Arial" w:cs="Arial"/>
            <w:color w:val="000000"/>
            <w:sz w:val="22"/>
            <w:szCs w:val="22"/>
          </w:rPr>
          <w:fldChar w:fldCharType="separate"/>
        </w:r>
        <w:r w:rsidR="00844A1E" w:rsidRPr="00844A1E" w:rsidDel="00CE42F9">
          <w:rPr>
            <w:rFonts w:ascii="Arial" w:hAnsi="Arial" w:cs="Arial"/>
            <w:noProof/>
            <w:color w:val="000000"/>
            <w:sz w:val="22"/>
            <w:szCs w:val="22"/>
            <w:vertAlign w:val="superscript"/>
          </w:rPr>
          <w:delText>28</w:delText>
        </w:r>
        <w:r w:rsidR="007428BB" w:rsidDel="00CE42F9">
          <w:rPr>
            <w:rFonts w:ascii="Arial" w:hAnsi="Arial" w:cs="Arial"/>
            <w:color w:val="000000"/>
            <w:sz w:val="22"/>
            <w:szCs w:val="22"/>
          </w:rPr>
          <w:fldChar w:fldCharType="end"/>
        </w:r>
        <w:commentRangeEnd w:id="133"/>
        <w:r w:rsidR="007428BB" w:rsidDel="00CE42F9">
          <w:rPr>
            <w:rStyle w:val="CommentReference"/>
            <w:rFonts w:ascii="Arial" w:eastAsia="Arial" w:hAnsi="Arial" w:cs="Arial"/>
            <w:lang w:val="en"/>
          </w:rPr>
          <w:commentReference w:id="133"/>
        </w:r>
        <w:r w:rsidR="00D4269A" w:rsidDel="00CE42F9">
          <w:rPr>
            <w:rFonts w:ascii="Arial" w:hAnsi="Arial" w:cs="Arial"/>
            <w:color w:val="000000"/>
            <w:sz w:val="22"/>
            <w:szCs w:val="22"/>
          </w:rPr>
          <w:delText xml:space="preserve"> </w:delText>
        </w:r>
      </w:del>
      <w:r w:rsidR="003B17DB">
        <w:rPr>
          <w:rFonts w:ascii="Arial" w:hAnsi="Arial" w:cs="Arial"/>
          <w:color w:val="000000"/>
          <w:sz w:val="22"/>
          <w:szCs w:val="22"/>
        </w:rPr>
        <w:br/>
        <w:t xml:space="preserve">For evaluating model </w:t>
      </w:r>
      <w:del w:id="135" w:author="Christian Michelsen" w:date="2021-11-16T16:22:00Z">
        <w:r w:rsidR="003B17DB" w:rsidDel="00E34BFE">
          <w:rPr>
            <w:rFonts w:ascii="Arial" w:hAnsi="Arial" w:cs="Arial"/>
            <w:color w:val="000000"/>
            <w:sz w:val="22"/>
            <w:szCs w:val="22"/>
          </w:rPr>
          <w:delText>performance</w:delText>
        </w:r>
      </w:del>
      <w:ins w:id="136" w:author="Christian Michelsen" w:date="2021-11-16T16:22:00Z">
        <w:r w:rsidR="00E34BFE">
          <w:rPr>
            <w:rFonts w:ascii="Arial" w:hAnsi="Arial" w:cs="Arial"/>
            <w:color w:val="000000"/>
            <w:sz w:val="22"/>
            <w:szCs w:val="22"/>
          </w:rPr>
          <w:t>performance,</w:t>
        </w:r>
      </w:ins>
      <w:r w:rsidR="00D4269A">
        <w:rPr>
          <w:rFonts w:ascii="Arial" w:hAnsi="Arial" w:cs="Arial"/>
          <w:color w:val="000000"/>
          <w:sz w:val="22"/>
          <w:szCs w:val="22"/>
        </w:rPr>
        <w:t xml:space="preserve"> we </w:t>
      </w:r>
      <w:del w:id="137" w:author="Troels Christian Petersen" w:date="2021-11-16T13:18:00Z">
        <w:r w:rsidR="003B17DB" w:rsidDel="00CE42F9">
          <w:rPr>
            <w:rFonts w:ascii="Arial" w:hAnsi="Arial" w:cs="Arial"/>
            <w:color w:val="000000"/>
            <w:sz w:val="22"/>
            <w:szCs w:val="22"/>
          </w:rPr>
          <w:delText xml:space="preserve">evaluated </w:delText>
        </w:r>
      </w:del>
      <w:ins w:id="138" w:author="Troels Christian Petersen" w:date="2021-11-16T13:18:00Z">
        <w:r w:rsidR="00CE42F9">
          <w:rPr>
            <w:rFonts w:ascii="Arial" w:hAnsi="Arial" w:cs="Arial"/>
            <w:color w:val="000000"/>
            <w:sz w:val="22"/>
            <w:szCs w:val="22"/>
          </w:rPr>
          <w:t xml:space="preserve">computed the </w:t>
        </w:r>
      </w:ins>
      <w:ins w:id="139" w:author="Troels Christian Petersen" w:date="2021-11-16T13:19:00Z">
        <w:r w:rsidR="00CE42F9">
          <w:rPr>
            <w:rFonts w:ascii="Arial" w:hAnsi="Arial" w:cs="Arial"/>
            <w:color w:val="000000"/>
            <w:sz w:val="22"/>
            <w:szCs w:val="22"/>
          </w:rPr>
          <w:t>number of</w:t>
        </w:r>
        <w:r w:rsidR="00CE42F9" w:rsidRPr="00D4269A">
          <w:rPr>
            <w:rFonts w:ascii="Arial" w:hAnsi="Arial" w:cs="Arial"/>
            <w:color w:val="000000"/>
            <w:sz w:val="22"/>
            <w:szCs w:val="22"/>
          </w:rPr>
          <w:t xml:space="preserve"> true positives (TP), false positives (FP), false negatives (FN), true negatives (TN), true positive rate (TPR</w:t>
        </w:r>
        <w:r w:rsidR="00CE42F9">
          <w:rPr>
            <w:rFonts w:ascii="Arial" w:hAnsi="Arial" w:cs="Arial"/>
            <w:color w:val="000000"/>
            <w:sz w:val="22"/>
            <w:szCs w:val="22"/>
          </w:rPr>
          <w:t xml:space="preserve"> =</w:t>
        </w:r>
        <w:r w:rsidR="00CE42F9" w:rsidRPr="00D4269A">
          <w:rPr>
            <w:rFonts w:ascii="Arial" w:hAnsi="Arial" w:cs="Arial"/>
            <w:color w:val="000000"/>
            <w:sz w:val="22"/>
            <w:szCs w:val="22"/>
          </w:rPr>
          <w:t xml:space="preserve"> sensitivity</w:t>
        </w:r>
      </w:ins>
      <w:ins w:id="140" w:author="Troels Christian Petersen" w:date="2021-11-16T13:20:00Z">
        <w:r w:rsidR="00CE42F9">
          <w:rPr>
            <w:rFonts w:ascii="Arial" w:hAnsi="Arial" w:cs="Arial"/>
            <w:color w:val="000000"/>
            <w:sz w:val="22"/>
            <w:szCs w:val="22"/>
          </w:rPr>
          <w:t>)</w:t>
        </w:r>
      </w:ins>
      <w:ins w:id="141" w:author="Troels Christian Petersen" w:date="2021-11-16T13:19:00Z">
        <w:r w:rsidR="00CE42F9" w:rsidRPr="00D4269A">
          <w:rPr>
            <w:rFonts w:ascii="Arial" w:hAnsi="Arial" w:cs="Arial"/>
            <w:color w:val="000000"/>
            <w:sz w:val="22"/>
            <w:szCs w:val="22"/>
          </w:rPr>
          <w:t>, positive predictive value (PPV</w:t>
        </w:r>
      </w:ins>
      <w:ins w:id="142" w:author="Troels Christian Petersen" w:date="2021-11-16T13:20:00Z">
        <w:r w:rsidR="00CE42F9">
          <w:rPr>
            <w:rFonts w:ascii="Arial" w:hAnsi="Arial" w:cs="Arial"/>
            <w:color w:val="000000"/>
            <w:sz w:val="22"/>
            <w:szCs w:val="22"/>
          </w:rPr>
          <w:t xml:space="preserve"> =</w:t>
        </w:r>
      </w:ins>
      <w:ins w:id="143" w:author="Troels Christian Petersen" w:date="2021-11-16T13:19:00Z">
        <w:r w:rsidR="00CE42F9" w:rsidRPr="00D4269A">
          <w:rPr>
            <w:rFonts w:ascii="Arial" w:hAnsi="Arial" w:cs="Arial"/>
            <w:color w:val="000000"/>
            <w:sz w:val="22"/>
            <w:szCs w:val="22"/>
          </w:rPr>
          <w:t xml:space="preserve"> precision</w:t>
        </w:r>
      </w:ins>
      <w:ins w:id="144" w:author="Troels Christian Petersen" w:date="2021-11-16T13:20:00Z">
        <w:r w:rsidR="00CE42F9">
          <w:rPr>
            <w:rFonts w:ascii="Arial" w:hAnsi="Arial" w:cs="Arial"/>
            <w:color w:val="000000"/>
            <w:sz w:val="22"/>
            <w:szCs w:val="22"/>
          </w:rPr>
          <w:t>)</w:t>
        </w:r>
      </w:ins>
      <w:ins w:id="145" w:author="Troels Christian Petersen" w:date="2021-11-16T13:19:00Z">
        <w:r w:rsidR="00CE42F9">
          <w:rPr>
            <w:rFonts w:ascii="Arial" w:hAnsi="Arial" w:cs="Arial"/>
            <w:color w:val="000000"/>
            <w:sz w:val="22"/>
            <w:szCs w:val="22"/>
          </w:rPr>
          <w:t>.</w:t>
        </w:r>
      </w:ins>
      <w:ins w:id="146" w:author="Troels Christian Petersen" w:date="2021-11-16T13:20:00Z">
        <w:r w:rsidR="00CE42F9">
          <w:rPr>
            <w:rFonts w:ascii="Arial" w:hAnsi="Arial" w:cs="Arial"/>
            <w:color w:val="000000"/>
            <w:sz w:val="22"/>
            <w:szCs w:val="22"/>
          </w:rPr>
          <w:t xml:space="preserve"> </w:t>
        </w:r>
      </w:ins>
      <w:moveToRangeStart w:id="147" w:author="Troels Christian Petersen" w:date="2021-11-16T13:20:00Z" w:name="move87961260"/>
      <w:moveTo w:id="148" w:author="Troels Christian Petersen" w:date="2021-11-16T13:20:00Z">
        <w:r w:rsidR="00CE42F9">
          <w:rPr>
            <w:rFonts w:ascii="Arial" w:hAnsi="Arial" w:cs="Arial"/>
            <w:color w:val="000000"/>
            <w:sz w:val="22"/>
            <w:szCs w:val="22"/>
          </w:rPr>
          <w:t xml:space="preserve">Since the data is quite imbalanced (about a 1:20 </w:t>
        </w:r>
        <w:proofErr w:type="spellStart"/>
        <w:r w:rsidR="00CE42F9">
          <w:rPr>
            <w:rFonts w:ascii="Arial" w:hAnsi="Arial" w:cs="Arial"/>
            <w:color w:val="000000"/>
            <w:sz w:val="22"/>
            <w:szCs w:val="22"/>
          </w:rPr>
          <w:t>positive:negative</w:t>
        </w:r>
        <w:proofErr w:type="spellEnd"/>
        <w:r w:rsidR="00CE42F9">
          <w:rPr>
            <w:rFonts w:ascii="Arial" w:hAnsi="Arial" w:cs="Arial"/>
            <w:color w:val="000000"/>
            <w:sz w:val="22"/>
            <w:szCs w:val="22"/>
          </w:rPr>
          <w:t xml:space="preserve"> ratio) we also computed the Matthews Correlation Coefficient (MCC) which is independent of class imbalance.</w:t>
        </w:r>
        <w:r w:rsidR="00CE42F9">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CE42F9">
          <w:rPr>
            <w:rFonts w:ascii="Arial" w:hAnsi="Arial" w:cs="Arial"/>
            <w:color w:val="000000"/>
            <w:sz w:val="22"/>
            <w:szCs w:val="22"/>
          </w:rPr>
          <w:instrText xml:space="preserve"> ADDIN EN.CITE </w:instrText>
        </w:r>
        <w:r w:rsidR="00CE42F9">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CE42F9">
          <w:rPr>
            <w:rFonts w:ascii="Arial" w:hAnsi="Arial" w:cs="Arial"/>
            <w:color w:val="000000"/>
            <w:sz w:val="22"/>
            <w:szCs w:val="22"/>
          </w:rPr>
          <w:instrText xml:space="preserve"> ADDIN EN.CITE.DATA </w:instrText>
        </w:r>
      </w:moveTo>
      <w:r w:rsidR="00CE42F9">
        <w:rPr>
          <w:rFonts w:ascii="Arial" w:hAnsi="Arial" w:cs="Arial"/>
          <w:color w:val="000000"/>
          <w:sz w:val="22"/>
          <w:szCs w:val="22"/>
        </w:rPr>
      </w:r>
      <w:moveTo w:id="149" w:author="Troels Christian Petersen" w:date="2021-11-16T13:20:00Z">
        <w:r w:rsidR="00CE42F9">
          <w:rPr>
            <w:rFonts w:ascii="Arial" w:hAnsi="Arial" w:cs="Arial"/>
            <w:color w:val="000000"/>
            <w:sz w:val="22"/>
            <w:szCs w:val="22"/>
          </w:rPr>
          <w:fldChar w:fldCharType="end"/>
        </w:r>
      </w:moveTo>
      <w:r w:rsidR="00CE42F9">
        <w:rPr>
          <w:rFonts w:ascii="Arial" w:hAnsi="Arial" w:cs="Arial"/>
          <w:color w:val="000000"/>
          <w:sz w:val="22"/>
          <w:szCs w:val="22"/>
        </w:rPr>
      </w:r>
      <w:moveTo w:id="150" w:author="Troels Christian Petersen" w:date="2021-11-16T13:20:00Z">
        <w:r w:rsidR="00CE42F9">
          <w:rPr>
            <w:rFonts w:ascii="Arial" w:hAnsi="Arial" w:cs="Arial"/>
            <w:color w:val="000000"/>
            <w:sz w:val="22"/>
            <w:szCs w:val="22"/>
          </w:rPr>
          <w:fldChar w:fldCharType="separate"/>
        </w:r>
        <w:r w:rsidR="00CE42F9" w:rsidRPr="00844A1E">
          <w:rPr>
            <w:rFonts w:ascii="Arial" w:hAnsi="Arial" w:cs="Arial"/>
            <w:noProof/>
            <w:color w:val="000000"/>
            <w:sz w:val="22"/>
            <w:szCs w:val="22"/>
            <w:vertAlign w:val="superscript"/>
          </w:rPr>
          <w:t>29, 30</w:t>
        </w:r>
        <w:r w:rsidR="00CE42F9">
          <w:rPr>
            <w:rFonts w:ascii="Arial" w:hAnsi="Arial" w:cs="Arial"/>
            <w:color w:val="000000"/>
            <w:sz w:val="22"/>
            <w:szCs w:val="22"/>
          </w:rPr>
          <w:fldChar w:fldCharType="end"/>
        </w:r>
        <w:r w:rsidR="00CE42F9">
          <w:rPr>
            <w:rFonts w:ascii="Arial" w:hAnsi="Arial" w:cs="Arial"/>
            <w:color w:val="000000"/>
            <w:sz w:val="22"/>
            <w:szCs w:val="22"/>
          </w:rPr>
          <w:t xml:space="preserve"> The MCC ranges between -1 (the 100% wrong classifier), 0 (the random classifier), and +1 (the perfect classifier).</w:t>
        </w:r>
      </w:moveTo>
      <w:moveToRangeEnd w:id="147"/>
    </w:p>
    <w:p w14:paraId="1E499E77" w14:textId="2BE10924" w:rsidR="00E84A78" w:rsidRDefault="00CE42F9" w:rsidP="00D4269A">
      <w:pPr>
        <w:pStyle w:val="NormalWeb"/>
        <w:spacing w:before="0" w:beforeAutospacing="0" w:after="0" w:afterAutospacing="0" w:line="360" w:lineRule="auto"/>
        <w:rPr>
          <w:rFonts w:ascii="Arial" w:hAnsi="Arial" w:cs="Arial"/>
          <w:color w:val="000000"/>
          <w:sz w:val="22"/>
          <w:szCs w:val="22"/>
        </w:rPr>
      </w:pPr>
      <w:ins w:id="151" w:author="Troels Christian Petersen" w:date="2021-11-16T13:21:00Z">
        <w:r>
          <w:rPr>
            <w:rFonts w:ascii="Arial" w:hAnsi="Arial" w:cs="Arial"/>
            <w:color w:val="000000"/>
            <w:sz w:val="22"/>
            <w:szCs w:val="22"/>
          </w:rPr>
          <w:t xml:space="preserve">In addition, we computed the </w:t>
        </w:r>
      </w:ins>
      <w:r w:rsidR="00D4269A" w:rsidRPr="00D4269A">
        <w:rPr>
          <w:rFonts w:ascii="Arial" w:hAnsi="Arial" w:cs="Arial"/>
          <w:color w:val="000000"/>
          <w:sz w:val="22"/>
          <w:szCs w:val="22"/>
        </w:rPr>
        <w:t xml:space="preserve">area under the </w:t>
      </w:r>
      <w:r w:rsidR="003B17DB">
        <w:rPr>
          <w:rFonts w:ascii="Arial" w:hAnsi="Arial" w:cs="Arial"/>
          <w:color w:val="000000"/>
          <w:sz w:val="22"/>
          <w:szCs w:val="22"/>
        </w:rPr>
        <w:t xml:space="preserve">receiver operating characteristic </w:t>
      </w:r>
      <w:r w:rsidR="00D4269A" w:rsidRPr="00D4269A">
        <w:rPr>
          <w:rFonts w:ascii="Arial" w:hAnsi="Arial" w:cs="Arial"/>
          <w:color w:val="000000"/>
          <w:sz w:val="22"/>
          <w:szCs w:val="22"/>
        </w:rPr>
        <w:t>curve (AUROC)</w:t>
      </w:r>
      <w:ins w:id="152" w:author="Troels Christian Petersen" w:date="2021-11-16T13:21:00Z">
        <w:r>
          <w:rPr>
            <w:rFonts w:ascii="Arial" w:hAnsi="Arial" w:cs="Arial"/>
            <w:color w:val="000000"/>
            <w:sz w:val="22"/>
            <w:szCs w:val="22"/>
          </w:rPr>
          <w:t xml:space="preserve"> and</w:t>
        </w:r>
      </w:ins>
      <w:del w:id="153" w:author="Troels Christian Petersen" w:date="2021-11-16T13:21:00Z">
        <w:r w:rsidR="00D4269A" w:rsidRPr="00D4269A" w:rsidDel="00CE42F9">
          <w:rPr>
            <w:rFonts w:ascii="Arial" w:hAnsi="Arial" w:cs="Arial"/>
            <w:color w:val="000000"/>
            <w:sz w:val="22"/>
            <w:szCs w:val="22"/>
          </w:rPr>
          <w:delText>,</w:delText>
        </w:r>
      </w:del>
      <w:r w:rsidR="00D4269A" w:rsidRPr="00D4269A">
        <w:rPr>
          <w:rFonts w:ascii="Arial" w:hAnsi="Arial" w:cs="Arial"/>
          <w:color w:val="000000"/>
          <w:sz w:val="22"/>
          <w:szCs w:val="22"/>
        </w:rPr>
        <w:t xml:space="preserve"> </w:t>
      </w:r>
      <w:ins w:id="154" w:author="Troels Christian Petersen" w:date="2021-11-16T13:22:00Z">
        <w:r>
          <w:rPr>
            <w:rFonts w:ascii="Arial" w:hAnsi="Arial" w:cs="Arial"/>
            <w:color w:val="000000"/>
            <w:sz w:val="22"/>
            <w:szCs w:val="22"/>
          </w:rPr>
          <w:t xml:space="preserve">the </w:t>
        </w:r>
      </w:ins>
      <w:r w:rsidR="00D4269A" w:rsidRPr="00D4269A">
        <w:rPr>
          <w:rFonts w:ascii="Arial" w:hAnsi="Arial" w:cs="Arial"/>
          <w:color w:val="000000"/>
          <w:sz w:val="22"/>
          <w:szCs w:val="22"/>
        </w:rPr>
        <w:t>area under the precision recall curve (AUPRC)</w:t>
      </w:r>
      <w:ins w:id="155" w:author="Troels Christian Petersen" w:date="2021-11-16T13:21:00Z">
        <w:r>
          <w:rPr>
            <w:rFonts w:ascii="Arial" w:hAnsi="Arial" w:cs="Arial"/>
            <w:color w:val="000000"/>
            <w:sz w:val="22"/>
            <w:szCs w:val="22"/>
          </w:rPr>
          <w:t xml:space="preserve">. </w:t>
        </w:r>
      </w:ins>
      <w:commentRangeStart w:id="156"/>
      <w:ins w:id="157" w:author="Troels Christian Petersen" w:date="2021-11-16T13:22:00Z">
        <w:r>
          <w:rPr>
            <w:rFonts w:ascii="Arial" w:hAnsi="Arial" w:cs="Arial"/>
            <w:color w:val="000000"/>
            <w:sz w:val="22"/>
            <w:szCs w:val="22"/>
          </w:rPr>
          <w:t xml:space="preserve">To </w:t>
        </w:r>
      </w:ins>
      <w:ins w:id="158" w:author="Troels Christian Petersen" w:date="2021-11-16T13:23:00Z">
        <w:r>
          <w:rPr>
            <w:rFonts w:ascii="Arial" w:hAnsi="Arial" w:cs="Arial"/>
            <w:color w:val="000000"/>
            <w:sz w:val="22"/>
            <w:szCs w:val="22"/>
          </w:rPr>
          <w:t xml:space="preserve">evaluate </w:t>
        </w:r>
      </w:ins>
      <w:ins w:id="159" w:author="Troels Christian Petersen" w:date="2021-11-16T13:22:00Z">
        <w:r>
          <w:rPr>
            <w:rFonts w:ascii="Arial" w:hAnsi="Arial" w:cs="Arial"/>
            <w:color w:val="000000"/>
            <w:sz w:val="22"/>
            <w:szCs w:val="22"/>
          </w:rPr>
          <w:t xml:space="preserve">the </w:t>
        </w:r>
      </w:ins>
      <w:ins w:id="160" w:author="Troels Christian Petersen" w:date="2021-11-16T13:24:00Z">
        <w:r>
          <w:rPr>
            <w:rFonts w:ascii="Arial" w:hAnsi="Arial" w:cs="Arial"/>
            <w:color w:val="000000"/>
            <w:sz w:val="22"/>
            <w:szCs w:val="22"/>
          </w:rPr>
          <w:t xml:space="preserve">statistical </w:t>
        </w:r>
      </w:ins>
      <w:ins w:id="161" w:author="Troels Christian Petersen" w:date="2021-11-16T13:22:00Z">
        <w:r>
          <w:rPr>
            <w:rFonts w:ascii="Arial" w:hAnsi="Arial" w:cs="Arial"/>
            <w:color w:val="000000"/>
            <w:sz w:val="22"/>
            <w:szCs w:val="22"/>
          </w:rPr>
          <w:t>differen</w:t>
        </w:r>
      </w:ins>
      <w:ins w:id="162" w:author="Troels Christian Petersen" w:date="2021-11-16T13:24:00Z">
        <w:r>
          <w:rPr>
            <w:rFonts w:ascii="Arial" w:hAnsi="Arial" w:cs="Arial"/>
            <w:color w:val="000000"/>
            <w:sz w:val="22"/>
            <w:szCs w:val="22"/>
          </w:rPr>
          <w:t>ce between</w:t>
        </w:r>
      </w:ins>
      <w:ins w:id="163" w:author="Troels Christian Petersen" w:date="2021-11-16T13:22:00Z">
        <w:r>
          <w:rPr>
            <w:rFonts w:ascii="Arial" w:hAnsi="Arial" w:cs="Arial"/>
            <w:color w:val="000000"/>
            <w:sz w:val="22"/>
            <w:szCs w:val="22"/>
          </w:rPr>
          <w:t xml:space="preserve"> </w:t>
        </w:r>
      </w:ins>
      <w:ins w:id="164" w:author="Troels Christian Petersen" w:date="2021-11-16T13:24:00Z">
        <w:r>
          <w:rPr>
            <w:rFonts w:ascii="Arial" w:hAnsi="Arial" w:cs="Arial"/>
            <w:color w:val="000000"/>
            <w:sz w:val="22"/>
            <w:szCs w:val="22"/>
          </w:rPr>
          <w:t xml:space="preserve">the </w:t>
        </w:r>
      </w:ins>
      <w:ins w:id="165" w:author="Troels Christian Petersen" w:date="2021-11-16T13:22:00Z">
        <w:r>
          <w:rPr>
            <w:rFonts w:ascii="Arial" w:hAnsi="Arial" w:cs="Arial"/>
            <w:color w:val="000000"/>
            <w:sz w:val="22"/>
            <w:szCs w:val="22"/>
          </w:rPr>
          <w:t>classifiers, we applied a Bayesian metric comparison.</w:t>
        </w:r>
        <w:r>
          <w:rPr>
            <w:rFonts w:ascii="Arial" w:hAnsi="Arial" w:cs="Arial"/>
            <w:color w:val="000000"/>
            <w:sz w:val="22"/>
            <w:szCs w:val="22"/>
          </w:rPr>
          <w:fldChar w:fldCharType="begin"/>
        </w:r>
        <w:r>
          <w:rPr>
            <w:rFonts w:ascii="Arial" w:hAnsi="Arial" w:cs="Arial"/>
            <w:color w:val="000000"/>
            <w:sz w:val="22"/>
            <w:szCs w:val="22"/>
          </w:rPr>
          <w: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Pr>
            <w:rFonts w:ascii="Arial" w:hAnsi="Arial" w:cs="Arial"/>
            <w:color w:val="000000"/>
            <w:sz w:val="22"/>
            <w:szCs w:val="22"/>
          </w:rPr>
          <w:fldChar w:fldCharType="separate"/>
        </w:r>
        <w:r w:rsidRPr="00844A1E">
          <w:rPr>
            <w:rFonts w:ascii="Arial" w:hAnsi="Arial" w:cs="Arial"/>
            <w:noProof/>
            <w:color w:val="000000"/>
            <w:sz w:val="22"/>
            <w:szCs w:val="22"/>
            <w:vertAlign w:val="superscript"/>
          </w:rPr>
          <w:t>28</w:t>
        </w:r>
        <w:r>
          <w:rPr>
            <w:rFonts w:ascii="Arial" w:hAnsi="Arial" w:cs="Arial"/>
            <w:color w:val="000000"/>
            <w:sz w:val="22"/>
            <w:szCs w:val="22"/>
          </w:rPr>
          <w:fldChar w:fldCharType="end"/>
        </w:r>
        <w:commentRangeEnd w:id="156"/>
        <w:r>
          <w:rPr>
            <w:rStyle w:val="CommentReference"/>
            <w:rFonts w:ascii="Arial" w:eastAsia="Arial" w:hAnsi="Arial" w:cs="Arial"/>
            <w:lang w:val="en"/>
          </w:rPr>
          <w:commentReference w:id="156"/>
        </w:r>
      </w:ins>
      <w:del w:id="166" w:author="Troels Christian Petersen" w:date="2021-11-16T13:24:00Z">
        <w:r w:rsidR="00D4269A" w:rsidRPr="00D4269A" w:rsidDel="00CE42F9">
          <w:rPr>
            <w:rFonts w:ascii="Arial" w:hAnsi="Arial" w:cs="Arial"/>
            <w:color w:val="000000"/>
            <w:sz w:val="22"/>
            <w:szCs w:val="22"/>
          </w:rPr>
          <w:delText>,</w:delText>
        </w:r>
      </w:del>
      <w:r w:rsidR="00D4269A" w:rsidRPr="00D4269A">
        <w:rPr>
          <w:rFonts w:ascii="Arial" w:hAnsi="Arial" w:cs="Arial"/>
          <w:color w:val="000000"/>
          <w:sz w:val="22"/>
          <w:szCs w:val="22"/>
        </w:rPr>
        <w:t xml:space="preserve"> </w:t>
      </w:r>
      <w:ins w:id="167" w:author="Troels Christian Petersen" w:date="2021-11-16T13:24:00Z">
        <w:r>
          <w:rPr>
            <w:rFonts w:ascii="Arial" w:hAnsi="Arial" w:cs="Arial"/>
            <w:color w:val="000000"/>
            <w:sz w:val="22"/>
            <w:szCs w:val="22"/>
          </w:rPr>
          <w:t xml:space="preserve">This calculates </w:t>
        </w:r>
      </w:ins>
      <w:ins w:id="168" w:author="Troels Christian Petersen" w:date="2021-11-16T13:26:00Z">
        <w:r w:rsidRPr="00D4269A">
          <w:rPr>
            <w:rFonts w:ascii="Arial" w:hAnsi="Arial" w:cs="Arial"/>
            <w:color w:val="000000"/>
            <w:sz w:val="22"/>
            <w:szCs w:val="22"/>
          </w:rPr>
          <w:t>P(TPR)</w:t>
        </w:r>
        <w:r>
          <w:rPr>
            <w:rFonts w:ascii="Arial" w:hAnsi="Arial" w:cs="Arial"/>
            <w:color w:val="000000"/>
            <w:sz w:val="22"/>
            <w:szCs w:val="22"/>
          </w:rPr>
          <w:t xml:space="preserve"> ,</w:t>
        </w:r>
      </w:ins>
      <w:ins w:id="169" w:author="Troels Christian Petersen" w:date="2021-11-16T13:27:00Z">
        <w:r>
          <w:rPr>
            <w:rFonts w:ascii="Arial" w:hAnsi="Arial" w:cs="Arial"/>
            <w:color w:val="000000"/>
            <w:sz w:val="22"/>
            <w:szCs w:val="22"/>
          </w:rPr>
          <w:t xml:space="preserve"> </w:t>
        </w:r>
        <w:r>
          <w:rPr>
            <w:rFonts w:ascii="Arial" w:hAnsi="Arial" w:cs="Arial"/>
            <w:color w:val="000000"/>
            <w:sz w:val="22"/>
            <w:szCs w:val="22"/>
          </w:rPr>
          <w:lastRenderedPageBreak/>
          <w:t xml:space="preserve">which is </w:t>
        </w:r>
      </w:ins>
      <w:del w:id="170" w:author="Troels Christian Petersen" w:date="2021-11-16T13:24:00Z">
        <w:r w:rsidR="00D4269A" w:rsidRPr="00D4269A" w:rsidDel="00CE42F9">
          <w:rPr>
            <w:rFonts w:ascii="Arial" w:hAnsi="Arial" w:cs="Arial"/>
            <w:color w:val="000000"/>
            <w:sz w:val="22"/>
            <w:szCs w:val="22"/>
          </w:rPr>
          <w:delText xml:space="preserve">and </w:delText>
        </w:r>
      </w:del>
      <w:r w:rsidR="00D4269A" w:rsidRPr="00D4269A">
        <w:rPr>
          <w:rFonts w:ascii="Arial" w:hAnsi="Arial" w:cs="Arial"/>
          <w:color w:val="000000"/>
          <w:sz w:val="22"/>
          <w:szCs w:val="22"/>
        </w:rPr>
        <w:t>the probability that the model perform</w:t>
      </w:r>
      <w:r w:rsidR="00BE4B1F">
        <w:rPr>
          <w:rFonts w:ascii="Arial" w:hAnsi="Arial" w:cs="Arial"/>
          <w:color w:val="000000"/>
          <w:sz w:val="22"/>
          <w:szCs w:val="22"/>
        </w:rPr>
        <w:t>ed</w:t>
      </w:r>
      <w:r w:rsidR="00D4269A" w:rsidRPr="00D4269A">
        <w:rPr>
          <w:rFonts w:ascii="Arial" w:hAnsi="Arial" w:cs="Arial"/>
          <w:color w:val="000000"/>
          <w:sz w:val="22"/>
          <w:szCs w:val="22"/>
        </w:rPr>
        <w:t xml:space="preserve"> better than the ML model relative to the TPR metric</w:t>
      </w:r>
      <w:ins w:id="171" w:author="Troels Christian Petersen" w:date="2021-11-16T13:27:00Z">
        <w:r>
          <w:rPr>
            <w:rFonts w:ascii="Arial" w:hAnsi="Arial" w:cs="Arial"/>
            <w:color w:val="000000"/>
            <w:sz w:val="22"/>
            <w:szCs w:val="22"/>
          </w:rPr>
          <w:t>.</w:t>
        </w:r>
      </w:ins>
      <w:ins w:id="172" w:author="Troels Christian Petersen" w:date="2021-11-16T13:25:00Z">
        <w:r>
          <w:rPr>
            <w:rFonts w:ascii="Arial" w:hAnsi="Arial" w:cs="Arial"/>
            <w:color w:val="000000"/>
            <w:sz w:val="22"/>
            <w:szCs w:val="22"/>
          </w:rPr>
          <w:t xml:space="preserve"> </w:t>
        </w:r>
      </w:ins>
      <w:del w:id="173" w:author="Troels Christian Petersen" w:date="2021-11-16T13:25:00Z">
        <w:r w:rsidR="00D4269A" w:rsidRPr="00D4269A" w:rsidDel="00CE42F9">
          <w:rPr>
            <w:rFonts w:ascii="Arial" w:hAnsi="Arial" w:cs="Arial"/>
            <w:color w:val="000000"/>
            <w:sz w:val="22"/>
            <w:szCs w:val="22"/>
          </w:rPr>
          <w:delText xml:space="preserve"> ( </w:delText>
        </w:r>
      </w:del>
      <w:del w:id="174" w:author="Troels Christian Petersen" w:date="2021-11-16T13:26:00Z">
        <w:r w:rsidR="00D4269A" w:rsidRPr="00D4269A" w:rsidDel="00CE42F9">
          <w:rPr>
            <w:rFonts w:ascii="Arial" w:hAnsi="Arial" w:cs="Arial"/>
            <w:color w:val="000000"/>
            <w:sz w:val="22"/>
            <w:szCs w:val="22"/>
          </w:rPr>
          <w:delText>P(TPR)</w:delText>
        </w:r>
      </w:del>
      <w:del w:id="175" w:author="Troels Christian Petersen" w:date="2021-11-16T13:25:00Z">
        <w:r w:rsidR="00D4269A" w:rsidDel="00CE42F9">
          <w:rPr>
            <w:rFonts w:ascii="Arial" w:hAnsi="Arial" w:cs="Arial"/>
            <w:color w:val="000000"/>
            <w:sz w:val="22"/>
            <w:szCs w:val="22"/>
          </w:rPr>
          <w:delText>)</w:delText>
        </w:r>
      </w:del>
      <w:del w:id="176" w:author="Troels Christian Petersen" w:date="2021-11-16T13:26:00Z">
        <w:r w:rsidR="003B17DB" w:rsidDel="00CE42F9">
          <w:rPr>
            <w:rFonts w:ascii="Arial" w:hAnsi="Arial" w:cs="Arial"/>
            <w:color w:val="000000"/>
            <w:sz w:val="22"/>
            <w:szCs w:val="22"/>
          </w:rPr>
          <w:delText xml:space="preserve">. </w:delText>
        </w:r>
      </w:del>
      <w:r w:rsidR="00E84A78">
        <w:rPr>
          <w:rFonts w:ascii="Arial" w:hAnsi="Arial" w:cs="Arial"/>
          <w:color w:val="000000"/>
          <w:sz w:val="22"/>
          <w:szCs w:val="22"/>
        </w:rPr>
        <w:t>For two equal models, the P(TPR) value would be approximately 50%</w:t>
      </w:r>
      <w:del w:id="177" w:author="Troels Christian Petersen" w:date="2021-11-16T13:25:00Z">
        <w:r w:rsidR="00E84A78" w:rsidDel="00CE42F9">
          <w:rPr>
            <w:rFonts w:ascii="Arial" w:hAnsi="Arial" w:cs="Arial"/>
            <w:color w:val="000000"/>
            <w:sz w:val="22"/>
            <w:szCs w:val="22"/>
          </w:rPr>
          <w:delText>.</w:delText>
        </w:r>
      </w:del>
      <w:ins w:id="178" w:author="Troels Christian Petersen" w:date="2021-11-16T13:25:00Z">
        <w:r>
          <w:rPr>
            <w:rFonts w:ascii="Arial" w:hAnsi="Arial" w:cs="Arial"/>
            <w:color w:val="000000"/>
            <w:sz w:val="22"/>
            <w:szCs w:val="22"/>
          </w:rPr>
          <w:t>.</w:t>
        </w:r>
      </w:ins>
      <w:del w:id="179" w:author="Troels Christian Petersen" w:date="2021-11-16T13:25:00Z">
        <w:r w:rsidR="00E84A78" w:rsidDel="00CE42F9">
          <w:rPr>
            <w:rFonts w:ascii="Arial" w:hAnsi="Arial" w:cs="Arial"/>
            <w:color w:val="000000"/>
            <w:sz w:val="22"/>
            <w:szCs w:val="22"/>
          </w:rPr>
          <w:fldChar w:fldCharType="begin"/>
        </w:r>
        <w:r w:rsidR="00844A1E" w:rsidDel="00CE42F9">
          <w:rPr>
            <w:rFonts w:ascii="Arial" w:hAnsi="Arial" w:cs="Arial"/>
            <w:color w:val="000000"/>
            <w:sz w:val="22"/>
            <w:szCs w:val="22"/>
          </w:rPr>
          <w:delInstrText xml:space="preserve"> ADDIN EN.CITE &lt;EndNote&gt;&lt;Cite&gt;&lt;Author&gt;Tötsch&lt;/Author&gt;&lt;Year&gt;2021&lt;/Year&gt;&lt;RecNum&gt;1300&lt;/RecNum&gt;&lt;DisplayText&gt;&lt;style face="superscript"&gt;28&lt;/style&gt;&lt;/DisplayText&gt;&lt;record&gt;&lt;rec-number&gt;1300&lt;/rec-number&gt;&lt;foreign-keys&gt;&lt;key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delInstrText>
        </w:r>
        <w:r w:rsidR="00E84A78" w:rsidDel="00CE42F9">
          <w:rPr>
            <w:rFonts w:ascii="Arial" w:hAnsi="Arial" w:cs="Arial"/>
            <w:color w:val="000000"/>
            <w:sz w:val="22"/>
            <w:szCs w:val="22"/>
          </w:rPr>
          <w:fldChar w:fldCharType="separate"/>
        </w:r>
        <w:r w:rsidR="00844A1E" w:rsidRPr="00844A1E" w:rsidDel="00CE42F9">
          <w:rPr>
            <w:rFonts w:ascii="Arial" w:hAnsi="Arial" w:cs="Arial"/>
            <w:noProof/>
            <w:color w:val="000000"/>
            <w:sz w:val="22"/>
            <w:szCs w:val="22"/>
            <w:vertAlign w:val="superscript"/>
          </w:rPr>
          <w:delText>28</w:delText>
        </w:r>
        <w:r w:rsidR="00E84A78" w:rsidDel="00CE42F9">
          <w:rPr>
            <w:rFonts w:ascii="Arial" w:hAnsi="Arial" w:cs="Arial"/>
            <w:color w:val="000000"/>
            <w:sz w:val="22"/>
            <w:szCs w:val="22"/>
          </w:rPr>
          <w:fldChar w:fldCharType="end"/>
        </w:r>
      </w:del>
      <w:r w:rsidR="00E84A78">
        <w:rPr>
          <w:rFonts w:ascii="Arial" w:hAnsi="Arial" w:cs="Arial"/>
          <w:color w:val="000000"/>
          <w:sz w:val="22"/>
          <w:szCs w:val="22"/>
        </w:rPr>
        <w:t xml:space="preserve"> </w:t>
      </w:r>
    </w:p>
    <w:p w14:paraId="350B2AF1" w14:textId="423F441F" w:rsidR="00DE67BB" w:rsidRPr="00D4269A" w:rsidDel="00CE42F9" w:rsidRDefault="003B17DB" w:rsidP="00D4269A">
      <w:pPr>
        <w:pStyle w:val="NormalWeb"/>
        <w:spacing w:before="0" w:beforeAutospacing="0" w:after="0" w:afterAutospacing="0" w:line="360" w:lineRule="auto"/>
        <w:rPr>
          <w:del w:id="180" w:author="Troels Christian Petersen" w:date="2021-11-16T13:27:00Z"/>
        </w:rPr>
      </w:pPr>
      <w:moveFromRangeStart w:id="181" w:author="Troels Christian Petersen" w:date="2021-11-16T13:20:00Z" w:name="move87961260"/>
      <w:moveFrom w:id="182" w:author="Troels Christian Petersen" w:date="2021-11-16T13:20:00Z">
        <w:del w:id="183" w:author="Troels Christian Petersen" w:date="2021-11-16T13:27:00Z">
          <w:r w:rsidDel="00CE42F9">
            <w:rPr>
              <w:rFonts w:ascii="Arial" w:hAnsi="Arial" w:cs="Arial"/>
              <w:color w:val="000000"/>
              <w:sz w:val="22"/>
              <w:szCs w:val="22"/>
            </w:rPr>
            <w:delText xml:space="preserve">Since the data is quite imbalanced (about a 1:20 </w:delText>
          </w:r>
          <w:r w:rsidR="005F2760" w:rsidDel="00CE42F9">
            <w:rPr>
              <w:rFonts w:ascii="Arial" w:hAnsi="Arial" w:cs="Arial"/>
              <w:color w:val="000000"/>
              <w:sz w:val="22"/>
              <w:szCs w:val="22"/>
            </w:rPr>
            <w:delText>positive:negative</w:delText>
          </w:r>
          <w:r w:rsidDel="00CE42F9">
            <w:rPr>
              <w:rFonts w:ascii="Arial" w:hAnsi="Arial" w:cs="Arial"/>
              <w:color w:val="000000"/>
              <w:sz w:val="22"/>
              <w:szCs w:val="22"/>
            </w:rPr>
            <w:delText xml:space="preserve"> ratio) we also computed the Matthews Correlation Coefficient (MCC) which is independent of class imbalance</w:delText>
          </w:r>
          <w:r w:rsidR="00E84A78" w:rsidDel="00CE42F9">
            <w:rPr>
              <w:rFonts w:ascii="Arial" w:hAnsi="Arial" w:cs="Arial"/>
              <w:color w:val="000000"/>
              <w:sz w:val="22"/>
              <w:szCs w:val="22"/>
            </w:rPr>
            <w:delText>.</w:delText>
          </w:r>
          <w:r w:rsidR="00E84A78" w:rsidDel="00CE42F9">
            <w:rPr>
              <w:color w:val="000000"/>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sidDel="00CE42F9">
            <w:rPr>
              <w:rFonts w:ascii="Arial" w:hAnsi="Arial" w:cs="Arial"/>
              <w:color w:val="000000"/>
              <w:sz w:val="22"/>
              <w:szCs w:val="22"/>
            </w:rPr>
            <w:delInstrText xml:space="preserve"> ADDIN EN.CITE </w:delInstrText>
          </w:r>
          <w:r w:rsidR="00844A1E" w:rsidDel="00CE42F9">
            <w:rPr>
              <w:color w:val="000000"/>
            </w:rPr>
            <w:fldChar w:fldCharType="begin">
              <w:fldData xml:space="preserve">PEVuZE5vdGU+PENpdGU+PEF1dGhvcj5DaGljY288L0F1dGhvcj48WWVhcj4yMDE3PC9ZZWFyPjxS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</w:fldData>
            </w:fldChar>
          </w:r>
          <w:r w:rsidR="00844A1E" w:rsidDel="00CE42F9">
            <w:rPr>
              <w:rFonts w:ascii="Arial" w:hAnsi="Arial" w:cs="Arial"/>
              <w:color w:val="000000"/>
              <w:sz w:val="22"/>
              <w:szCs w:val="22"/>
            </w:rPr>
            <w:delInstrText xml:space="preserve"> ADDIN EN.CITE.DATA </w:delInstrText>
          </w:r>
        </w:del>
      </w:moveFrom>
      <w:del w:id="184" w:author="Troels Christian Petersen" w:date="2021-11-16T13:20:00Z">
        <w:r w:rsidR="00844A1E" w:rsidDel="00CE42F9">
          <w:rPr>
            <w:color w:val="000000"/>
          </w:rPr>
        </w:r>
      </w:del>
      <w:moveFrom w:id="185" w:author="Troels Christian Petersen" w:date="2021-11-16T13:20:00Z">
        <w:del w:id="186" w:author="Troels Christian Petersen" w:date="2021-11-16T13:27:00Z">
          <w:r w:rsidR="00844A1E" w:rsidDel="00CE42F9">
            <w:rPr>
              <w:color w:val="000000"/>
            </w:rPr>
            <w:fldChar w:fldCharType="end"/>
          </w:r>
        </w:del>
      </w:moveFrom>
      <w:del w:id="187" w:author="Troels Christian Petersen" w:date="2021-11-16T13:20:00Z">
        <w:r w:rsidR="00E84A78" w:rsidDel="00CE42F9">
          <w:rPr>
            <w:color w:val="000000"/>
          </w:rPr>
        </w:r>
      </w:del>
      <w:moveFrom w:id="188" w:author="Troels Christian Petersen" w:date="2021-11-16T13:20:00Z">
        <w:del w:id="189" w:author="Troels Christian Petersen" w:date="2021-11-16T13:27:00Z">
          <w:r w:rsidR="00E84A78" w:rsidDel="00CE42F9">
            <w:rPr>
              <w:color w:val="000000"/>
            </w:rPr>
            <w:fldChar w:fldCharType="separate"/>
          </w:r>
          <w:r w:rsidR="00844A1E" w:rsidRPr="00844A1E" w:rsidDel="00CE42F9">
            <w:rPr>
              <w:rFonts w:ascii="Arial" w:hAnsi="Arial" w:cs="Arial"/>
              <w:noProof/>
              <w:color w:val="000000"/>
              <w:sz w:val="22"/>
              <w:szCs w:val="22"/>
              <w:vertAlign w:val="superscript"/>
            </w:rPr>
            <w:delText>29, 30</w:delText>
          </w:r>
          <w:r w:rsidR="00E84A78" w:rsidDel="00CE42F9">
            <w:rPr>
              <w:color w:val="000000"/>
            </w:rPr>
            <w:fldChar w:fldCharType="end"/>
          </w:r>
          <w:r w:rsidDel="00CE42F9">
            <w:rPr>
              <w:rFonts w:ascii="Arial" w:hAnsi="Arial" w:cs="Arial"/>
              <w:color w:val="000000"/>
              <w:sz w:val="22"/>
              <w:szCs w:val="22"/>
            </w:rPr>
            <w:delText xml:space="preserve"> The MCC ranges between -1 (the 100% wrong classifier), 0 (the random classifier), and +1 (the perfect classifier).</w:delText>
          </w:r>
        </w:del>
      </w:moveFrom>
      <w:moveFromRangeEnd w:id="181"/>
      <w:del w:id="190" w:author="Troels Christian Petersen" w:date="2021-11-16T13:27:00Z">
        <w:r w:rsidDel="00CE42F9">
          <w:rPr>
            <w:rFonts w:ascii="Arial" w:hAnsi="Arial" w:cs="Arial"/>
            <w:color w:val="000000"/>
            <w:sz w:val="22"/>
            <w:szCs w:val="22"/>
          </w:rPr>
          <w:br/>
          <w:delText xml:space="preserve">We also </w:delText>
        </w:r>
      </w:del>
      <w:del w:id="191" w:author="Troels Christian Petersen" w:date="2021-11-16T13:19:00Z">
        <w:r w:rsidDel="00CE42F9">
          <w:rPr>
            <w:rFonts w:ascii="Arial" w:hAnsi="Arial" w:cs="Arial"/>
            <w:color w:val="000000"/>
            <w:sz w:val="22"/>
            <w:szCs w:val="22"/>
          </w:rPr>
          <w:delText xml:space="preserve">calculated number of </w:delText>
        </w:r>
        <w:r w:rsidRPr="00D4269A" w:rsidDel="00CE42F9">
          <w:rPr>
            <w:rFonts w:ascii="Arial" w:hAnsi="Arial" w:cs="Arial"/>
            <w:color w:val="000000"/>
            <w:sz w:val="22"/>
            <w:szCs w:val="22"/>
          </w:rPr>
          <w:delText xml:space="preserve"> true positives (TP), false positives (FP), false negatives (FN), true negatives (TN), true positive rate (TPR) or sensitivity, positive predictive value (PPV) or precision</w:delText>
        </w:r>
        <w:r w:rsidDel="00CE42F9">
          <w:rPr>
            <w:rFonts w:ascii="Arial" w:hAnsi="Arial" w:cs="Arial"/>
            <w:color w:val="000000"/>
            <w:sz w:val="22"/>
            <w:szCs w:val="22"/>
          </w:rPr>
          <w:delText xml:space="preserve"> in order to evaluate clinical relevance.</w:delText>
        </w:r>
      </w:del>
      <w:del w:id="192" w:author="Troels Christian Petersen" w:date="2021-11-16T13:18:00Z">
        <w:r w:rsidR="00D4269A" w:rsidRPr="00D4269A" w:rsidDel="00CE42F9">
          <w:rPr>
            <w:rFonts w:ascii="Arial" w:hAnsi="Arial" w:cs="Arial"/>
            <w:color w:val="000000"/>
            <w:sz w:val="22"/>
            <w:szCs w:val="22"/>
          </w:rPr>
          <w:delText xml:space="preserve"> </w:delText>
        </w:r>
        <w:r w:rsidR="00D4269A" w:rsidDel="00CE42F9">
          <w:rPr>
            <w:rFonts w:ascii="Arial" w:hAnsi="Arial" w:cs="Arial"/>
            <w:color w:val="000000"/>
            <w:sz w:val="22"/>
            <w:szCs w:val="22"/>
          </w:rPr>
          <w:delText xml:space="preserve"> </w:delText>
        </w:r>
        <w:r w:rsidR="00D471CD" w:rsidRPr="0040209C" w:rsidDel="00CE42F9">
          <w:rPr>
            <w:noProof/>
            <w:lang w:val="en-GB"/>
          </w:rPr>
          <w:delText xml:space="preserve"> </w:delText>
        </w:r>
      </w:del>
    </w:p>
    <w:p w14:paraId="13314883" w14:textId="77777777" w:rsidR="007428BB" w:rsidRDefault="007428BB" w:rsidP="007428BB">
      <w:pPr>
        <w:pStyle w:val="Heading1"/>
      </w:pPr>
      <w:bookmarkStart w:id="193" w:name="_lrs3rf3vdzs2" w:colFirst="0" w:colLast="0"/>
      <w:bookmarkEnd w:id="193"/>
      <w:r>
        <w:rPr>
          <w:b/>
          <w:bCs/>
          <w:color w:val="000000"/>
        </w:rPr>
        <w:t>Results</w:t>
      </w:r>
    </w:p>
    <w:p w14:paraId="724238EF" w14:textId="527F739D" w:rsidR="007428BB" w:rsidRDefault="00AB467D" w:rsidP="007428BB">
      <w:pPr>
        <w:pStyle w:val="NormalWeb"/>
        <w:spacing w:before="0" w:beforeAutospacing="0" w:after="0" w:afterAutospacing="0" w:line="360" w:lineRule="auto"/>
        <w:rPr>
          <w:ins w:id="194" w:author="Troels Christian Petersen" w:date="2021-11-16T13:49:00Z"/>
          <w:rFonts w:ascii="Arial" w:hAnsi="Arial" w:cs="Arial"/>
          <w:color w:val="000000"/>
          <w:sz w:val="22"/>
          <w:szCs w:val="22"/>
        </w:rPr>
      </w:pPr>
      <w:r>
        <w:rPr>
          <w:rFonts w:ascii="Arial" w:hAnsi="Arial" w:cs="Arial"/>
          <w:color w:val="000000"/>
          <w:sz w:val="22"/>
          <w:szCs w:val="22"/>
        </w:rPr>
        <w:t>Of the 391</w:t>
      </w:r>
      <w:r w:rsidR="00253C16">
        <w:rPr>
          <w:rFonts w:ascii="Arial" w:hAnsi="Arial" w:cs="Arial"/>
          <w:color w:val="000000"/>
          <w:sz w:val="22"/>
          <w:szCs w:val="22"/>
        </w:rPr>
        <w:t>3</w:t>
      </w:r>
      <w:r w:rsidR="00666E32">
        <w:rPr>
          <w:rFonts w:ascii="Arial" w:hAnsi="Arial" w:cs="Arial"/>
          <w:color w:val="000000"/>
          <w:sz w:val="22"/>
          <w:szCs w:val="22"/>
        </w:rPr>
        <w:t xml:space="preserve"> </w:t>
      </w:r>
      <w:r>
        <w:rPr>
          <w:rFonts w:ascii="Arial" w:hAnsi="Arial" w:cs="Arial"/>
          <w:color w:val="000000"/>
          <w:sz w:val="22"/>
          <w:szCs w:val="22"/>
        </w:rPr>
        <w:t xml:space="preserve">patients median age was </w:t>
      </w:r>
      <w:ins w:id="195" w:author="Troels Christian Petersen" w:date="2021-11-16T13:28:00Z">
        <w:r w:rsidR="00CE42F9">
          <w:rPr>
            <w:rFonts w:ascii="Arial" w:hAnsi="Arial" w:cs="Arial"/>
            <w:color w:val="000000"/>
            <w:sz w:val="22"/>
            <w:szCs w:val="22"/>
          </w:rPr>
          <w:t>70</w:t>
        </w:r>
      </w:ins>
      <w:del w:id="196" w:author="Troels Christian Petersen" w:date="2021-11-16T13:28:00Z">
        <w:r w:rsidR="003300FD" w:rsidDel="00CE42F9">
          <w:rPr>
            <w:rFonts w:ascii="Arial" w:hAnsi="Arial" w:cs="Arial"/>
            <w:color w:val="000000"/>
            <w:sz w:val="22"/>
            <w:szCs w:val="22"/>
          </w:rPr>
          <w:delText>69</w:delText>
        </w:r>
      </w:del>
      <w:r w:rsidR="003300FD">
        <w:rPr>
          <w:rFonts w:ascii="Arial" w:hAnsi="Arial" w:cs="Arial"/>
          <w:color w:val="000000"/>
          <w:sz w:val="22"/>
          <w:szCs w:val="22"/>
        </w:rPr>
        <w:t xml:space="preserve"> years (IQR 62-7</w:t>
      </w:r>
      <w:ins w:id="197" w:author="Microsoft Office User" w:date="2021-11-16T14:54:00Z">
        <w:r w:rsidR="000E0400">
          <w:rPr>
            <w:rFonts w:ascii="Arial" w:hAnsi="Arial" w:cs="Arial"/>
            <w:color w:val="000000"/>
            <w:sz w:val="22"/>
            <w:szCs w:val="22"/>
          </w:rPr>
          <w:t>6</w:t>
        </w:r>
      </w:ins>
      <w:del w:id="198" w:author="Microsoft Office User" w:date="2021-11-16T14:54:00Z">
        <w:r w:rsidR="003300FD" w:rsidDel="000E0400">
          <w:rPr>
            <w:rFonts w:ascii="Arial" w:hAnsi="Arial" w:cs="Arial"/>
            <w:color w:val="000000"/>
            <w:sz w:val="22"/>
            <w:szCs w:val="22"/>
          </w:rPr>
          <w:delText>5</w:delText>
        </w:r>
      </w:del>
      <w:r w:rsidR="003300FD">
        <w:rPr>
          <w:rFonts w:ascii="Arial" w:hAnsi="Arial" w:cs="Arial"/>
          <w:color w:val="000000"/>
          <w:sz w:val="22"/>
          <w:szCs w:val="22"/>
        </w:rPr>
        <w:t>)</w:t>
      </w:r>
      <w:r>
        <w:rPr>
          <w:rFonts w:ascii="Arial" w:hAnsi="Arial" w:cs="Arial"/>
          <w:color w:val="000000"/>
          <w:sz w:val="22"/>
          <w:szCs w:val="22"/>
        </w:rPr>
        <w:t>,</w:t>
      </w:r>
      <w:del w:id="199" w:author="Troels Christian Petersen" w:date="2021-11-16T13:27:00Z">
        <w:r w:rsidDel="00CE42F9">
          <w:rPr>
            <w:rFonts w:ascii="Arial" w:hAnsi="Arial" w:cs="Arial"/>
            <w:color w:val="000000"/>
            <w:sz w:val="22"/>
            <w:szCs w:val="22"/>
          </w:rPr>
          <w:delText xml:space="preserve"> </w:delText>
        </w:r>
      </w:del>
      <w:r>
        <w:rPr>
          <w:rFonts w:ascii="Arial" w:hAnsi="Arial" w:cs="Arial"/>
          <w:color w:val="000000"/>
          <w:sz w:val="22"/>
          <w:szCs w:val="22"/>
        </w:rPr>
        <w:t xml:space="preserve"> </w:t>
      </w:r>
      <w:r w:rsidR="0062034B">
        <w:rPr>
          <w:rFonts w:ascii="Arial" w:hAnsi="Arial" w:cs="Arial"/>
          <w:color w:val="000000"/>
          <w:sz w:val="22"/>
          <w:szCs w:val="22"/>
        </w:rPr>
        <w:t>59%</w:t>
      </w:r>
      <w:r>
        <w:rPr>
          <w:rFonts w:ascii="Arial" w:hAnsi="Arial" w:cs="Arial"/>
          <w:color w:val="000000"/>
          <w:sz w:val="22"/>
          <w:szCs w:val="22"/>
        </w:rPr>
        <w:t xml:space="preserve"> were female and </w:t>
      </w:r>
      <w:del w:id="200" w:author="Troels Christian Petersen" w:date="2021-11-16T13:28:00Z">
        <w:r w:rsidDel="00CE42F9">
          <w:rPr>
            <w:rFonts w:ascii="Arial" w:hAnsi="Arial" w:cs="Arial"/>
            <w:color w:val="000000"/>
            <w:sz w:val="22"/>
            <w:szCs w:val="22"/>
          </w:rPr>
          <w:delText xml:space="preserve">had </w:delText>
        </w:r>
      </w:del>
      <w:r w:rsidR="0062034B">
        <w:rPr>
          <w:rFonts w:ascii="Arial" w:hAnsi="Arial" w:cs="Arial"/>
          <w:color w:val="000000"/>
          <w:sz w:val="22"/>
          <w:szCs w:val="22"/>
        </w:rPr>
        <w:t>58</w:t>
      </w:r>
      <w:r>
        <w:rPr>
          <w:rFonts w:ascii="Arial" w:hAnsi="Arial" w:cs="Arial"/>
          <w:color w:val="000000"/>
          <w:sz w:val="22"/>
          <w:szCs w:val="22"/>
        </w:rPr>
        <w:t xml:space="preserve">% had THA (table </w:t>
      </w:r>
      <w:commentRangeStart w:id="201"/>
      <w:r>
        <w:rPr>
          <w:rFonts w:ascii="Arial" w:hAnsi="Arial" w:cs="Arial"/>
          <w:color w:val="000000"/>
          <w:sz w:val="22"/>
          <w:szCs w:val="22"/>
        </w:rPr>
        <w:t>1</w:t>
      </w:r>
      <w:commentRangeEnd w:id="201"/>
      <w:r w:rsidR="00CE42F9">
        <w:rPr>
          <w:rStyle w:val="CommentReference"/>
          <w:rFonts w:ascii="Arial" w:eastAsia="Arial" w:hAnsi="Arial" w:cs="Arial"/>
          <w:lang w:val="en"/>
        </w:rPr>
        <w:commentReference w:id="201"/>
      </w:r>
      <w:r>
        <w:rPr>
          <w:rFonts w:ascii="Arial" w:hAnsi="Arial" w:cs="Arial"/>
          <w:color w:val="000000"/>
          <w:sz w:val="22"/>
          <w:szCs w:val="22"/>
        </w:rPr>
        <w:t>)</w:t>
      </w:r>
      <w:del w:id="202" w:author="Troels Christian Petersen" w:date="2021-11-16T13:16:00Z">
        <w:r w:rsidR="00DA5123" w:rsidDel="00CE42F9">
          <w:rPr>
            <w:rFonts w:ascii="Arial" w:hAnsi="Arial" w:cs="Arial"/>
            <w:color w:val="000000"/>
            <w:sz w:val="22"/>
            <w:szCs w:val="22"/>
          </w:rPr>
          <w:delText>`</w:delText>
        </w:r>
      </w:del>
      <w:r w:rsidR="00DA5123">
        <w:rPr>
          <w:rFonts w:ascii="Arial" w:hAnsi="Arial" w:cs="Arial"/>
          <w:color w:val="000000"/>
          <w:sz w:val="22"/>
          <w:szCs w:val="22"/>
        </w:rPr>
        <w:t>.</w:t>
      </w:r>
      <w:r>
        <w:rPr>
          <w:rFonts w:ascii="Arial" w:hAnsi="Arial" w:cs="Arial"/>
          <w:color w:val="000000"/>
          <w:sz w:val="22"/>
          <w:szCs w:val="22"/>
        </w:rPr>
        <w:t xml:space="preserve"> Median LOS was </w:t>
      </w:r>
      <w:ins w:id="203" w:author="Troels Christian Petersen" w:date="2021-11-16T13:28:00Z">
        <w:r w:rsidR="00CE42F9">
          <w:rPr>
            <w:rFonts w:ascii="Arial" w:hAnsi="Arial" w:cs="Arial"/>
            <w:color w:val="000000"/>
            <w:sz w:val="22"/>
            <w:szCs w:val="22"/>
          </w:rPr>
          <w:t>2</w:t>
        </w:r>
      </w:ins>
      <w:del w:id="204" w:author="Troels Christian Petersen" w:date="2021-11-16T13:28:00Z">
        <w:r w:rsidR="0062034B" w:rsidDel="00CE42F9">
          <w:rPr>
            <w:rFonts w:ascii="Arial" w:hAnsi="Arial" w:cs="Arial"/>
            <w:color w:val="000000"/>
            <w:sz w:val="22"/>
            <w:szCs w:val="22"/>
          </w:rPr>
          <w:delText>1</w:delText>
        </w:r>
      </w:del>
      <w:r>
        <w:rPr>
          <w:rFonts w:ascii="Arial" w:hAnsi="Arial" w:cs="Arial"/>
          <w:color w:val="000000"/>
          <w:sz w:val="22"/>
          <w:szCs w:val="22"/>
        </w:rPr>
        <w:t xml:space="preserve"> </w:t>
      </w:r>
      <w:r w:rsidR="0062034B">
        <w:rPr>
          <w:rFonts w:ascii="Arial" w:hAnsi="Arial" w:cs="Arial"/>
          <w:color w:val="000000"/>
          <w:sz w:val="22"/>
          <w:szCs w:val="22"/>
        </w:rPr>
        <w:t xml:space="preserve">(IQR: 1-2) </w:t>
      </w:r>
      <w:r>
        <w:rPr>
          <w:rFonts w:ascii="Arial" w:hAnsi="Arial" w:cs="Arial"/>
          <w:color w:val="000000"/>
          <w:sz w:val="22"/>
          <w:szCs w:val="22"/>
        </w:rPr>
        <w:t xml:space="preserve">day with </w:t>
      </w:r>
      <w:r w:rsidR="0062034B">
        <w:rPr>
          <w:rFonts w:ascii="Arial" w:hAnsi="Arial" w:cs="Arial"/>
          <w:color w:val="000000"/>
          <w:sz w:val="22"/>
          <w:szCs w:val="22"/>
        </w:rPr>
        <w:t>7.6</w:t>
      </w:r>
      <w:r>
        <w:rPr>
          <w:rFonts w:ascii="Arial" w:hAnsi="Arial" w:cs="Arial"/>
          <w:color w:val="000000"/>
          <w:sz w:val="22"/>
          <w:szCs w:val="22"/>
        </w:rPr>
        <w:t xml:space="preserve">% 90-days readmissions and outcome A </w:t>
      </w:r>
      <w:r w:rsidR="00DA5123">
        <w:rPr>
          <w:rFonts w:ascii="Arial" w:hAnsi="Arial" w:cs="Arial"/>
          <w:color w:val="000000"/>
          <w:sz w:val="22"/>
          <w:szCs w:val="22"/>
        </w:rPr>
        <w:t>oc</w:t>
      </w:r>
      <w:ins w:id="205" w:author="Troels Christian Petersen" w:date="2021-11-16T13:32:00Z">
        <w:r w:rsidR="00CE42F9">
          <w:rPr>
            <w:rFonts w:ascii="Arial" w:hAnsi="Arial" w:cs="Arial"/>
            <w:color w:val="000000"/>
            <w:sz w:val="22"/>
            <w:szCs w:val="22"/>
          </w:rPr>
          <w:t>c</w:t>
        </w:r>
      </w:ins>
      <w:r w:rsidR="00DA5123">
        <w:rPr>
          <w:rFonts w:ascii="Arial" w:hAnsi="Arial" w:cs="Arial"/>
          <w:color w:val="000000"/>
          <w:sz w:val="22"/>
          <w:szCs w:val="22"/>
        </w:rPr>
        <w:t>urring</w:t>
      </w:r>
      <w:r>
        <w:rPr>
          <w:rFonts w:ascii="Arial" w:hAnsi="Arial" w:cs="Arial"/>
          <w:color w:val="000000"/>
          <w:sz w:val="22"/>
          <w:szCs w:val="22"/>
        </w:rPr>
        <w:t xml:space="preserve"> in 182 (4.6%)</w:t>
      </w:r>
      <w:r w:rsidR="00DA5123">
        <w:rPr>
          <w:rFonts w:ascii="Arial" w:hAnsi="Arial" w:cs="Arial"/>
          <w:color w:val="000000"/>
          <w:sz w:val="22"/>
          <w:szCs w:val="22"/>
        </w:rPr>
        <w:t xml:space="preserve"> patients</w:t>
      </w:r>
      <w:r>
        <w:rPr>
          <w:rFonts w:ascii="Arial" w:hAnsi="Arial" w:cs="Arial"/>
          <w:color w:val="000000"/>
          <w:sz w:val="22"/>
          <w:szCs w:val="22"/>
        </w:rPr>
        <w:t>.</w:t>
      </w:r>
      <w:r w:rsidR="00DA5123">
        <w:rPr>
          <w:rFonts w:ascii="Arial" w:hAnsi="Arial" w:cs="Arial"/>
          <w:color w:val="000000"/>
          <w:sz w:val="22"/>
          <w:szCs w:val="22"/>
        </w:rPr>
        <w:br/>
      </w:r>
      <w:r>
        <w:rPr>
          <w:rFonts w:ascii="Arial" w:hAnsi="Arial" w:cs="Arial"/>
          <w:color w:val="000000"/>
          <w:sz w:val="22"/>
          <w:szCs w:val="22"/>
        </w:rPr>
        <w:t>When applying a PPF of 20%</w:t>
      </w:r>
      <w:ins w:id="206" w:author="Troels Christian Petersen" w:date="2021-11-16T13:29:00Z">
        <w:r w:rsidR="00CE42F9">
          <w:rPr>
            <w:rFonts w:ascii="Arial" w:hAnsi="Arial" w:cs="Arial"/>
            <w:color w:val="000000"/>
            <w:sz w:val="22"/>
            <w:szCs w:val="22"/>
          </w:rPr>
          <w:t>,</w:t>
        </w:r>
      </w:ins>
      <w:r w:rsidR="004D150D">
        <w:rPr>
          <w:rFonts w:ascii="Arial" w:hAnsi="Arial" w:cs="Arial"/>
          <w:color w:val="000000"/>
          <w:sz w:val="22"/>
          <w:szCs w:val="22"/>
        </w:rPr>
        <w:t xml:space="preserve"> 782 patients qualified as “risk-patients” with a ML</w:t>
      </w:r>
      <w:del w:id="207" w:author="Troels Christian Petersen" w:date="2021-11-16T13:29:00Z">
        <w:r w:rsidR="004D150D" w:rsidDel="00CE42F9">
          <w:rPr>
            <w:rFonts w:ascii="Arial" w:hAnsi="Arial" w:cs="Arial"/>
            <w:color w:val="000000"/>
            <w:sz w:val="22"/>
            <w:szCs w:val="22"/>
          </w:rPr>
          <w:delText>_</w:delText>
        </w:r>
      </w:del>
      <w:ins w:id="208" w:author="Troels Christian Petersen" w:date="2021-11-16T13:33:00Z">
        <w:r w:rsidR="00CE42F9">
          <w:rPr>
            <w:rFonts w:ascii="Arial" w:hAnsi="Arial" w:cs="Arial"/>
            <w:color w:val="000000"/>
            <w:sz w:val="22"/>
            <w:szCs w:val="22"/>
          </w:rPr>
          <w:t>33</w:t>
        </w:r>
      </w:ins>
      <w:del w:id="209" w:author="Troels Christian Petersen" w:date="2021-11-16T13:33:00Z">
        <w:r w:rsidR="004D150D" w:rsidDel="00CE42F9">
          <w:rPr>
            <w:rFonts w:ascii="Arial" w:hAnsi="Arial" w:cs="Arial"/>
            <w:color w:val="000000"/>
            <w:sz w:val="22"/>
            <w:szCs w:val="22"/>
          </w:rPr>
          <w:delText>all</w:delText>
        </w:r>
      </w:del>
      <w:r w:rsidR="004D150D">
        <w:rPr>
          <w:rFonts w:ascii="Arial" w:hAnsi="Arial" w:cs="Arial"/>
          <w:color w:val="000000"/>
          <w:sz w:val="22"/>
          <w:szCs w:val="22"/>
        </w:rPr>
        <w:t xml:space="preserve"> risk-score</w:t>
      </w:r>
      <w:ins w:id="210" w:author="Troels Christian Petersen" w:date="2021-11-16T13:34:00Z">
        <w:r w:rsidR="00CE42F9">
          <w:rPr>
            <w:rFonts w:ascii="Arial" w:hAnsi="Arial" w:cs="Arial"/>
            <w:color w:val="000000"/>
            <w:sz w:val="22"/>
            <w:szCs w:val="22"/>
          </w:rPr>
          <w:t xml:space="preserve"> above</w:t>
        </w:r>
      </w:ins>
      <w:r w:rsidR="004D150D">
        <w:rPr>
          <w:rFonts w:ascii="Arial" w:hAnsi="Arial" w:cs="Arial"/>
          <w:color w:val="000000"/>
          <w:sz w:val="22"/>
          <w:szCs w:val="22"/>
        </w:rPr>
        <w:t xml:space="preserve"> threshold</w:t>
      </w:r>
      <w:del w:id="211" w:author="Troels Christian Petersen" w:date="2021-11-16T13:35:00Z">
        <w:r w:rsidR="004D150D" w:rsidDel="00CE42F9">
          <w:rPr>
            <w:rFonts w:ascii="Arial" w:hAnsi="Arial" w:cs="Arial"/>
            <w:color w:val="000000"/>
            <w:sz w:val="22"/>
            <w:szCs w:val="22"/>
          </w:rPr>
          <w:delText xml:space="preserve"> of 0.4</w:delText>
        </w:r>
        <w:r w:rsidR="00DA3E74" w:rsidDel="00CE42F9">
          <w:rPr>
            <w:rFonts w:ascii="Arial" w:hAnsi="Arial" w:cs="Arial"/>
            <w:color w:val="000000"/>
            <w:sz w:val="22"/>
            <w:szCs w:val="22"/>
          </w:rPr>
          <w:delText>03</w:delText>
        </w:r>
      </w:del>
      <w:r w:rsidR="004D150D">
        <w:rPr>
          <w:rFonts w:ascii="Arial" w:hAnsi="Arial" w:cs="Arial"/>
          <w:color w:val="000000"/>
          <w:sz w:val="22"/>
          <w:szCs w:val="22"/>
        </w:rPr>
        <w:t xml:space="preserve"> (figure 1a). Of the 782 patients, 1</w:t>
      </w:r>
      <w:r>
        <w:rPr>
          <w:rFonts w:ascii="Arial" w:hAnsi="Arial" w:cs="Arial"/>
          <w:color w:val="000000"/>
          <w:sz w:val="22"/>
          <w:szCs w:val="22"/>
        </w:rPr>
        <w:t>06</w:t>
      </w:r>
      <w:r w:rsidR="004D150D">
        <w:rPr>
          <w:rFonts w:ascii="Arial" w:hAnsi="Arial" w:cs="Arial"/>
          <w:color w:val="000000"/>
          <w:sz w:val="22"/>
          <w:szCs w:val="22"/>
        </w:rPr>
        <w:t xml:space="preserve"> and 98 had outcome A</w:t>
      </w:r>
      <w:r>
        <w:rPr>
          <w:rFonts w:ascii="Arial" w:hAnsi="Arial" w:cs="Arial"/>
          <w:color w:val="000000"/>
          <w:sz w:val="22"/>
          <w:szCs w:val="22"/>
        </w:rPr>
        <w:t xml:space="preserve"> </w:t>
      </w:r>
      <w:r w:rsidR="004D150D">
        <w:rPr>
          <w:rFonts w:ascii="Arial" w:hAnsi="Arial" w:cs="Arial"/>
          <w:color w:val="000000"/>
          <w:sz w:val="22"/>
          <w:szCs w:val="22"/>
        </w:rPr>
        <w:t>resulting in a PPV of 13.6% and 12.5% for ML</w:t>
      </w:r>
      <w:del w:id="212" w:author="Troels Christian Petersen" w:date="2021-11-16T13:31:00Z">
        <w:r w:rsidR="004D150D" w:rsidDel="00CE42F9">
          <w:rPr>
            <w:rFonts w:ascii="Arial" w:hAnsi="Arial" w:cs="Arial"/>
            <w:color w:val="000000"/>
            <w:sz w:val="22"/>
            <w:szCs w:val="22"/>
          </w:rPr>
          <w:delText>_</w:delText>
        </w:r>
      </w:del>
      <w:ins w:id="213" w:author="Troels Christian Petersen" w:date="2021-11-16T13:33:00Z">
        <w:r w:rsidR="00CE42F9">
          <w:rPr>
            <w:rFonts w:ascii="Arial" w:hAnsi="Arial" w:cs="Arial"/>
            <w:color w:val="000000"/>
            <w:sz w:val="22"/>
            <w:szCs w:val="22"/>
          </w:rPr>
          <w:t>33</w:t>
        </w:r>
      </w:ins>
      <w:del w:id="214" w:author="Troels Christian Petersen" w:date="2021-11-16T13:33:00Z">
        <w:r w:rsidR="004D150D" w:rsidDel="00CE42F9">
          <w:rPr>
            <w:rFonts w:ascii="Arial" w:hAnsi="Arial" w:cs="Arial"/>
            <w:color w:val="000000"/>
            <w:sz w:val="22"/>
            <w:szCs w:val="22"/>
          </w:rPr>
          <w:delText>all</w:delText>
        </w:r>
      </w:del>
      <w:r w:rsidR="004D150D">
        <w:rPr>
          <w:rFonts w:ascii="Arial" w:hAnsi="Arial" w:cs="Arial"/>
          <w:color w:val="000000"/>
          <w:sz w:val="22"/>
          <w:szCs w:val="22"/>
        </w:rPr>
        <w:t xml:space="preserve"> and LR</w:t>
      </w:r>
      <w:del w:id="215" w:author="Troels Christian Petersen" w:date="2021-11-16T13:31:00Z">
        <w:r w:rsidR="004D150D" w:rsidDel="00CE42F9">
          <w:rPr>
            <w:rFonts w:ascii="Arial" w:hAnsi="Arial" w:cs="Arial"/>
            <w:color w:val="000000"/>
            <w:sz w:val="22"/>
            <w:szCs w:val="22"/>
          </w:rPr>
          <w:delText>_</w:delText>
        </w:r>
      </w:del>
      <w:ins w:id="216" w:author="Troels Christian Petersen" w:date="2021-11-16T13:33:00Z">
        <w:r w:rsidR="00CE42F9">
          <w:rPr>
            <w:rFonts w:ascii="Arial" w:hAnsi="Arial" w:cs="Arial"/>
            <w:color w:val="000000"/>
            <w:sz w:val="22"/>
            <w:szCs w:val="22"/>
          </w:rPr>
          <w:t>33</w:t>
        </w:r>
      </w:ins>
      <w:del w:id="217" w:author="Troels Christian Petersen" w:date="2021-11-16T13:33:00Z">
        <w:r w:rsidR="004D150D" w:rsidDel="00CE42F9">
          <w:rPr>
            <w:rFonts w:ascii="Arial" w:hAnsi="Arial" w:cs="Arial"/>
            <w:color w:val="000000"/>
            <w:sz w:val="22"/>
            <w:szCs w:val="22"/>
          </w:rPr>
          <w:delText>all</w:delText>
        </w:r>
      </w:del>
      <w:r w:rsidR="004D150D">
        <w:rPr>
          <w:rFonts w:ascii="Arial" w:hAnsi="Arial" w:cs="Arial"/>
          <w:color w:val="000000"/>
          <w:sz w:val="22"/>
          <w:szCs w:val="22"/>
        </w:rPr>
        <w:t xml:space="preserve">, respectively. </w:t>
      </w:r>
      <w:r w:rsidR="00D4269A">
        <w:rPr>
          <w:rFonts w:ascii="Arial" w:hAnsi="Arial" w:cs="Arial"/>
          <w:color w:val="000000"/>
          <w:sz w:val="22"/>
          <w:szCs w:val="22"/>
        </w:rPr>
        <w:t xml:space="preserve">Correspondingly </w:t>
      </w:r>
      <w:r>
        <w:rPr>
          <w:rFonts w:ascii="Arial" w:hAnsi="Arial" w:cs="Arial"/>
          <w:color w:val="000000"/>
          <w:sz w:val="22"/>
          <w:szCs w:val="22"/>
        </w:rPr>
        <w:t xml:space="preserve">TPR </w:t>
      </w:r>
      <w:r w:rsidR="00D4269A">
        <w:rPr>
          <w:rFonts w:ascii="Arial" w:hAnsi="Arial" w:cs="Arial"/>
          <w:color w:val="000000"/>
          <w:sz w:val="22"/>
          <w:szCs w:val="22"/>
        </w:rPr>
        <w:t>was</w:t>
      </w:r>
      <w:r>
        <w:rPr>
          <w:rFonts w:ascii="Arial" w:hAnsi="Arial" w:cs="Arial"/>
          <w:color w:val="000000"/>
          <w:sz w:val="22"/>
          <w:szCs w:val="22"/>
        </w:rPr>
        <w:t xml:space="preserve"> 58.2% </w:t>
      </w:r>
      <w:r w:rsidR="00D4269A">
        <w:rPr>
          <w:rFonts w:ascii="Arial" w:hAnsi="Arial" w:cs="Arial"/>
          <w:color w:val="000000"/>
          <w:sz w:val="22"/>
          <w:szCs w:val="22"/>
        </w:rPr>
        <w:t>for ML</w:t>
      </w:r>
      <w:del w:id="218" w:author="Troels Christian Petersen" w:date="2021-11-16T13:31:00Z">
        <w:r w:rsidR="00D4269A" w:rsidDel="00CE42F9">
          <w:rPr>
            <w:rFonts w:ascii="Arial" w:hAnsi="Arial" w:cs="Arial"/>
            <w:color w:val="000000"/>
            <w:sz w:val="22"/>
            <w:szCs w:val="22"/>
          </w:rPr>
          <w:delText>_</w:delText>
        </w:r>
      </w:del>
      <w:ins w:id="219" w:author="Troels Christian Petersen" w:date="2021-11-16T13:33:00Z">
        <w:r w:rsidR="00CE42F9">
          <w:rPr>
            <w:rFonts w:ascii="Arial" w:hAnsi="Arial" w:cs="Arial"/>
            <w:color w:val="000000"/>
            <w:sz w:val="22"/>
            <w:szCs w:val="22"/>
          </w:rPr>
          <w:t>33</w:t>
        </w:r>
      </w:ins>
      <w:del w:id="220" w:author="Troels Christian Petersen" w:date="2021-11-16T13:33:00Z">
        <w:r w:rsidR="00D4269A" w:rsidDel="00CE42F9">
          <w:rPr>
            <w:rFonts w:ascii="Arial" w:hAnsi="Arial" w:cs="Arial"/>
            <w:color w:val="000000"/>
            <w:sz w:val="22"/>
            <w:szCs w:val="22"/>
          </w:rPr>
          <w:delText>all</w:delText>
        </w:r>
      </w:del>
      <w:r w:rsidR="00D4269A">
        <w:rPr>
          <w:rFonts w:ascii="Arial" w:hAnsi="Arial" w:cs="Arial"/>
          <w:color w:val="000000"/>
          <w:sz w:val="22"/>
          <w:szCs w:val="22"/>
        </w:rPr>
        <w:t xml:space="preserve"> and </w:t>
      </w:r>
      <w:r>
        <w:rPr>
          <w:rFonts w:ascii="Arial" w:hAnsi="Arial" w:cs="Arial"/>
          <w:color w:val="000000"/>
          <w:sz w:val="22"/>
          <w:szCs w:val="22"/>
        </w:rPr>
        <w:t>53.8%</w:t>
      </w:r>
      <w:r w:rsidR="00D4269A">
        <w:rPr>
          <w:rFonts w:ascii="Arial" w:hAnsi="Arial" w:cs="Arial"/>
          <w:color w:val="000000"/>
          <w:sz w:val="22"/>
          <w:szCs w:val="22"/>
        </w:rPr>
        <w:t xml:space="preserve"> for LR</w:t>
      </w:r>
      <w:del w:id="221" w:author="Troels Christian Petersen" w:date="2021-11-16T13:31:00Z">
        <w:r w:rsidR="00D4269A" w:rsidDel="00CE42F9">
          <w:rPr>
            <w:rFonts w:ascii="Arial" w:hAnsi="Arial" w:cs="Arial"/>
            <w:color w:val="000000"/>
            <w:sz w:val="22"/>
            <w:szCs w:val="22"/>
          </w:rPr>
          <w:delText>_</w:delText>
        </w:r>
      </w:del>
      <w:ins w:id="222" w:author="Troels Christian Petersen" w:date="2021-11-16T13:33:00Z">
        <w:r w:rsidR="00CE42F9">
          <w:rPr>
            <w:rFonts w:ascii="Arial" w:hAnsi="Arial" w:cs="Arial"/>
            <w:color w:val="000000"/>
            <w:sz w:val="22"/>
            <w:szCs w:val="22"/>
          </w:rPr>
          <w:t>33</w:t>
        </w:r>
      </w:ins>
      <w:del w:id="223" w:author="Troels Christian Petersen" w:date="2021-11-16T13:33:00Z">
        <w:r w:rsidR="00D4269A" w:rsidDel="00CE42F9">
          <w:rPr>
            <w:rFonts w:ascii="Arial" w:hAnsi="Arial" w:cs="Arial"/>
            <w:color w:val="000000"/>
            <w:sz w:val="22"/>
            <w:szCs w:val="22"/>
          </w:rPr>
          <w:delText>all</w:delText>
        </w:r>
      </w:del>
      <w:del w:id="224" w:author="Microsoft Office User" w:date="2021-11-16T14:56:00Z">
        <w:r w:rsidDel="00267C3E">
          <w:rPr>
            <w:rFonts w:ascii="Arial" w:hAnsi="Arial" w:cs="Arial"/>
            <w:color w:val="000000"/>
            <w:sz w:val="22"/>
            <w:szCs w:val="22"/>
          </w:rPr>
          <w:delText>.</w:delText>
        </w:r>
      </w:del>
      <w:r w:rsidR="00D4269A">
        <w:rPr>
          <w:rFonts w:ascii="Arial" w:hAnsi="Arial" w:cs="Arial"/>
          <w:color w:val="000000"/>
          <w:sz w:val="22"/>
          <w:szCs w:val="22"/>
        </w:rPr>
        <w:t xml:space="preserve"> (table 2)</w:t>
      </w:r>
      <w:r w:rsidR="003B17DB">
        <w:rPr>
          <w:rFonts w:ascii="Arial" w:hAnsi="Arial" w:cs="Arial"/>
          <w:color w:val="000000"/>
          <w:sz w:val="22"/>
          <w:szCs w:val="22"/>
        </w:rPr>
        <w:t>. ML</w:t>
      </w:r>
      <w:del w:id="225" w:author="Troels Christian Petersen" w:date="2021-11-16T13:31:00Z">
        <w:r w:rsidR="003B17DB" w:rsidDel="00CE42F9">
          <w:rPr>
            <w:rFonts w:ascii="Arial" w:hAnsi="Arial" w:cs="Arial"/>
            <w:color w:val="000000"/>
            <w:sz w:val="22"/>
            <w:szCs w:val="22"/>
          </w:rPr>
          <w:delText>_</w:delText>
        </w:r>
      </w:del>
      <w:ins w:id="226" w:author="Troels Christian Petersen" w:date="2021-11-16T13:35:00Z">
        <w:r w:rsidR="00CE42F9">
          <w:rPr>
            <w:rFonts w:ascii="Arial" w:hAnsi="Arial" w:cs="Arial"/>
            <w:color w:val="000000"/>
            <w:sz w:val="22"/>
            <w:szCs w:val="22"/>
          </w:rPr>
          <w:t>33</w:t>
        </w:r>
      </w:ins>
      <w:del w:id="227" w:author="Troels Christian Petersen" w:date="2021-11-16T13:35:00Z">
        <w:r w:rsidR="003B17DB" w:rsidDel="00CE42F9">
          <w:rPr>
            <w:rFonts w:ascii="Arial" w:hAnsi="Arial" w:cs="Arial"/>
            <w:color w:val="000000"/>
            <w:sz w:val="22"/>
            <w:szCs w:val="22"/>
          </w:rPr>
          <w:delText>all</w:delText>
        </w:r>
      </w:del>
      <w:r w:rsidR="003B17DB">
        <w:rPr>
          <w:rFonts w:ascii="Arial" w:hAnsi="Arial" w:cs="Arial"/>
          <w:color w:val="000000"/>
          <w:sz w:val="22"/>
          <w:szCs w:val="22"/>
        </w:rPr>
        <w:t xml:space="preserve"> was superior on all parameters compared to any of the other model</w:t>
      </w:r>
      <w:ins w:id="228" w:author="Troels Christian Petersen" w:date="2021-11-16T13:37:00Z">
        <w:r w:rsidR="00CE42F9">
          <w:rPr>
            <w:rFonts w:ascii="Arial" w:hAnsi="Arial" w:cs="Arial"/>
            <w:color w:val="000000"/>
            <w:sz w:val="22"/>
            <w:szCs w:val="22"/>
          </w:rPr>
          <w:t>s</w:t>
        </w:r>
      </w:ins>
      <w:r w:rsidR="003B17DB">
        <w:rPr>
          <w:rFonts w:ascii="Arial" w:hAnsi="Arial" w:cs="Arial"/>
          <w:color w:val="000000"/>
          <w:sz w:val="22"/>
          <w:szCs w:val="22"/>
        </w:rPr>
        <w:t xml:space="preserve">, although the differences </w:t>
      </w:r>
      <w:ins w:id="229" w:author="Troels Christian Petersen" w:date="2021-11-16T13:38:00Z">
        <w:r w:rsidR="00CE42F9">
          <w:rPr>
            <w:rFonts w:ascii="Arial" w:hAnsi="Arial" w:cs="Arial"/>
            <w:color w:val="000000"/>
            <w:sz w:val="22"/>
            <w:szCs w:val="22"/>
          </w:rPr>
          <w:t xml:space="preserve">are </w:t>
        </w:r>
      </w:ins>
      <w:ins w:id="230" w:author="Troels Christian Petersen" w:date="2021-11-16T13:39:00Z">
        <w:r w:rsidR="00CE42F9">
          <w:rPr>
            <w:rFonts w:ascii="Arial" w:hAnsi="Arial" w:cs="Arial"/>
            <w:color w:val="000000"/>
            <w:sz w:val="22"/>
            <w:szCs w:val="22"/>
          </w:rPr>
          <w:t xml:space="preserve">minor </w:t>
        </w:r>
      </w:ins>
      <w:del w:id="231" w:author="Troels Christian Petersen" w:date="2021-11-16T13:39:00Z">
        <w:r w:rsidR="003B17DB" w:rsidDel="00CE42F9">
          <w:rPr>
            <w:rFonts w:ascii="Arial" w:hAnsi="Arial" w:cs="Arial"/>
            <w:color w:val="000000"/>
            <w:sz w:val="22"/>
            <w:szCs w:val="22"/>
          </w:rPr>
          <w:delText xml:space="preserve">in </w:delText>
        </w:r>
        <w:r w:rsidR="00E84A78" w:rsidDel="00CE42F9">
          <w:rPr>
            <w:rFonts w:ascii="Arial" w:hAnsi="Arial" w:cs="Arial"/>
            <w:color w:val="000000"/>
            <w:sz w:val="22"/>
            <w:szCs w:val="22"/>
          </w:rPr>
          <w:delText>PPV compared to, LR</w:delText>
        </w:r>
      </w:del>
      <w:del w:id="232" w:author="Troels Christian Petersen" w:date="2021-11-16T13:31:00Z">
        <w:r w:rsidR="00E84A78" w:rsidDel="00CE42F9">
          <w:rPr>
            <w:rFonts w:ascii="Arial" w:hAnsi="Arial" w:cs="Arial"/>
            <w:color w:val="000000"/>
            <w:sz w:val="22"/>
            <w:szCs w:val="22"/>
          </w:rPr>
          <w:delText>_</w:delText>
        </w:r>
      </w:del>
      <w:del w:id="233" w:author="Troels Christian Petersen" w:date="2021-11-16T13:36:00Z">
        <w:r w:rsidR="00E84A78" w:rsidDel="00CE42F9">
          <w:rPr>
            <w:rFonts w:ascii="Arial" w:hAnsi="Arial" w:cs="Arial"/>
            <w:color w:val="000000"/>
            <w:sz w:val="22"/>
            <w:szCs w:val="22"/>
          </w:rPr>
          <w:delText>all</w:delText>
        </w:r>
      </w:del>
      <w:del w:id="234" w:author="Troels Christian Petersen" w:date="2021-11-16T13:39:00Z">
        <w:r w:rsidR="00E84A78" w:rsidDel="00CE42F9">
          <w:rPr>
            <w:rFonts w:ascii="Arial" w:hAnsi="Arial" w:cs="Arial"/>
            <w:color w:val="000000"/>
            <w:sz w:val="22"/>
            <w:szCs w:val="22"/>
          </w:rPr>
          <w:delText xml:space="preserve">, ML10 and LR10 </w:delText>
        </w:r>
        <w:r w:rsidR="00563929" w:rsidDel="00CE42F9">
          <w:rPr>
            <w:rFonts w:ascii="Arial" w:hAnsi="Arial" w:cs="Arial"/>
            <w:color w:val="000000"/>
            <w:sz w:val="22"/>
            <w:szCs w:val="22"/>
          </w:rPr>
          <w:delText>were</w:delText>
        </w:r>
        <w:r w:rsidR="00E84A78" w:rsidDel="00CE42F9">
          <w:rPr>
            <w:rFonts w:ascii="Arial" w:hAnsi="Arial" w:cs="Arial"/>
            <w:color w:val="000000"/>
            <w:sz w:val="22"/>
            <w:szCs w:val="22"/>
          </w:rPr>
          <w:delText xml:space="preserve"> ≤1.5% </w:delText>
        </w:r>
      </w:del>
      <w:r w:rsidR="00E84A78">
        <w:rPr>
          <w:rFonts w:ascii="Arial" w:hAnsi="Arial" w:cs="Arial"/>
          <w:color w:val="000000"/>
          <w:sz w:val="22"/>
          <w:szCs w:val="22"/>
        </w:rPr>
        <w:t>(table 2)</w:t>
      </w:r>
      <w:r w:rsidR="00563929">
        <w:rPr>
          <w:rFonts w:ascii="Arial" w:hAnsi="Arial" w:cs="Arial"/>
          <w:color w:val="000000"/>
          <w:sz w:val="22"/>
          <w:szCs w:val="22"/>
        </w:rPr>
        <w:t>.</w:t>
      </w:r>
      <w:ins w:id="235" w:author="Troels Christian Petersen" w:date="2021-11-16T13:51:00Z">
        <w:r w:rsidR="00CE42F9">
          <w:rPr>
            <w:rFonts w:ascii="Arial" w:hAnsi="Arial" w:cs="Arial"/>
            <w:color w:val="000000"/>
            <w:sz w:val="22"/>
            <w:szCs w:val="22"/>
          </w:rPr>
          <w:t xml:space="preserve"> </w:t>
        </w:r>
      </w:ins>
      <w:del w:id="236" w:author="Troels Christian Petersen" w:date="2021-11-16T13:51:00Z">
        <w:r w:rsidR="00563929" w:rsidDel="00CE42F9">
          <w:rPr>
            <w:rFonts w:ascii="Arial" w:hAnsi="Arial" w:cs="Arial"/>
            <w:color w:val="000000"/>
            <w:sz w:val="22"/>
            <w:szCs w:val="22"/>
          </w:rPr>
          <w:delText xml:space="preserve"> Both the ML</w:delText>
        </w:r>
      </w:del>
      <w:del w:id="237" w:author="Troels Christian Petersen" w:date="2021-11-16T13:49:00Z">
        <w:r w:rsidR="00563929" w:rsidDel="00CE42F9">
          <w:rPr>
            <w:rFonts w:ascii="Arial" w:hAnsi="Arial" w:cs="Arial"/>
            <w:color w:val="000000"/>
            <w:sz w:val="22"/>
            <w:szCs w:val="22"/>
          </w:rPr>
          <w:delText>_</w:delText>
        </w:r>
      </w:del>
      <w:del w:id="238" w:author="Troels Christian Petersen" w:date="2021-11-16T13:51:00Z">
        <w:r w:rsidR="00563929" w:rsidDel="00CE42F9">
          <w:rPr>
            <w:rFonts w:ascii="Arial" w:hAnsi="Arial" w:cs="Arial"/>
            <w:color w:val="000000"/>
            <w:sz w:val="22"/>
            <w:szCs w:val="22"/>
          </w:rPr>
          <w:delText xml:space="preserve">NoAge and Age models had </w:delText>
        </w:r>
      </w:del>
      <w:del w:id="239" w:author="Troels Christian Petersen" w:date="2021-11-16T13:39:00Z">
        <w:r w:rsidR="00563929" w:rsidDel="00CE42F9">
          <w:rPr>
            <w:rFonts w:ascii="Arial" w:hAnsi="Arial" w:cs="Arial"/>
            <w:color w:val="000000"/>
            <w:sz w:val="22"/>
            <w:szCs w:val="22"/>
          </w:rPr>
          <w:delText>fewer</w:delText>
        </w:r>
      </w:del>
      <w:del w:id="240" w:author="Troels Christian Petersen" w:date="2021-11-16T13:51:00Z">
        <w:r w:rsidR="00563929" w:rsidDel="00CE42F9">
          <w:rPr>
            <w:rFonts w:ascii="Arial" w:hAnsi="Arial" w:cs="Arial"/>
            <w:color w:val="000000"/>
            <w:sz w:val="22"/>
            <w:szCs w:val="22"/>
          </w:rPr>
          <w:delText xml:space="preserve"> TP</w:delText>
        </w:r>
      </w:del>
      <w:del w:id="241" w:author="Troels Christian Petersen" w:date="2021-11-16T13:39:00Z">
        <w:r w:rsidR="00563929" w:rsidDel="00CE42F9">
          <w:rPr>
            <w:rFonts w:ascii="Arial" w:hAnsi="Arial" w:cs="Arial"/>
            <w:color w:val="000000"/>
            <w:sz w:val="22"/>
            <w:szCs w:val="22"/>
          </w:rPr>
          <w:delText xml:space="preserve"> and lower PPV </w:delText>
        </w:r>
      </w:del>
      <w:del w:id="242" w:author="Troels Christian Petersen" w:date="2021-11-16T13:51:00Z">
        <w:r w:rsidR="00563929" w:rsidDel="00CE42F9">
          <w:rPr>
            <w:rFonts w:ascii="Arial" w:hAnsi="Arial" w:cs="Arial"/>
            <w:color w:val="000000"/>
            <w:sz w:val="22"/>
            <w:szCs w:val="22"/>
          </w:rPr>
          <w:delText xml:space="preserve">than the </w:delText>
        </w:r>
      </w:del>
      <w:del w:id="243" w:author="Troels Christian Petersen" w:date="2021-11-16T13:40:00Z">
        <w:r w:rsidR="00563929" w:rsidDel="00CE42F9">
          <w:rPr>
            <w:rFonts w:ascii="Arial" w:hAnsi="Arial" w:cs="Arial"/>
            <w:color w:val="000000"/>
            <w:sz w:val="22"/>
            <w:szCs w:val="22"/>
          </w:rPr>
          <w:delText xml:space="preserve">models including age and other variables </w:delText>
        </w:r>
      </w:del>
      <w:del w:id="244" w:author="Troels Christian Petersen" w:date="2021-11-16T13:51:00Z">
        <w:r w:rsidR="00563929" w:rsidDel="00CE42F9">
          <w:rPr>
            <w:rFonts w:ascii="Arial" w:hAnsi="Arial" w:cs="Arial"/>
            <w:color w:val="000000"/>
            <w:sz w:val="22"/>
            <w:szCs w:val="22"/>
          </w:rPr>
          <w:delText>(table 2, Figure 1b)</w:delText>
        </w:r>
      </w:del>
      <w:del w:id="245" w:author="Troels Christian Petersen" w:date="2021-11-16T13:40:00Z">
        <w:r w:rsidR="00563929" w:rsidDel="00CE42F9">
          <w:rPr>
            <w:rFonts w:ascii="Arial" w:hAnsi="Arial" w:cs="Arial"/>
            <w:color w:val="000000"/>
            <w:sz w:val="22"/>
            <w:szCs w:val="22"/>
          </w:rPr>
          <w:delText>, however t</w:delText>
        </w:r>
      </w:del>
      <w:del w:id="246" w:author="Troels Christian Petersen" w:date="2021-11-16T13:49:00Z">
        <w:r w:rsidR="00563929" w:rsidDel="00CE42F9">
          <w:rPr>
            <w:rFonts w:ascii="Arial" w:hAnsi="Arial" w:cs="Arial"/>
            <w:color w:val="000000"/>
            <w:sz w:val="22"/>
            <w:szCs w:val="22"/>
          </w:rPr>
          <w:delText>he</w:delText>
        </w:r>
      </w:del>
      <w:del w:id="247" w:author="Troels Christian Petersen" w:date="2021-11-16T13:43:00Z">
        <w:r w:rsidR="00563929" w:rsidDel="00CE42F9">
          <w:rPr>
            <w:rFonts w:ascii="Arial" w:hAnsi="Arial" w:cs="Arial"/>
            <w:color w:val="000000"/>
            <w:sz w:val="22"/>
            <w:szCs w:val="22"/>
          </w:rPr>
          <w:delText xml:space="preserve"> TPR in</w:delText>
        </w:r>
      </w:del>
      <w:del w:id="248" w:author="Troels Christian Petersen" w:date="2021-11-16T13:49:00Z">
        <w:r w:rsidR="00563929" w:rsidDel="00CE42F9">
          <w:rPr>
            <w:rFonts w:ascii="Arial" w:hAnsi="Arial" w:cs="Arial"/>
            <w:color w:val="000000"/>
            <w:sz w:val="22"/>
            <w:szCs w:val="22"/>
          </w:rPr>
          <w:delText xml:space="preserve"> ML_NoAge </w:delText>
        </w:r>
      </w:del>
      <w:del w:id="249" w:author="Troels Christian Petersen" w:date="2021-11-16T13:43:00Z">
        <w:r w:rsidR="00563929" w:rsidDel="00CE42F9">
          <w:rPr>
            <w:rFonts w:ascii="Arial" w:hAnsi="Arial" w:cs="Arial"/>
            <w:color w:val="000000"/>
            <w:sz w:val="22"/>
            <w:szCs w:val="22"/>
          </w:rPr>
          <w:delText>an</w:delText>
        </w:r>
      </w:del>
      <w:del w:id="250" w:author="Troels Christian Petersen" w:date="2021-11-16T13:49:00Z">
        <w:r w:rsidR="00563929" w:rsidDel="00CE42F9">
          <w:rPr>
            <w:rFonts w:ascii="Arial" w:hAnsi="Arial" w:cs="Arial"/>
            <w:color w:val="000000"/>
            <w:sz w:val="22"/>
            <w:szCs w:val="22"/>
          </w:rPr>
          <w:delText xml:space="preserve">d </w:delText>
        </w:r>
      </w:del>
      <w:del w:id="251" w:author="Troels Christian Petersen" w:date="2021-11-16T13:44:00Z">
        <w:r w:rsidR="00563929" w:rsidDel="00CE42F9">
          <w:rPr>
            <w:rFonts w:ascii="Arial" w:hAnsi="Arial" w:cs="Arial"/>
            <w:color w:val="000000"/>
            <w:sz w:val="22"/>
            <w:szCs w:val="22"/>
          </w:rPr>
          <w:delText>A</w:delText>
        </w:r>
      </w:del>
      <w:del w:id="252" w:author="Troels Christian Petersen" w:date="2021-11-16T13:49:00Z">
        <w:r w:rsidR="00563929" w:rsidDel="00CE42F9">
          <w:rPr>
            <w:rFonts w:ascii="Arial" w:hAnsi="Arial" w:cs="Arial"/>
            <w:color w:val="000000"/>
            <w:sz w:val="22"/>
            <w:szCs w:val="22"/>
          </w:rPr>
          <w:delText>ge</w:delText>
        </w:r>
      </w:del>
      <w:del w:id="253" w:author="Troels Christian Petersen" w:date="2021-11-16T13:44:00Z">
        <w:r w:rsidR="00563929" w:rsidDel="00CE42F9">
          <w:rPr>
            <w:rFonts w:ascii="Arial" w:hAnsi="Arial" w:cs="Arial"/>
            <w:color w:val="000000"/>
            <w:sz w:val="22"/>
            <w:szCs w:val="22"/>
          </w:rPr>
          <w:delText xml:space="preserve"> </w:delText>
        </w:r>
      </w:del>
      <w:del w:id="254" w:author="Troels Christian Petersen" w:date="2021-11-16T13:43:00Z">
        <w:r w:rsidR="00563929" w:rsidDel="00CE42F9">
          <w:rPr>
            <w:rFonts w:ascii="Arial" w:hAnsi="Arial" w:cs="Arial"/>
            <w:color w:val="000000"/>
            <w:sz w:val="22"/>
            <w:szCs w:val="22"/>
          </w:rPr>
          <w:delText>were similar</w:delText>
        </w:r>
      </w:del>
      <w:del w:id="255" w:author="Troels Christian Petersen" w:date="2021-11-16T13:42:00Z">
        <w:r w:rsidR="00563929" w:rsidDel="00CE42F9">
          <w:rPr>
            <w:rFonts w:ascii="Arial" w:hAnsi="Arial" w:cs="Arial"/>
            <w:color w:val="000000"/>
            <w:sz w:val="22"/>
            <w:szCs w:val="22"/>
          </w:rPr>
          <w:delText>, being 48.4% and 47.8%. respectively</w:delText>
        </w:r>
      </w:del>
      <w:del w:id="256" w:author="Troels Christian Petersen" w:date="2021-11-16T13:49:00Z">
        <w:r w:rsidR="00563929" w:rsidDel="00CE42F9">
          <w:rPr>
            <w:rFonts w:ascii="Arial" w:hAnsi="Arial" w:cs="Arial"/>
            <w:color w:val="000000"/>
            <w:sz w:val="22"/>
            <w:szCs w:val="22"/>
          </w:rPr>
          <w:delText xml:space="preserve"> (table 2).</w:delText>
        </w:r>
        <w:r w:rsidR="009C4F7A" w:rsidDel="00CE42F9">
          <w:rPr>
            <w:rFonts w:ascii="Arial" w:hAnsi="Arial" w:cs="Arial"/>
            <w:color w:val="000000"/>
            <w:sz w:val="22"/>
            <w:szCs w:val="22"/>
          </w:rPr>
          <w:delText xml:space="preserve"> </w:delText>
        </w:r>
      </w:del>
      <w:del w:id="257" w:author="Troels Christian Petersen" w:date="2021-11-16T13:45:00Z">
        <w:r w:rsidR="009C4F7A" w:rsidDel="00CE42F9">
          <w:rPr>
            <w:rFonts w:ascii="Arial" w:hAnsi="Arial" w:cs="Arial"/>
            <w:color w:val="000000"/>
            <w:sz w:val="22"/>
            <w:szCs w:val="22"/>
          </w:rPr>
          <w:delText>The highest</w:delText>
        </w:r>
        <w:r w:rsidR="00563929" w:rsidDel="00CE42F9">
          <w:rPr>
            <w:rFonts w:ascii="Arial" w:hAnsi="Arial" w:cs="Arial"/>
            <w:color w:val="000000"/>
            <w:sz w:val="22"/>
            <w:szCs w:val="22"/>
          </w:rPr>
          <w:delText xml:space="preserve"> P(TPR) </w:delText>
        </w:r>
        <w:r w:rsidR="009C4F7A" w:rsidDel="00CE42F9">
          <w:rPr>
            <w:rFonts w:ascii="Arial" w:hAnsi="Arial" w:cs="Arial"/>
            <w:color w:val="000000"/>
            <w:sz w:val="22"/>
            <w:szCs w:val="22"/>
          </w:rPr>
          <w:delText>was</w:delText>
        </w:r>
        <w:r w:rsidR="00563929" w:rsidDel="00CE42F9">
          <w:rPr>
            <w:rFonts w:ascii="Arial" w:hAnsi="Arial" w:cs="Arial"/>
            <w:color w:val="000000"/>
            <w:sz w:val="22"/>
            <w:szCs w:val="22"/>
          </w:rPr>
          <w:delText xml:space="preserve"> in the ML_10 (26.1%)</w:delText>
        </w:r>
        <w:r w:rsidR="009C4F7A" w:rsidDel="00CE42F9">
          <w:rPr>
            <w:rFonts w:ascii="Arial" w:hAnsi="Arial" w:cs="Arial"/>
            <w:color w:val="000000"/>
            <w:sz w:val="22"/>
            <w:szCs w:val="22"/>
          </w:rPr>
          <w:delText>,</w:delText>
        </w:r>
        <w:r w:rsidR="00563929" w:rsidDel="00CE42F9">
          <w:rPr>
            <w:rFonts w:ascii="Arial" w:hAnsi="Arial" w:cs="Arial"/>
            <w:color w:val="000000"/>
            <w:sz w:val="22"/>
            <w:szCs w:val="22"/>
          </w:rPr>
          <w:delText xml:space="preserve"> indicating a low likelihood of </w:delText>
        </w:r>
        <w:r w:rsidR="009C4F7A" w:rsidDel="00CE42F9">
          <w:rPr>
            <w:rFonts w:ascii="Arial" w:hAnsi="Arial" w:cs="Arial"/>
            <w:color w:val="000000"/>
            <w:sz w:val="22"/>
            <w:szCs w:val="22"/>
          </w:rPr>
          <w:delText xml:space="preserve">any model </w:delText>
        </w:r>
        <w:r w:rsidR="00563929" w:rsidDel="00CE42F9">
          <w:rPr>
            <w:rFonts w:ascii="Arial" w:hAnsi="Arial" w:cs="Arial"/>
            <w:color w:val="000000"/>
            <w:sz w:val="22"/>
            <w:szCs w:val="22"/>
          </w:rPr>
          <w:delText>having a better than the performance than ML_All</w:delText>
        </w:r>
        <w:r w:rsidR="009C4F7A" w:rsidDel="00CE42F9">
          <w:rPr>
            <w:rFonts w:ascii="Arial" w:hAnsi="Arial" w:cs="Arial"/>
            <w:color w:val="000000"/>
            <w:sz w:val="22"/>
            <w:szCs w:val="22"/>
          </w:rPr>
          <w:delText>.</w:delText>
        </w:r>
        <w:r w:rsidR="00666E32" w:rsidDel="00CE42F9">
          <w:rPr>
            <w:rFonts w:ascii="Arial" w:hAnsi="Arial" w:cs="Arial"/>
            <w:color w:val="000000"/>
            <w:sz w:val="22"/>
            <w:szCs w:val="22"/>
          </w:rPr>
          <w:delText xml:space="preserve"> </w:delText>
        </w:r>
      </w:del>
      <w:r w:rsidR="00666E32">
        <w:rPr>
          <w:rFonts w:ascii="Arial" w:hAnsi="Arial" w:cs="Arial"/>
          <w:color w:val="000000"/>
          <w:sz w:val="22"/>
          <w:szCs w:val="22"/>
        </w:rPr>
        <w:t>The</w:t>
      </w:r>
      <w:ins w:id="258" w:author="Troels Christian Petersen" w:date="2021-11-16T13:47:00Z">
        <w:r w:rsidR="00CE42F9">
          <w:rPr>
            <w:rFonts w:ascii="Arial" w:hAnsi="Arial" w:cs="Arial"/>
            <w:color w:val="000000"/>
            <w:sz w:val="22"/>
            <w:szCs w:val="22"/>
          </w:rPr>
          <w:t>se</w:t>
        </w:r>
      </w:ins>
      <w:r w:rsidR="00666E32">
        <w:rPr>
          <w:rFonts w:ascii="Arial" w:hAnsi="Arial" w:cs="Arial"/>
          <w:color w:val="000000"/>
          <w:sz w:val="22"/>
          <w:szCs w:val="22"/>
        </w:rPr>
        <w:t xml:space="preserve"> results were similar when using a PPF of 25% and 30%</w:t>
      </w:r>
      <w:ins w:id="259" w:author="Troels Christian Petersen" w:date="2021-11-16T13:49:00Z">
        <w:r w:rsidR="00CE42F9">
          <w:rPr>
            <w:rFonts w:ascii="Arial" w:hAnsi="Arial" w:cs="Arial"/>
            <w:color w:val="000000"/>
            <w:sz w:val="22"/>
            <w:szCs w:val="22"/>
          </w:rPr>
          <w:t>.</w:t>
        </w:r>
      </w:ins>
      <w:del w:id="260" w:author="Troels Christian Petersen" w:date="2021-11-16T13:49:00Z">
        <w:r w:rsidR="00666E32" w:rsidDel="00CE42F9">
          <w:rPr>
            <w:rFonts w:ascii="Arial" w:hAnsi="Arial" w:cs="Arial"/>
            <w:color w:val="000000"/>
            <w:sz w:val="22"/>
            <w:szCs w:val="22"/>
          </w:rPr>
          <w:delText>,</w:delText>
        </w:r>
      </w:del>
      <w:r w:rsidR="00666E32">
        <w:rPr>
          <w:rFonts w:ascii="Arial" w:hAnsi="Arial" w:cs="Arial"/>
          <w:color w:val="000000"/>
          <w:sz w:val="22"/>
          <w:szCs w:val="22"/>
        </w:rPr>
        <w:t xml:space="preserve"> </w:t>
      </w:r>
      <w:ins w:id="261" w:author="Troels Christian Petersen" w:date="2021-11-16T13:49:00Z">
        <w:r w:rsidR="00CE42F9">
          <w:rPr>
            <w:rFonts w:ascii="Arial" w:hAnsi="Arial" w:cs="Arial"/>
            <w:color w:val="000000"/>
            <w:sz w:val="22"/>
            <w:szCs w:val="22"/>
          </w:rPr>
          <w:t>H</w:t>
        </w:r>
      </w:ins>
      <w:del w:id="262" w:author="Troels Christian Petersen" w:date="2021-11-16T13:49:00Z">
        <w:r w:rsidR="00666E32" w:rsidDel="00CE42F9">
          <w:rPr>
            <w:rFonts w:ascii="Arial" w:hAnsi="Arial" w:cs="Arial"/>
            <w:color w:val="000000"/>
            <w:sz w:val="22"/>
            <w:szCs w:val="22"/>
          </w:rPr>
          <w:delText>h</w:delText>
        </w:r>
      </w:del>
      <w:r w:rsidR="00666E32">
        <w:rPr>
          <w:rFonts w:ascii="Arial" w:hAnsi="Arial" w:cs="Arial"/>
          <w:color w:val="000000"/>
          <w:sz w:val="22"/>
          <w:szCs w:val="22"/>
        </w:rPr>
        <w:t>owever</w:t>
      </w:r>
      <w:ins w:id="263" w:author="Troels Christian Petersen" w:date="2021-11-16T13:50:00Z">
        <w:r w:rsidR="00CE42F9">
          <w:rPr>
            <w:rFonts w:ascii="Arial" w:hAnsi="Arial" w:cs="Arial"/>
            <w:color w:val="000000"/>
            <w:sz w:val="22"/>
            <w:szCs w:val="22"/>
          </w:rPr>
          <w:t>,</w:t>
        </w:r>
      </w:ins>
      <w:r w:rsidR="00666E32">
        <w:rPr>
          <w:rFonts w:ascii="Arial" w:hAnsi="Arial" w:cs="Arial"/>
          <w:color w:val="000000"/>
          <w:sz w:val="22"/>
          <w:szCs w:val="22"/>
        </w:rPr>
        <w:t xml:space="preserve"> </w:t>
      </w:r>
      <w:ins w:id="264" w:author="Troels Christian Petersen" w:date="2021-11-16T13:50:00Z">
        <w:r w:rsidR="00CE42F9">
          <w:rPr>
            <w:rFonts w:ascii="Arial" w:hAnsi="Arial" w:cs="Arial"/>
            <w:color w:val="000000"/>
            <w:sz w:val="22"/>
            <w:szCs w:val="22"/>
          </w:rPr>
          <w:t xml:space="preserve">for the ML33 model </w:t>
        </w:r>
      </w:ins>
      <w:r w:rsidR="00666E32">
        <w:rPr>
          <w:rFonts w:ascii="Arial" w:hAnsi="Arial" w:cs="Arial"/>
          <w:color w:val="000000"/>
          <w:sz w:val="22"/>
          <w:szCs w:val="22"/>
        </w:rPr>
        <w:t>TPR improved to 64.4% and 69.2% while PPV was reduced to 12.0% and 10.7% for a PPF of 25% and 30%, respectively</w:t>
      </w:r>
      <w:ins w:id="265" w:author="Troels Christian Petersen" w:date="2021-11-16T13:49:00Z">
        <w:r w:rsidR="00CE42F9">
          <w:rPr>
            <w:rFonts w:ascii="Arial" w:hAnsi="Arial" w:cs="Arial"/>
            <w:color w:val="000000"/>
            <w:sz w:val="22"/>
            <w:szCs w:val="22"/>
          </w:rPr>
          <w:t xml:space="preserve"> </w:t>
        </w:r>
      </w:ins>
      <w:del w:id="266" w:author="Troels Christian Petersen" w:date="2021-11-16T13:49:00Z">
        <w:r w:rsidR="00666E32" w:rsidDel="00CE42F9">
          <w:rPr>
            <w:rFonts w:ascii="Arial" w:hAnsi="Arial" w:cs="Arial"/>
            <w:color w:val="000000"/>
            <w:sz w:val="22"/>
            <w:szCs w:val="22"/>
          </w:rPr>
          <w:delText xml:space="preserve">. </w:delText>
        </w:r>
      </w:del>
      <w:r w:rsidR="00666E32">
        <w:rPr>
          <w:rFonts w:ascii="Arial" w:hAnsi="Arial" w:cs="Arial"/>
          <w:color w:val="000000"/>
          <w:sz w:val="22"/>
          <w:szCs w:val="22"/>
        </w:rPr>
        <w:t>(</w:t>
      </w:r>
      <w:ins w:id="267" w:author="Troels Christian Petersen" w:date="2021-11-16T13:51:00Z">
        <w:r w:rsidR="00CE42F9">
          <w:rPr>
            <w:rFonts w:ascii="Arial" w:hAnsi="Arial" w:cs="Arial"/>
            <w:color w:val="000000"/>
            <w:sz w:val="22"/>
            <w:szCs w:val="22"/>
          </w:rPr>
          <w:t>t</w:t>
        </w:r>
      </w:ins>
      <w:del w:id="268" w:author="Troels Christian Petersen" w:date="2021-11-16T13:51:00Z">
        <w:r w:rsidR="00666E32" w:rsidDel="00CE42F9">
          <w:rPr>
            <w:rFonts w:ascii="Arial" w:hAnsi="Arial" w:cs="Arial"/>
            <w:color w:val="000000"/>
            <w:sz w:val="22"/>
            <w:szCs w:val="22"/>
          </w:rPr>
          <w:delText>T</w:delText>
        </w:r>
      </w:del>
      <w:r w:rsidR="00666E32">
        <w:rPr>
          <w:rFonts w:ascii="Arial" w:hAnsi="Arial" w:cs="Arial"/>
          <w:color w:val="000000"/>
          <w:sz w:val="22"/>
          <w:szCs w:val="22"/>
        </w:rPr>
        <w:t xml:space="preserve">able </w:t>
      </w:r>
      <w:r w:rsidR="00DA5123">
        <w:rPr>
          <w:rFonts w:ascii="Arial" w:hAnsi="Arial" w:cs="Arial"/>
          <w:color w:val="000000"/>
          <w:sz w:val="22"/>
          <w:szCs w:val="22"/>
        </w:rPr>
        <w:t>2</w:t>
      </w:r>
      <w:r w:rsidR="00666E32">
        <w:rPr>
          <w:rFonts w:ascii="Arial" w:hAnsi="Arial" w:cs="Arial"/>
          <w:color w:val="000000"/>
          <w:sz w:val="22"/>
          <w:szCs w:val="22"/>
        </w:rPr>
        <w:t>)</w:t>
      </w:r>
      <w:ins w:id="269" w:author="Troels Christian Petersen" w:date="2021-11-16T13:49:00Z">
        <w:r w:rsidR="00CE42F9">
          <w:rPr>
            <w:rFonts w:ascii="Arial" w:hAnsi="Arial" w:cs="Arial"/>
            <w:color w:val="000000"/>
            <w:sz w:val="22"/>
            <w:szCs w:val="22"/>
          </w:rPr>
          <w:t>.</w:t>
        </w:r>
      </w:ins>
    </w:p>
    <w:p w14:paraId="7500BECC" w14:textId="219D3131" w:rsidR="00CE42F9" w:rsidRDefault="00CE42F9" w:rsidP="007428BB">
      <w:pPr>
        <w:pStyle w:val="NormalWeb"/>
        <w:spacing w:before="0" w:beforeAutospacing="0" w:after="0" w:afterAutospacing="0" w:line="360" w:lineRule="auto"/>
        <w:rPr>
          <w:rFonts w:ascii="Arial" w:hAnsi="Arial" w:cs="Arial"/>
          <w:color w:val="000000"/>
          <w:sz w:val="22"/>
          <w:szCs w:val="22"/>
        </w:rPr>
      </w:pPr>
      <w:ins w:id="270" w:author="Troels Christian Petersen" w:date="2021-11-16T13:51:00Z">
        <w:r>
          <w:rPr>
            <w:rFonts w:ascii="Arial" w:hAnsi="Arial" w:cs="Arial"/>
            <w:color w:val="000000"/>
            <w:sz w:val="22"/>
            <w:szCs w:val="22"/>
          </w:rPr>
          <w:t>Both the ML-</w:t>
        </w:r>
        <w:proofErr w:type="spellStart"/>
        <w:r>
          <w:rPr>
            <w:rFonts w:ascii="Arial" w:hAnsi="Arial" w:cs="Arial"/>
            <w:color w:val="000000"/>
            <w:sz w:val="22"/>
            <w:szCs w:val="22"/>
          </w:rPr>
          <w:t>NoAge</w:t>
        </w:r>
        <w:proofErr w:type="spellEnd"/>
        <w:r>
          <w:rPr>
            <w:rFonts w:ascii="Arial" w:hAnsi="Arial" w:cs="Arial"/>
            <w:color w:val="000000"/>
            <w:sz w:val="22"/>
            <w:szCs w:val="22"/>
          </w:rPr>
          <w:t xml:space="preserve"> and Age models had significantly lower TPR than the ML33 model (table 2, Figure 1b). </w:t>
        </w:r>
      </w:ins>
      <w:ins w:id="271" w:author="Troels Christian Petersen" w:date="2021-11-16T13:49:00Z">
        <w:r>
          <w:rPr>
            <w:rFonts w:ascii="Arial" w:hAnsi="Arial" w:cs="Arial"/>
            <w:color w:val="000000"/>
            <w:sz w:val="22"/>
            <w:szCs w:val="22"/>
          </w:rPr>
          <w:t>While age is the single most important variable, it is noteworthy that the ML model excluding age (</w:t>
        </w:r>
        <w:proofErr w:type="spellStart"/>
        <w:r>
          <w:rPr>
            <w:rFonts w:ascii="Arial" w:hAnsi="Arial" w:cs="Arial"/>
            <w:color w:val="000000"/>
            <w:sz w:val="22"/>
            <w:szCs w:val="22"/>
          </w:rPr>
          <w:t>ML_NoAge</w:t>
        </w:r>
        <w:proofErr w:type="spellEnd"/>
        <w:r>
          <w:rPr>
            <w:rFonts w:ascii="Arial" w:hAnsi="Arial" w:cs="Arial"/>
            <w:color w:val="000000"/>
            <w:sz w:val="22"/>
            <w:szCs w:val="22"/>
          </w:rPr>
          <w:t>) performed as well as age alone (table 2).</w:t>
        </w:r>
      </w:ins>
    </w:p>
    <w:p w14:paraId="48EA020F" w14:textId="054522F6" w:rsidR="00CE42F9" w:rsidRDefault="009C4F7A" w:rsidP="007428BB">
      <w:pPr>
        <w:pStyle w:val="NormalWeb"/>
        <w:spacing w:before="0" w:beforeAutospacing="0" w:after="0" w:afterAutospacing="0" w:line="360" w:lineRule="auto"/>
        <w:rPr>
          <w:ins w:id="272" w:author="Troels Christian Petersen" w:date="2021-11-16T13:55:00Z"/>
          <w:rFonts w:ascii="Arial" w:hAnsi="Arial" w:cs="Arial"/>
          <w:color w:val="000000"/>
          <w:sz w:val="22"/>
          <w:szCs w:val="22"/>
        </w:rPr>
      </w:pPr>
      <w:r>
        <w:rPr>
          <w:rFonts w:ascii="Arial" w:hAnsi="Arial" w:cs="Arial"/>
          <w:color w:val="000000"/>
          <w:sz w:val="22"/>
          <w:szCs w:val="22"/>
        </w:rPr>
        <w:t xml:space="preserve">When evaluating feature </w:t>
      </w:r>
      <w:commentRangeStart w:id="273"/>
      <w:r>
        <w:rPr>
          <w:rFonts w:ascii="Arial" w:hAnsi="Arial" w:cs="Arial"/>
          <w:color w:val="000000"/>
          <w:sz w:val="22"/>
          <w:szCs w:val="22"/>
        </w:rPr>
        <w:t xml:space="preserve">importance </w:t>
      </w:r>
      <w:commentRangeEnd w:id="273"/>
      <w:r w:rsidR="006645CD">
        <w:rPr>
          <w:rStyle w:val="CommentReference"/>
          <w:rFonts w:ascii="Arial" w:eastAsia="Arial" w:hAnsi="Arial" w:cs="Arial"/>
          <w:lang w:val="en"/>
        </w:rPr>
        <w:commentReference w:id="273"/>
      </w:r>
      <w:r>
        <w:rPr>
          <w:rFonts w:ascii="Arial" w:hAnsi="Arial" w:cs="Arial"/>
          <w:color w:val="000000"/>
          <w:sz w:val="22"/>
          <w:szCs w:val="22"/>
        </w:rPr>
        <w:t>we found a stro</w:t>
      </w:r>
      <w:r w:rsidR="007428BB">
        <w:rPr>
          <w:rFonts w:ascii="Arial" w:hAnsi="Arial" w:cs="Arial"/>
          <w:color w:val="000000"/>
          <w:sz w:val="22"/>
          <w:szCs w:val="22"/>
        </w:rPr>
        <w:t xml:space="preserve">ng correlation between </w:t>
      </w:r>
      <w:r>
        <w:rPr>
          <w:rFonts w:ascii="Arial" w:hAnsi="Arial" w:cs="Arial"/>
          <w:color w:val="000000"/>
          <w:sz w:val="22"/>
          <w:szCs w:val="22"/>
        </w:rPr>
        <w:t>ML</w:t>
      </w:r>
      <w:ins w:id="274" w:author="Troels Christian Petersen" w:date="2021-11-16T13:52:00Z">
        <w:r w:rsidR="00CE42F9">
          <w:rPr>
            <w:rFonts w:ascii="Arial" w:hAnsi="Arial" w:cs="Arial"/>
            <w:color w:val="000000"/>
            <w:sz w:val="22"/>
            <w:szCs w:val="22"/>
          </w:rPr>
          <w:t>33</w:t>
        </w:r>
      </w:ins>
      <w:del w:id="275" w:author="Troels Christian Petersen" w:date="2021-11-16T13:52:00Z">
        <w:r w:rsidDel="00CE42F9">
          <w:rPr>
            <w:rFonts w:ascii="Arial" w:hAnsi="Arial" w:cs="Arial"/>
            <w:color w:val="000000"/>
            <w:sz w:val="22"/>
            <w:szCs w:val="22"/>
          </w:rPr>
          <w:delText>_All</w:delText>
        </w:r>
      </w:del>
      <w:r>
        <w:rPr>
          <w:rFonts w:ascii="Arial" w:hAnsi="Arial" w:cs="Arial"/>
          <w:color w:val="000000"/>
          <w:sz w:val="22"/>
          <w:szCs w:val="22"/>
        </w:rPr>
        <w:t xml:space="preserve"> and LR</w:t>
      </w:r>
      <w:ins w:id="276" w:author="Troels Christian Petersen" w:date="2021-11-16T13:52:00Z">
        <w:r w:rsidR="00CE42F9">
          <w:rPr>
            <w:rFonts w:ascii="Arial" w:hAnsi="Arial" w:cs="Arial"/>
            <w:color w:val="000000"/>
            <w:sz w:val="22"/>
            <w:szCs w:val="22"/>
          </w:rPr>
          <w:t>33</w:t>
        </w:r>
      </w:ins>
      <w:del w:id="277" w:author="Troels Christian Petersen" w:date="2021-11-16T13:52:00Z">
        <w:r w:rsidDel="00CE42F9">
          <w:rPr>
            <w:rFonts w:ascii="Arial" w:hAnsi="Arial" w:cs="Arial"/>
            <w:color w:val="000000"/>
            <w:sz w:val="22"/>
            <w:szCs w:val="22"/>
          </w:rPr>
          <w:delText>_All</w:delText>
        </w:r>
      </w:del>
      <w:ins w:id="278" w:author="Troels Christian Petersen" w:date="2021-11-16T13:52:00Z">
        <w:r w:rsidR="00CE42F9">
          <w:rPr>
            <w:rFonts w:ascii="Arial" w:hAnsi="Arial" w:cs="Arial"/>
            <w:color w:val="000000"/>
            <w:sz w:val="22"/>
            <w:szCs w:val="22"/>
          </w:rPr>
          <w:t xml:space="preserve"> </w:t>
        </w:r>
      </w:ins>
      <w:del w:id="279" w:author="Troels Christian Petersen" w:date="2021-11-16T13:52:00Z">
        <w:r w:rsidR="007428BB" w:rsidDel="00CE42F9">
          <w:rPr>
            <w:rFonts w:ascii="Arial" w:hAnsi="Arial" w:cs="Arial"/>
            <w:color w:val="000000"/>
            <w:sz w:val="22"/>
            <w:szCs w:val="22"/>
          </w:rPr>
          <w:delText>.</w:delText>
        </w:r>
      </w:del>
      <w:r>
        <w:rPr>
          <w:rFonts w:ascii="Arial" w:hAnsi="Arial" w:cs="Arial"/>
          <w:color w:val="000000"/>
          <w:sz w:val="22"/>
          <w:szCs w:val="22"/>
        </w:rPr>
        <w:t>(</w:t>
      </w:r>
      <w:ins w:id="280" w:author="Troels Christian Petersen" w:date="2021-11-16T13:57:00Z">
        <w:r w:rsidR="00CE42F9">
          <w:rPr>
            <w:rFonts w:ascii="Arial" w:hAnsi="Arial" w:cs="Arial"/>
            <w:color w:val="000000"/>
            <w:sz w:val="22"/>
            <w:szCs w:val="22"/>
          </w:rPr>
          <w:t>f</w:t>
        </w:r>
      </w:ins>
      <w:commentRangeStart w:id="281"/>
      <w:commentRangeStart w:id="282"/>
      <w:del w:id="283" w:author="Troels Christian Petersen" w:date="2021-11-16T13:57:00Z">
        <w:r w:rsidDel="00CE42F9">
          <w:rPr>
            <w:rFonts w:ascii="Arial" w:hAnsi="Arial" w:cs="Arial"/>
            <w:color w:val="000000"/>
            <w:sz w:val="22"/>
            <w:szCs w:val="22"/>
          </w:rPr>
          <w:delText>F</w:delText>
        </w:r>
      </w:del>
      <w:r>
        <w:rPr>
          <w:rFonts w:ascii="Arial" w:hAnsi="Arial" w:cs="Arial"/>
          <w:color w:val="000000"/>
          <w:sz w:val="22"/>
          <w:szCs w:val="22"/>
        </w:rPr>
        <w:t xml:space="preserve">igure </w:t>
      </w:r>
      <w:commentRangeEnd w:id="281"/>
      <w:r>
        <w:rPr>
          <w:rStyle w:val="CommentReference"/>
          <w:rFonts w:ascii="Arial" w:eastAsia="Arial" w:hAnsi="Arial" w:cs="Arial"/>
          <w:lang w:val="en"/>
        </w:rPr>
        <w:commentReference w:id="281"/>
      </w:r>
      <w:commentRangeEnd w:id="282"/>
      <w:r w:rsidR="00F67693">
        <w:rPr>
          <w:rStyle w:val="CommentReference"/>
          <w:rFonts w:ascii="Arial" w:eastAsia="Arial" w:hAnsi="Arial" w:cs="Arial"/>
          <w:lang w:val="en"/>
        </w:rPr>
        <w:commentReference w:id="282"/>
      </w:r>
      <w:r w:rsidR="00DA5123">
        <w:rPr>
          <w:rFonts w:ascii="Arial" w:hAnsi="Arial" w:cs="Arial"/>
          <w:color w:val="000000"/>
          <w:sz w:val="22"/>
          <w:szCs w:val="22"/>
        </w:rPr>
        <w:t>2</w:t>
      </w:r>
      <w:r>
        <w:rPr>
          <w:rFonts w:ascii="Arial" w:hAnsi="Arial" w:cs="Arial"/>
          <w:color w:val="000000"/>
          <w:sz w:val="22"/>
          <w:szCs w:val="22"/>
        </w:rPr>
        <w:t>a)</w:t>
      </w:r>
      <w:del w:id="284" w:author="Microsoft Office User" w:date="2021-11-16T14:59:00Z">
        <w:r w:rsidDel="00267C3E">
          <w:rPr>
            <w:rFonts w:ascii="Arial" w:hAnsi="Arial" w:cs="Arial"/>
            <w:color w:val="000000"/>
            <w:sz w:val="22"/>
            <w:szCs w:val="22"/>
          </w:rPr>
          <w:delText>,</w:delText>
        </w:r>
      </w:del>
      <w:r>
        <w:rPr>
          <w:rFonts w:ascii="Arial" w:hAnsi="Arial" w:cs="Arial"/>
          <w:color w:val="000000"/>
          <w:sz w:val="22"/>
          <w:szCs w:val="22"/>
        </w:rPr>
        <w:t xml:space="preserve"> with age and use of walking aids being the most important variables in both models. </w:t>
      </w:r>
      <w:ins w:id="285" w:author="Troels Christian Petersen" w:date="2021-11-16T13:55:00Z">
        <w:r w:rsidR="00CE42F9">
          <w:rPr>
            <w:rFonts w:ascii="Arial" w:hAnsi="Arial" w:cs="Arial"/>
            <w:color w:val="000000"/>
            <w:sz w:val="22"/>
            <w:szCs w:val="22"/>
          </w:rPr>
          <w:t>From</w:t>
        </w:r>
      </w:ins>
      <w:del w:id="286" w:author="Troels Christian Petersen" w:date="2021-11-16T13:55:00Z">
        <w:r w:rsidDel="00CE42F9">
          <w:rPr>
            <w:rFonts w:ascii="Arial" w:hAnsi="Arial" w:cs="Arial"/>
            <w:color w:val="000000"/>
            <w:sz w:val="22"/>
            <w:szCs w:val="22"/>
          </w:rPr>
          <w:delText>However,</w:delText>
        </w:r>
      </w:del>
      <w:r>
        <w:rPr>
          <w:rFonts w:ascii="Arial" w:hAnsi="Arial" w:cs="Arial"/>
          <w:color w:val="000000"/>
          <w:sz w:val="22"/>
          <w:szCs w:val="22"/>
        </w:rPr>
        <w:t xml:space="preserve"> the combined importance </w:t>
      </w:r>
      <w:ins w:id="287" w:author="Troels Christian Petersen" w:date="2021-11-16T13:53:00Z">
        <w:r w:rsidR="00CE42F9">
          <w:rPr>
            <w:rFonts w:ascii="Arial" w:hAnsi="Arial" w:cs="Arial"/>
            <w:color w:val="000000"/>
            <w:sz w:val="22"/>
            <w:szCs w:val="22"/>
          </w:rPr>
          <w:t xml:space="preserve">of </w:t>
        </w:r>
      </w:ins>
      <w:del w:id="288" w:author="Troels Christian Petersen" w:date="2021-11-16T13:53:00Z">
        <w:r w:rsidDel="00CE42F9">
          <w:rPr>
            <w:rFonts w:ascii="Arial" w:hAnsi="Arial" w:cs="Arial"/>
            <w:color w:val="000000"/>
            <w:sz w:val="22"/>
            <w:szCs w:val="22"/>
          </w:rPr>
          <w:delText xml:space="preserve">the </w:delText>
        </w:r>
      </w:del>
      <w:r>
        <w:rPr>
          <w:rFonts w:ascii="Arial" w:hAnsi="Arial" w:cs="Arial"/>
          <w:color w:val="000000"/>
          <w:sz w:val="22"/>
          <w:szCs w:val="22"/>
        </w:rPr>
        <w:t>variables outside the top ten</w:t>
      </w:r>
      <w:ins w:id="289" w:author="Troels Christian Petersen" w:date="2021-11-16T13:56:00Z">
        <w:r w:rsidR="00CE42F9">
          <w:rPr>
            <w:rFonts w:ascii="Arial" w:hAnsi="Arial" w:cs="Arial"/>
            <w:color w:val="000000"/>
            <w:sz w:val="22"/>
            <w:szCs w:val="22"/>
          </w:rPr>
          <w:t xml:space="preserve"> (</w:t>
        </w:r>
      </w:ins>
      <w:ins w:id="290" w:author="Troels Christian Petersen" w:date="2021-11-16T13:57:00Z">
        <w:r w:rsidR="00CE42F9">
          <w:rPr>
            <w:rFonts w:ascii="Arial" w:hAnsi="Arial" w:cs="Arial"/>
            <w:color w:val="000000"/>
            <w:sz w:val="22"/>
            <w:szCs w:val="22"/>
          </w:rPr>
          <w:t>figure 2a</w:t>
        </w:r>
      </w:ins>
      <w:ins w:id="291" w:author="Troels Christian Petersen" w:date="2021-11-16T13:56:00Z">
        <w:r w:rsidR="00CE42F9">
          <w:rPr>
            <w:rFonts w:ascii="Arial" w:hAnsi="Arial" w:cs="Arial"/>
            <w:color w:val="000000"/>
            <w:sz w:val="22"/>
            <w:szCs w:val="22"/>
          </w:rPr>
          <w:t>)</w:t>
        </w:r>
      </w:ins>
      <w:ins w:id="292" w:author="Troels Christian Petersen" w:date="2021-11-16T13:55:00Z">
        <w:r w:rsidR="00CE42F9">
          <w:rPr>
            <w:rFonts w:ascii="Arial" w:hAnsi="Arial" w:cs="Arial"/>
            <w:color w:val="000000"/>
            <w:sz w:val="22"/>
            <w:szCs w:val="22"/>
          </w:rPr>
          <w:t xml:space="preserve">, it seems that the ML approach </w:t>
        </w:r>
      </w:ins>
      <w:ins w:id="293" w:author="Troels Christian Petersen" w:date="2021-11-16T13:56:00Z">
        <w:r w:rsidR="00CE42F9">
          <w:rPr>
            <w:rFonts w:ascii="Arial" w:hAnsi="Arial" w:cs="Arial"/>
            <w:color w:val="000000"/>
            <w:sz w:val="22"/>
            <w:szCs w:val="22"/>
          </w:rPr>
          <w:t>extracts more information with fewer variables than the LR approach.</w:t>
        </w:r>
      </w:ins>
      <w:del w:id="294" w:author="Troels Christian Petersen" w:date="2021-11-16T13:56:00Z">
        <w:r w:rsidDel="00CE42F9">
          <w:rPr>
            <w:rFonts w:ascii="Arial" w:hAnsi="Arial" w:cs="Arial"/>
            <w:color w:val="000000"/>
            <w:sz w:val="22"/>
            <w:szCs w:val="22"/>
          </w:rPr>
          <w:delText xml:space="preserve"> was less in ML</w:delText>
        </w:r>
      </w:del>
      <w:del w:id="295" w:author="Troels Christian Petersen" w:date="2021-11-16T13:53:00Z">
        <w:r w:rsidDel="00CE42F9">
          <w:rPr>
            <w:rFonts w:ascii="Arial" w:hAnsi="Arial" w:cs="Arial"/>
            <w:color w:val="000000"/>
            <w:sz w:val="22"/>
            <w:szCs w:val="22"/>
          </w:rPr>
          <w:delText>_all</w:delText>
        </w:r>
      </w:del>
      <w:del w:id="296" w:author="Troels Christian Petersen" w:date="2021-11-16T13:56:00Z">
        <w:r w:rsidDel="00CE42F9">
          <w:rPr>
            <w:rFonts w:ascii="Arial" w:hAnsi="Arial" w:cs="Arial"/>
            <w:color w:val="000000"/>
            <w:sz w:val="22"/>
            <w:szCs w:val="22"/>
          </w:rPr>
          <w:delText xml:space="preserve"> (22.5%) than in LR</w:delText>
        </w:r>
      </w:del>
      <w:del w:id="297" w:author="Troels Christian Petersen" w:date="2021-11-16T13:53:00Z">
        <w:r w:rsidDel="00CE42F9">
          <w:rPr>
            <w:rFonts w:ascii="Arial" w:hAnsi="Arial" w:cs="Arial"/>
            <w:color w:val="000000"/>
            <w:sz w:val="22"/>
            <w:szCs w:val="22"/>
          </w:rPr>
          <w:delText>_all</w:delText>
        </w:r>
      </w:del>
      <w:del w:id="298" w:author="Troels Christian Petersen" w:date="2021-11-16T13:56:00Z">
        <w:r w:rsidDel="00CE42F9">
          <w:rPr>
            <w:rFonts w:ascii="Arial" w:hAnsi="Arial" w:cs="Arial"/>
            <w:color w:val="000000"/>
            <w:sz w:val="22"/>
            <w:szCs w:val="22"/>
          </w:rPr>
          <w:delText xml:space="preserve"> (31.6%).</w:delText>
        </w:r>
      </w:del>
    </w:p>
    <w:p w14:paraId="535D3082" w14:textId="00736ECD" w:rsidR="00DE6DEF" w:rsidRDefault="009C4F7A" w:rsidP="007428BB">
      <w:pPr>
        <w:pStyle w:val="NormalWeb"/>
        <w:spacing w:before="0" w:beforeAutospacing="0" w:after="0" w:afterAutospacing="0" w:line="360" w:lineRule="auto"/>
        <w:rPr>
          <w:rFonts w:ascii="Arial" w:hAnsi="Arial" w:cs="Arial"/>
          <w:color w:val="000000"/>
          <w:sz w:val="22"/>
          <w:szCs w:val="22"/>
        </w:rPr>
      </w:pPr>
      <w:del w:id="299" w:author="Troels Christian Petersen" w:date="2021-11-16T13:55:00Z">
        <w:r w:rsidDel="00CE42F9">
          <w:rPr>
            <w:rFonts w:ascii="Arial" w:hAnsi="Arial" w:cs="Arial"/>
            <w:color w:val="000000"/>
            <w:sz w:val="22"/>
            <w:szCs w:val="22"/>
          </w:rPr>
          <w:delText xml:space="preserve"> </w:delText>
        </w:r>
      </w:del>
      <w:r>
        <w:rPr>
          <w:rFonts w:ascii="Arial" w:hAnsi="Arial" w:cs="Arial"/>
          <w:color w:val="000000"/>
          <w:sz w:val="22"/>
          <w:szCs w:val="22"/>
        </w:rPr>
        <w:t>In ML</w:t>
      </w:r>
      <w:ins w:id="300" w:author="Troels Christian Petersen" w:date="2021-11-16T13:53:00Z">
        <w:r w:rsidR="00CE42F9">
          <w:rPr>
            <w:rFonts w:ascii="Arial" w:hAnsi="Arial" w:cs="Arial"/>
            <w:color w:val="000000"/>
            <w:sz w:val="22"/>
            <w:szCs w:val="22"/>
          </w:rPr>
          <w:t>33</w:t>
        </w:r>
      </w:ins>
      <w:del w:id="301" w:author="Troels Christian Petersen" w:date="2021-11-16T13:53:00Z">
        <w:r w:rsidDel="00CE42F9">
          <w:rPr>
            <w:rFonts w:ascii="Arial" w:hAnsi="Arial" w:cs="Arial"/>
            <w:color w:val="000000"/>
            <w:sz w:val="22"/>
            <w:szCs w:val="22"/>
          </w:rPr>
          <w:delText>_all</w:delText>
        </w:r>
      </w:del>
      <w:r>
        <w:rPr>
          <w:rFonts w:ascii="Arial" w:hAnsi="Arial" w:cs="Arial"/>
          <w:color w:val="000000"/>
          <w:sz w:val="22"/>
          <w:szCs w:val="22"/>
        </w:rPr>
        <w:t xml:space="preserve"> specifically, the</w:t>
      </w:r>
      <w:r w:rsidR="00DE6DEF">
        <w:rPr>
          <w:rFonts w:ascii="Arial" w:hAnsi="Arial" w:cs="Arial"/>
          <w:color w:val="000000"/>
          <w:sz w:val="22"/>
          <w:szCs w:val="22"/>
        </w:rPr>
        <w:t xml:space="preserve">re was a clear signal that increasing age and number of reimbursed prescriptions, declining </w:t>
      </w:r>
      <w:proofErr w:type="spellStart"/>
      <w:r w:rsidR="00DE6DEF">
        <w:rPr>
          <w:rFonts w:ascii="Arial" w:hAnsi="Arial" w:cs="Arial"/>
          <w:color w:val="000000"/>
          <w:sz w:val="22"/>
          <w:szCs w:val="22"/>
        </w:rPr>
        <w:t>haemoglobin</w:t>
      </w:r>
      <w:proofErr w:type="spellEnd"/>
      <w:r w:rsidR="00DE6DEF">
        <w:rPr>
          <w:rFonts w:ascii="Arial" w:hAnsi="Arial" w:cs="Arial"/>
          <w:color w:val="000000"/>
          <w:sz w:val="22"/>
          <w:szCs w:val="22"/>
        </w:rPr>
        <w:t xml:space="preserve"> and presence of comorbidity all contributed to an increased risk-score. In contrast, recent date of surgery and high BMI seemed to reduce the calculated risk</w:t>
      </w:r>
      <w:del w:id="302" w:author="Troels Christian Petersen" w:date="2021-11-16T13:57:00Z">
        <w:r w:rsidR="00DE6DEF" w:rsidDel="00CE42F9">
          <w:rPr>
            <w:rFonts w:ascii="Arial" w:hAnsi="Arial" w:cs="Arial"/>
            <w:color w:val="000000"/>
            <w:sz w:val="22"/>
            <w:szCs w:val="22"/>
          </w:rPr>
          <w:delText>.</w:delText>
        </w:r>
      </w:del>
      <w:r w:rsidR="00DE6DEF">
        <w:rPr>
          <w:rFonts w:ascii="Arial" w:hAnsi="Arial" w:cs="Arial"/>
          <w:color w:val="000000"/>
          <w:sz w:val="22"/>
          <w:szCs w:val="22"/>
        </w:rPr>
        <w:t xml:space="preserve"> (</w:t>
      </w:r>
      <w:ins w:id="303" w:author="Troels Christian Petersen" w:date="2021-11-16T13:57:00Z">
        <w:r w:rsidR="00CE42F9">
          <w:rPr>
            <w:rFonts w:ascii="Arial" w:hAnsi="Arial" w:cs="Arial"/>
            <w:color w:val="000000"/>
            <w:sz w:val="22"/>
            <w:szCs w:val="22"/>
          </w:rPr>
          <w:t>f</w:t>
        </w:r>
      </w:ins>
      <w:del w:id="304" w:author="Troels Christian Petersen" w:date="2021-11-16T13:57:00Z">
        <w:r w:rsidR="00DE6DEF" w:rsidDel="00CE42F9">
          <w:rPr>
            <w:rFonts w:ascii="Arial" w:hAnsi="Arial" w:cs="Arial"/>
            <w:color w:val="000000"/>
            <w:sz w:val="22"/>
            <w:szCs w:val="22"/>
          </w:rPr>
          <w:delText>F</w:delText>
        </w:r>
      </w:del>
      <w:r w:rsidR="00DE6DEF">
        <w:rPr>
          <w:rFonts w:ascii="Arial" w:hAnsi="Arial" w:cs="Arial"/>
          <w:color w:val="000000"/>
          <w:sz w:val="22"/>
          <w:szCs w:val="22"/>
        </w:rPr>
        <w:t xml:space="preserve">igure </w:t>
      </w:r>
      <w:r w:rsidR="00DA5123">
        <w:rPr>
          <w:rFonts w:ascii="Arial" w:hAnsi="Arial" w:cs="Arial"/>
          <w:color w:val="000000"/>
          <w:sz w:val="22"/>
          <w:szCs w:val="22"/>
        </w:rPr>
        <w:t>2</w:t>
      </w:r>
      <w:r w:rsidR="00DE6DEF">
        <w:rPr>
          <w:rFonts w:ascii="Arial" w:hAnsi="Arial" w:cs="Arial"/>
          <w:color w:val="000000"/>
          <w:sz w:val="22"/>
          <w:szCs w:val="22"/>
        </w:rPr>
        <w:t>b)</w:t>
      </w:r>
      <w:ins w:id="305" w:author="Troels Christian Petersen" w:date="2021-11-16T13:57:00Z">
        <w:r w:rsidR="00CE42F9">
          <w:rPr>
            <w:rFonts w:ascii="Arial" w:hAnsi="Arial" w:cs="Arial"/>
            <w:color w:val="000000"/>
            <w:sz w:val="22"/>
            <w:szCs w:val="22"/>
          </w:rPr>
          <w:t>.</w:t>
        </w:r>
      </w:ins>
    </w:p>
    <w:p w14:paraId="46791956" w14:textId="322BA4BB" w:rsidR="007428BB" w:rsidRPr="00FD3F9F" w:rsidRDefault="00DE6DEF" w:rsidP="007428BB">
      <w:pPr>
        <w:pStyle w:val="NormalWeb"/>
        <w:spacing w:before="0" w:beforeAutospacing="0" w:after="0" w:afterAutospacing="0" w:line="360" w:lineRule="auto"/>
        <w:rPr>
          <w:rFonts w:ascii="Arial" w:hAnsi="Arial" w:cs="Arial"/>
          <w:color w:val="000000"/>
          <w:sz w:val="22"/>
          <w:szCs w:val="22"/>
          <w:rPrChange w:id="306" w:author="Christian Michelsen" w:date="2021-11-16T15:07:00Z">
            <w:rPr/>
          </w:rPrChange>
        </w:rPr>
      </w:pPr>
      <w:r>
        <w:rPr>
          <w:rFonts w:ascii="Arial" w:hAnsi="Arial" w:cs="Arial"/>
          <w:color w:val="000000"/>
          <w:sz w:val="22"/>
          <w:szCs w:val="22"/>
        </w:rPr>
        <w:t>Individual analysis of t</w:t>
      </w:r>
      <w:r w:rsidR="007428BB">
        <w:rPr>
          <w:rFonts w:ascii="Arial" w:hAnsi="Arial" w:cs="Arial"/>
          <w:color w:val="000000"/>
          <w:sz w:val="22"/>
          <w:szCs w:val="22"/>
        </w:rPr>
        <w:t xml:space="preserve">he SHAP interaction values of the </w:t>
      </w:r>
      <w:r w:rsidR="00CD6E5B">
        <w:rPr>
          <w:rFonts w:ascii="Arial" w:hAnsi="Arial" w:cs="Arial"/>
          <w:color w:val="000000"/>
          <w:sz w:val="22"/>
          <w:szCs w:val="22"/>
        </w:rPr>
        <w:t>anticoagulant prescriptions</w:t>
      </w:r>
      <w:r w:rsidR="00D0116E">
        <w:rPr>
          <w:rFonts w:ascii="Arial" w:hAnsi="Arial" w:cs="Arial"/>
          <w:color w:val="000000"/>
          <w:sz w:val="22"/>
          <w:szCs w:val="22"/>
        </w:rPr>
        <w:t xml:space="preserve"> vs. </w:t>
      </w:r>
      <w:r w:rsidR="00CD6E5B">
        <w:rPr>
          <w:rFonts w:ascii="Arial" w:hAnsi="Arial" w:cs="Arial"/>
          <w:color w:val="000000"/>
          <w:sz w:val="22"/>
          <w:szCs w:val="22"/>
        </w:rPr>
        <w:t xml:space="preserve">having a family member with </w:t>
      </w:r>
      <w:r w:rsidR="00D0116E">
        <w:rPr>
          <w:rFonts w:ascii="Arial" w:hAnsi="Arial" w:cs="Arial"/>
          <w:color w:val="000000"/>
          <w:sz w:val="22"/>
          <w:szCs w:val="22"/>
        </w:rPr>
        <w:t>VTE</w:t>
      </w:r>
      <w:r>
        <w:rPr>
          <w:rFonts w:ascii="Arial" w:hAnsi="Arial" w:cs="Arial"/>
          <w:color w:val="000000"/>
          <w:sz w:val="22"/>
          <w:szCs w:val="22"/>
        </w:rPr>
        <w:t xml:space="preserve"> revealed that prescriptions on VKA</w:t>
      </w:r>
      <w:r w:rsidR="00D0116E">
        <w:rPr>
          <w:rFonts w:ascii="Arial" w:hAnsi="Arial" w:cs="Arial"/>
          <w:color w:val="000000"/>
          <w:sz w:val="22"/>
          <w:szCs w:val="22"/>
        </w:rPr>
        <w:t xml:space="preserve"> or ADP-antagonists</w:t>
      </w:r>
      <w:r>
        <w:rPr>
          <w:rFonts w:ascii="Arial" w:hAnsi="Arial" w:cs="Arial"/>
          <w:color w:val="000000"/>
          <w:sz w:val="22"/>
          <w:szCs w:val="22"/>
        </w:rPr>
        <w:t xml:space="preserve"> increased the </w:t>
      </w:r>
      <w:del w:id="307" w:author="Christian Michelsen" w:date="2021-11-16T15:08:00Z">
        <w:r w:rsidDel="00FD3F9F">
          <w:rPr>
            <w:rFonts w:ascii="Arial" w:hAnsi="Arial" w:cs="Arial"/>
            <w:color w:val="000000"/>
            <w:sz w:val="22"/>
            <w:szCs w:val="22"/>
          </w:rPr>
          <w:delText>ML_all</w:delText>
        </w:r>
      </w:del>
      <w:ins w:id="308" w:author="Christian Michelsen" w:date="2021-11-16T15:08:00Z">
        <w:r w:rsidR="00FD3F9F">
          <w:rPr>
            <w:rFonts w:ascii="Arial" w:hAnsi="Arial" w:cs="Arial"/>
            <w:color w:val="000000"/>
            <w:sz w:val="22"/>
            <w:szCs w:val="22"/>
          </w:rPr>
          <w:t>ML33</w:t>
        </w:r>
      </w:ins>
      <w:r>
        <w:rPr>
          <w:rFonts w:ascii="Arial" w:hAnsi="Arial" w:cs="Arial"/>
          <w:color w:val="000000"/>
          <w:sz w:val="22"/>
          <w:szCs w:val="22"/>
        </w:rPr>
        <w:t xml:space="preserve"> risk score, while ASA and DOAK prescriptions reduced the calculated risk </w:t>
      </w:r>
      <w:r w:rsidR="00D0116E">
        <w:rPr>
          <w:rFonts w:ascii="Arial" w:hAnsi="Arial" w:cs="Arial"/>
          <w:color w:val="000000"/>
          <w:sz w:val="22"/>
          <w:szCs w:val="22"/>
        </w:rPr>
        <w:t>independently</w:t>
      </w:r>
      <w:r>
        <w:rPr>
          <w:rFonts w:ascii="Arial" w:hAnsi="Arial" w:cs="Arial"/>
          <w:color w:val="000000"/>
          <w:sz w:val="22"/>
          <w:szCs w:val="22"/>
        </w:rPr>
        <w:t xml:space="preserve"> </w:t>
      </w:r>
      <w:r w:rsidR="00D0116E">
        <w:rPr>
          <w:rFonts w:ascii="Arial" w:hAnsi="Arial" w:cs="Arial"/>
          <w:color w:val="000000"/>
          <w:sz w:val="22"/>
          <w:szCs w:val="22"/>
        </w:rPr>
        <w:t xml:space="preserve">of </w:t>
      </w:r>
      <w:r>
        <w:rPr>
          <w:rFonts w:ascii="Arial" w:hAnsi="Arial" w:cs="Arial"/>
          <w:color w:val="000000"/>
          <w:sz w:val="22"/>
          <w:szCs w:val="22"/>
        </w:rPr>
        <w:t xml:space="preserve">reported familiar </w:t>
      </w:r>
      <w:r w:rsidR="00D0116E">
        <w:rPr>
          <w:rFonts w:ascii="Arial" w:hAnsi="Arial" w:cs="Arial"/>
          <w:color w:val="000000"/>
          <w:sz w:val="22"/>
          <w:szCs w:val="22"/>
        </w:rPr>
        <w:t>VTE</w:t>
      </w:r>
      <w:r>
        <w:rPr>
          <w:rFonts w:ascii="Arial" w:hAnsi="Arial" w:cs="Arial"/>
          <w:color w:val="000000"/>
          <w:sz w:val="22"/>
          <w:szCs w:val="22"/>
        </w:rPr>
        <w:t xml:space="preserve"> (Figure 4a). In contrast, SHAP analysis of </w:t>
      </w:r>
      <w:r w:rsidR="00CD6E5B">
        <w:rPr>
          <w:rFonts w:ascii="Arial" w:hAnsi="Arial" w:cs="Arial"/>
          <w:color w:val="000000"/>
          <w:sz w:val="22"/>
          <w:szCs w:val="22"/>
        </w:rPr>
        <w:t>prescribed cardiac medicine</w:t>
      </w:r>
      <w:r>
        <w:rPr>
          <w:rFonts w:ascii="Arial" w:hAnsi="Arial" w:cs="Arial"/>
          <w:color w:val="000000"/>
          <w:sz w:val="22"/>
          <w:szCs w:val="22"/>
        </w:rPr>
        <w:t xml:space="preserve"> </w:t>
      </w:r>
      <w:r w:rsidR="00D0116E">
        <w:rPr>
          <w:rFonts w:ascii="Arial" w:hAnsi="Arial" w:cs="Arial"/>
          <w:color w:val="000000"/>
          <w:sz w:val="22"/>
          <w:szCs w:val="22"/>
        </w:rPr>
        <w:t xml:space="preserve">vs. reported hypertension </w:t>
      </w:r>
      <w:r>
        <w:rPr>
          <w:rFonts w:ascii="Arial" w:hAnsi="Arial" w:cs="Arial"/>
          <w:color w:val="000000"/>
          <w:sz w:val="22"/>
          <w:szCs w:val="22"/>
        </w:rPr>
        <w:t>demonstrated that patients</w:t>
      </w:r>
      <w:r w:rsidR="00D0116E">
        <w:rPr>
          <w:rFonts w:ascii="Arial" w:hAnsi="Arial" w:cs="Arial"/>
          <w:color w:val="000000"/>
          <w:sz w:val="22"/>
          <w:szCs w:val="22"/>
        </w:rPr>
        <w:t xml:space="preserve"> with no reported hypertension generally </w:t>
      </w:r>
      <w:r w:rsidR="00D0116E">
        <w:rPr>
          <w:rFonts w:ascii="Arial" w:hAnsi="Arial" w:cs="Arial"/>
          <w:color w:val="000000"/>
          <w:sz w:val="22"/>
          <w:szCs w:val="22"/>
        </w:rPr>
        <w:lastRenderedPageBreak/>
        <w:t>had no prescriptions</w:t>
      </w:r>
      <w:r>
        <w:rPr>
          <w:rFonts w:ascii="Arial" w:hAnsi="Arial" w:cs="Arial"/>
          <w:color w:val="000000"/>
          <w:sz w:val="22"/>
          <w:szCs w:val="22"/>
        </w:rPr>
        <w:t xml:space="preserve"> </w:t>
      </w:r>
      <w:r w:rsidR="00D0116E">
        <w:rPr>
          <w:rFonts w:ascii="Arial" w:hAnsi="Arial" w:cs="Arial"/>
          <w:color w:val="000000"/>
          <w:sz w:val="22"/>
          <w:szCs w:val="22"/>
        </w:rPr>
        <w:t>and reduced risk</w:t>
      </w:r>
      <w:r w:rsidR="007428BB">
        <w:rPr>
          <w:rFonts w:ascii="Arial" w:hAnsi="Arial" w:cs="Arial"/>
          <w:color w:val="000000"/>
          <w:sz w:val="22"/>
          <w:szCs w:val="22"/>
        </w:rPr>
        <w:t>.</w:t>
      </w:r>
      <w:r w:rsidR="00D0116E">
        <w:rPr>
          <w:rFonts w:ascii="Arial" w:hAnsi="Arial" w:cs="Arial"/>
          <w:color w:val="000000"/>
          <w:sz w:val="22"/>
          <w:szCs w:val="22"/>
        </w:rPr>
        <w:t xml:space="preserve"> However, having prescriptions on Calcium antagonists, or </w:t>
      </w:r>
      <w:proofErr w:type="spellStart"/>
      <w:r w:rsidR="00D0116E">
        <w:rPr>
          <w:rFonts w:ascii="Arial" w:hAnsi="Arial" w:cs="Arial"/>
          <w:color w:val="000000"/>
          <w:sz w:val="22"/>
          <w:szCs w:val="22"/>
        </w:rPr>
        <w:t>betablokkers</w:t>
      </w:r>
      <w:proofErr w:type="spellEnd"/>
      <w:r w:rsidR="00D0116E">
        <w:rPr>
          <w:rFonts w:ascii="Arial" w:hAnsi="Arial" w:cs="Arial"/>
          <w:color w:val="000000"/>
          <w:sz w:val="22"/>
          <w:szCs w:val="22"/>
        </w:rPr>
        <w:t xml:space="preserve"> with 1 or 2 (but not 3) other antihypertensives increased risk. Finally, prescriptions on nitrates, other antihypertensives and antiarrhythmics also increased risk score</w:t>
      </w:r>
      <w:del w:id="309" w:author="Troels Christian Petersen" w:date="2021-11-16T13:58:00Z">
        <w:r w:rsidR="00D0116E" w:rsidDel="00CE42F9">
          <w:rPr>
            <w:rFonts w:ascii="Arial" w:hAnsi="Arial" w:cs="Arial"/>
            <w:color w:val="000000"/>
            <w:sz w:val="22"/>
            <w:szCs w:val="22"/>
          </w:rPr>
          <w:delText>.</w:delText>
        </w:r>
      </w:del>
      <w:r w:rsidR="00D0116E">
        <w:rPr>
          <w:rFonts w:ascii="Arial" w:hAnsi="Arial" w:cs="Arial"/>
          <w:color w:val="000000"/>
          <w:sz w:val="22"/>
          <w:szCs w:val="22"/>
        </w:rPr>
        <w:t xml:space="preserve"> (</w:t>
      </w:r>
      <w:ins w:id="310" w:author="Troels Christian Petersen" w:date="2021-11-16T13:58:00Z">
        <w:r w:rsidR="00CE42F9">
          <w:rPr>
            <w:rFonts w:ascii="Arial" w:hAnsi="Arial" w:cs="Arial"/>
            <w:color w:val="000000"/>
            <w:sz w:val="22"/>
            <w:szCs w:val="22"/>
          </w:rPr>
          <w:t>f</w:t>
        </w:r>
      </w:ins>
      <w:del w:id="311" w:author="Troels Christian Petersen" w:date="2021-11-16T13:58:00Z">
        <w:r w:rsidR="00D0116E" w:rsidDel="00CE42F9">
          <w:rPr>
            <w:rFonts w:ascii="Arial" w:hAnsi="Arial" w:cs="Arial"/>
            <w:color w:val="000000"/>
            <w:sz w:val="22"/>
            <w:szCs w:val="22"/>
          </w:rPr>
          <w:delText>F</w:delText>
        </w:r>
      </w:del>
      <w:r w:rsidR="00D0116E">
        <w:rPr>
          <w:rFonts w:ascii="Arial" w:hAnsi="Arial" w:cs="Arial"/>
          <w:color w:val="000000"/>
          <w:sz w:val="22"/>
          <w:szCs w:val="22"/>
        </w:rPr>
        <w:t>igure 4b)</w:t>
      </w:r>
      <w:ins w:id="312" w:author="Troels Christian Petersen" w:date="2021-11-16T13:58:00Z">
        <w:r w:rsidR="00CE42F9">
          <w:rPr>
            <w:rFonts w:ascii="Arial" w:hAnsi="Arial" w:cs="Arial"/>
            <w:color w:val="000000"/>
            <w:sz w:val="22"/>
            <w:szCs w:val="22"/>
          </w:rPr>
          <w:t>.</w:t>
        </w:r>
      </w:ins>
      <w:r w:rsidR="00844A1E">
        <w:rPr>
          <w:rFonts w:ascii="Arial" w:hAnsi="Arial" w:cs="Arial"/>
          <w:color w:val="000000"/>
          <w:sz w:val="22"/>
          <w:szCs w:val="22"/>
        </w:rPr>
        <w:t xml:space="preserve"> </w:t>
      </w:r>
      <w:r w:rsidR="00CD6E5B">
        <w:rPr>
          <w:rFonts w:ascii="Arial" w:hAnsi="Arial" w:cs="Arial"/>
          <w:color w:val="000000"/>
          <w:sz w:val="22"/>
          <w:szCs w:val="22"/>
        </w:rPr>
        <w:t>Prescriptions on psychotropics</w:t>
      </w:r>
      <w:r w:rsidR="00844A1E">
        <w:rPr>
          <w:rFonts w:ascii="Arial" w:hAnsi="Arial" w:cs="Arial"/>
          <w:color w:val="000000"/>
          <w:sz w:val="22"/>
          <w:szCs w:val="22"/>
        </w:rPr>
        <w:t xml:space="preserve"> vs. reported psychiatric disorder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revealed</w:t>
      </w:r>
      <w:r w:rsidR="003300FD">
        <w:rPr>
          <w:rFonts w:ascii="Arial" w:hAnsi="Arial" w:cs="Arial"/>
          <w:color w:val="000000"/>
          <w:sz w:val="22"/>
          <w:szCs w:val="22"/>
        </w:rPr>
        <w:t xml:space="preserve"> that</w:t>
      </w:r>
      <w:r w:rsidR="00844A1E">
        <w:rPr>
          <w:rFonts w:ascii="Arial" w:hAnsi="Arial" w:cs="Arial"/>
          <w:color w:val="000000"/>
          <w:sz w:val="22"/>
          <w:szCs w:val="22"/>
        </w:rPr>
        <w:t xml:space="preserve"> </w:t>
      </w:r>
      <w:r w:rsidR="003300FD">
        <w:rPr>
          <w:rFonts w:ascii="Arial" w:hAnsi="Arial" w:cs="Arial"/>
          <w:color w:val="000000"/>
          <w:sz w:val="22"/>
          <w:szCs w:val="22"/>
        </w:rPr>
        <w:t>most</w:t>
      </w:r>
      <w:r w:rsidR="00844A1E">
        <w:rPr>
          <w:rFonts w:ascii="Arial" w:hAnsi="Arial" w:cs="Arial"/>
          <w:color w:val="000000"/>
          <w:sz w:val="22"/>
          <w:szCs w:val="22"/>
        </w:rPr>
        <w:t xml:space="preserve"> patients reporting </w:t>
      </w:r>
      <w:proofErr w:type="spellStart"/>
      <w:r w:rsidR="00844A1E">
        <w:rPr>
          <w:rFonts w:ascii="Arial" w:hAnsi="Arial" w:cs="Arial"/>
          <w:color w:val="000000"/>
          <w:sz w:val="22"/>
          <w:szCs w:val="22"/>
        </w:rPr>
        <w:t>PsD</w:t>
      </w:r>
      <w:proofErr w:type="spellEnd"/>
      <w:r w:rsidR="00844A1E">
        <w:rPr>
          <w:rFonts w:ascii="Arial" w:hAnsi="Arial" w:cs="Arial"/>
          <w:color w:val="000000"/>
          <w:sz w:val="22"/>
          <w:szCs w:val="22"/>
        </w:rPr>
        <w:t xml:space="preserve"> had reimbursed prescriptions, except for those using </w:t>
      </w:r>
      <w:r w:rsidR="003300FD">
        <w:rPr>
          <w:rFonts w:ascii="Arial" w:hAnsi="Arial" w:cs="Arial"/>
          <w:color w:val="000000"/>
          <w:sz w:val="22"/>
          <w:szCs w:val="22"/>
        </w:rPr>
        <w:t>“</w:t>
      </w:r>
      <w:r w:rsidR="00844A1E">
        <w:rPr>
          <w:rFonts w:ascii="Arial" w:hAnsi="Arial" w:cs="Arial"/>
          <w:color w:val="000000"/>
          <w:sz w:val="22"/>
          <w:szCs w:val="22"/>
        </w:rPr>
        <w:t xml:space="preserve">other </w:t>
      </w:r>
      <w:r w:rsidR="003300FD">
        <w:rPr>
          <w:rFonts w:ascii="Arial" w:hAnsi="Arial" w:cs="Arial"/>
          <w:color w:val="000000"/>
          <w:sz w:val="22"/>
          <w:szCs w:val="22"/>
        </w:rPr>
        <w:t>psychotropics” (group 8)</w:t>
      </w:r>
      <w:r w:rsidR="00844A1E">
        <w:rPr>
          <w:rFonts w:ascii="Arial" w:hAnsi="Arial" w:cs="Arial"/>
          <w:color w:val="000000"/>
          <w:sz w:val="22"/>
          <w:szCs w:val="22"/>
        </w:rPr>
        <w:t>. Having psychotropic prescriptions increased the M</w:t>
      </w:r>
      <w:ins w:id="313" w:author="Troels Christian Petersen" w:date="2021-11-16T13:58:00Z">
        <w:r w:rsidR="00CE42F9">
          <w:rPr>
            <w:rFonts w:ascii="Arial" w:hAnsi="Arial" w:cs="Arial"/>
            <w:color w:val="000000"/>
            <w:sz w:val="22"/>
            <w:szCs w:val="22"/>
          </w:rPr>
          <w:t>L33</w:t>
        </w:r>
      </w:ins>
      <w:del w:id="314" w:author="Troels Christian Petersen" w:date="2021-11-16T13:58:00Z">
        <w:r w:rsidR="00844A1E" w:rsidDel="00CE42F9">
          <w:rPr>
            <w:rFonts w:ascii="Arial" w:hAnsi="Arial" w:cs="Arial"/>
            <w:color w:val="000000"/>
            <w:sz w:val="22"/>
            <w:szCs w:val="22"/>
          </w:rPr>
          <w:delText>L_All</w:delText>
        </w:r>
      </w:del>
      <w:r w:rsidR="00844A1E">
        <w:rPr>
          <w:rFonts w:ascii="Arial" w:hAnsi="Arial" w:cs="Arial"/>
          <w:color w:val="000000"/>
          <w:sz w:val="22"/>
          <w:szCs w:val="22"/>
        </w:rPr>
        <w:t xml:space="preserve"> risk score except for those using antipsychotics (</w:t>
      </w:r>
      <w:r w:rsidR="0095392F">
        <w:rPr>
          <w:rFonts w:ascii="Arial" w:hAnsi="Arial" w:cs="Arial"/>
          <w:color w:val="000000"/>
          <w:sz w:val="22"/>
          <w:szCs w:val="22"/>
        </w:rPr>
        <w:t>0.6%) which had no influence on the risk score, and for SSRI users where the ML</w:t>
      </w:r>
      <w:ins w:id="315" w:author="Troels Christian Petersen" w:date="2021-11-16T13:58:00Z">
        <w:r w:rsidR="00CE42F9">
          <w:rPr>
            <w:rFonts w:ascii="Arial" w:hAnsi="Arial" w:cs="Arial"/>
            <w:color w:val="000000"/>
            <w:sz w:val="22"/>
            <w:szCs w:val="22"/>
          </w:rPr>
          <w:t>33</w:t>
        </w:r>
      </w:ins>
      <w:del w:id="316" w:author="Troels Christian Petersen" w:date="2021-11-16T13:58:00Z">
        <w:r w:rsidR="0095392F" w:rsidDel="00CE42F9">
          <w:rPr>
            <w:rFonts w:ascii="Arial" w:hAnsi="Arial" w:cs="Arial"/>
            <w:color w:val="000000"/>
            <w:sz w:val="22"/>
            <w:szCs w:val="22"/>
          </w:rPr>
          <w:delText>_all</w:delText>
        </w:r>
      </w:del>
      <w:r w:rsidR="0095392F">
        <w:rPr>
          <w:rFonts w:ascii="Arial" w:hAnsi="Arial" w:cs="Arial"/>
          <w:color w:val="000000"/>
          <w:sz w:val="22"/>
          <w:szCs w:val="22"/>
        </w:rPr>
        <w:t xml:space="preserve"> risk score was increased in patients &gt; xx years but decreased</w:t>
      </w:r>
      <w:r w:rsidR="00844A1E">
        <w:rPr>
          <w:rFonts w:ascii="Arial" w:hAnsi="Arial" w:cs="Arial"/>
          <w:color w:val="000000"/>
          <w:sz w:val="22"/>
          <w:szCs w:val="22"/>
        </w:rPr>
        <w:t xml:space="preserve"> </w:t>
      </w:r>
      <w:r w:rsidR="0095392F">
        <w:rPr>
          <w:rFonts w:ascii="Arial" w:hAnsi="Arial" w:cs="Arial"/>
          <w:color w:val="000000"/>
          <w:sz w:val="22"/>
          <w:szCs w:val="22"/>
        </w:rPr>
        <w:t xml:space="preserve">with age &lt; </w:t>
      </w:r>
      <w:commentRangeStart w:id="317"/>
      <w:commentRangeStart w:id="318"/>
      <w:r w:rsidR="0095392F">
        <w:rPr>
          <w:rFonts w:ascii="Arial" w:hAnsi="Arial" w:cs="Arial"/>
          <w:color w:val="000000"/>
          <w:sz w:val="22"/>
          <w:szCs w:val="22"/>
        </w:rPr>
        <w:t>xx</w:t>
      </w:r>
      <w:commentRangeEnd w:id="317"/>
      <w:r w:rsidR="0095392F">
        <w:rPr>
          <w:rStyle w:val="CommentReference"/>
          <w:rFonts w:ascii="Arial" w:eastAsia="Arial" w:hAnsi="Arial" w:cs="Arial"/>
          <w:lang w:val="en"/>
        </w:rPr>
        <w:commentReference w:id="317"/>
      </w:r>
      <w:commentRangeEnd w:id="318"/>
      <w:r w:rsidR="00CA173C">
        <w:rPr>
          <w:rStyle w:val="CommentReference"/>
          <w:rFonts w:ascii="Arial" w:eastAsia="Arial" w:hAnsi="Arial" w:cs="Arial"/>
          <w:lang w:val="en"/>
        </w:rPr>
        <w:commentReference w:id="318"/>
      </w:r>
      <w:del w:id="319" w:author="Troels Christian Petersen" w:date="2021-11-16T13:59:00Z">
        <w:r w:rsidR="0095392F" w:rsidDel="00CE42F9">
          <w:rPr>
            <w:rFonts w:ascii="Arial" w:hAnsi="Arial" w:cs="Arial"/>
            <w:color w:val="000000"/>
            <w:sz w:val="22"/>
            <w:szCs w:val="22"/>
          </w:rPr>
          <w:delText>.</w:delText>
        </w:r>
      </w:del>
      <w:r w:rsidR="0095392F">
        <w:rPr>
          <w:rFonts w:ascii="Arial" w:hAnsi="Arial" w:cs="Arial"/>
          <w:color w:val="000000"/>
          <w:sz w:val="22"/>
          <w:szCs w:val="22"/>
        </w:rPr>
        <w:t xml:space="preserve"> (Appendix</w:t>
      </w:r>
      <w:r w:rsidR="006645CD">
        <w:rPr>
          <w:rFonts w:ascii="Arial" w:hAnsi="Arial" w:cs="Arial"/>
          <w:color w:val="000000"/>
          <w:sz w:val="22"/>
          <w:szCs w:val="22"/>
        </w:rPr>
        <w:t xml:space="preserve"> figure </w:t>
      </w:r>
      <w:commentRangeStart w:id="320"/>
      <w:r w:rsidR="006645CD">
        <w:rPr>
          <w:rFonts w:ascii="Arial" w:hAnsi="Arial" w:cs="Arial"/>
          <w:color w:val="000000"/>
          <w:sz w:val="22"/>
          <w:szCs w:val="22"/>
        </w:rPr>
        <w:t>A1</w:t>
      </w:r>
      <w:commentRangeEnd w:id="320"/>
      <w:r w:rsidR="00CA173C">
        <w:rPr>
          <w:rStyle w:val="CommentReference"/>
          <w:rFonts w:ascii="Arial" w:eastAsia="Arial" w:hAnsi="Arial" w:cs="Arial"/>
          <w:lang w:val="en"/>
        </w:rPr>
        <w:commentReference w:id="320"/>
      </w:r>
      <w:r w:rsidR="0095392F">
        <w:rPr>
          <w:rFonts w:ascii="Arial" w:hAnsi="Arial" w:cs="Arial"/>
          <w:color w:val="000000"/>
          <w:sz w:val="22"/>
          <w:szCs w:val="22"/>
        </w:rPr>
        <w:t>)</w:t>
      </w:r>
      <w:ins w:id="321" w:author="Troels Christian Petersen" w:date="2021-11-16T13:59:00Z">
        <w:r w:rsidR="00CE42F9">
          <w:rPr>
            <w:rFonts w:ascii="Arial" w:hAnsi="Arial" w:cs="Arial"/>
            <w:color w:val="000000"/>
            <w:sz w:val="22"/>
            <w:szCs w:val="22"/>
          </w:rPr>
          <w:t>.</w:t>
        </w:r>
      </w:ins>
      <w:r w:rsidR="0095392F">
        <w:rPr>
          <w:rFonts w:ascii="Arial" w:hAnsi="Arial" w:cs="Arial"/>
          <w:color w:val="000000"/>
          <w:sz w:val="22"/>
          <w:szCs w:val="22"/>
        </w:rPr>
        <w:t xml:space="preserve"> Finally, </w:t>
      </w:r>
      <w:r w:rsidR="00EE735E">
        <w:rPr>
          <w:rFonts w:ascii="Arial" w:hAnsi="Arial" w:cs="Arial"/>
          <w:color w:val="000000"/>
          <w:sz w:val="22"/>
          <w:szCs w:val="22"/>
        </w:rPr>
        <w:t>ML</w:t>
      </w:r>
      <w:ins w:id="322" w:author="Troels Christian Petersen" w:date="2021-11-16T13:59:00Z">
        <w:r w:rsidR="00CE42F9">
          <w:rPr>
            <w:rFonts w:ascii="Arial" w:hAnsi="Arial" w:cs="Arial"/>
            <w:color w:val="000000"/>
            <w:sz w:val="22"/>
            <w:szCs w:val="22"/>
          </w:rPr>
          <w:t>33</w:t>
        </w:r>
      </w:ins>
      <w:del w:id="323" w:author="Troels Christian Petersen" w:date="2021-11-16T13:59:00Z">
        <w:r w:rsidR="00EE735E" w:rsidDel="00CE42F9">
          <w:rPr>
            <w:rFonts w:ascii="Arial" w:hAnsi="Arial" w:cs="Arial"/>
            <w:color w:val="000000"/>
            <w:sz w:val="22"/>
            <w:szCs w:val="22"/>
          </w:rPr>
          <w:delText>_all</w:delText>
        </w:r>
      </w:del>
      <w:r w:rsidR="00EE735E">
        <w:rPr>
          <w:rFonts w:ascii="Arial" w:hAnsi="Arial" w:cs="Arial"/>
          <w:color w:val="000000"/>
          <w:sz w:val="22"/>
          <w:szCs w:val="22"/>
        </w:rPr>
        <w:t xml:space="preserve"> </w:t>
      </w:r>
      <w:r w:rsidR="0095392F">
        <w:rPr>
          <w:rFonts w:ascii="Arial" w:hAnsi="Arial" w:cs="Arial"/>
          <w:color w:val="000000"/>
          <w:sz w:val="22"/>
          <w:szCs w:val="22"/>
        </w:rPr>
        <w:t>ris</w:t>
      </w:r>
      <w:r w:rsidR="00EE735E">
        <w:rPr>
          <w:rFonts w:ascii="Arial" w:hAnsi="Arial" w:cs="Arial"/>
          <w:color w:val="000000"/>
          <w:sz w:val="22"/>
          <w:szCs w:val="22"/>
        </w:rPr>
        <w:t>k score was</w:t>
      </w:r>
      <w:r w:rsidR="0095392F">
        <w:rPr>
          <w:rFonts w:ascii="Arial" w:hAnsi="Arial" w:cs="Arial"/>
          <w:color w:val="000000"/>
          <w:sz w:val="22"/>
          <w:szCs w:val="22"/>
        </w:rPr>
        <w:t xml:space="preserve"> increased in those with prescriptions on inhalation steroid and beta-agonists, however there was a clear association with increased age as all patients with prescriptions</w:t>
      </w:r>
      <w:r w:rsidR="00CD6E5B">
        <w:rPr>
          <w:rFonts w:ascii="Arial" w:hAnsi="Arial" w:cs="Arial"/>
          <w:color w:val="000000"/>
          <w:sz w:val="22"/>
          <w:szCs w:val="22"/>
        </w:rPr>
        <w:t xml:space="preserve"> on such pulmonary medicine</w:t>
      </w:r>
      <w:r w:rsidR="0095392F">
        <w:rPr>
          <w:rFonts w:ascii="Arial" w:hAnsi="Arial" w:cs="Arial"/>
          <w:color w:val="000000"/>
          <w:sz w:val="22"/>
          <w:szCs w:val="22"/>
        </w:rPr>
        <w:t xml:space="preserve"> were &gt;70 years (</w:t>
      </w:r>
      <w:commentRangeStart w:id="324"/>
      <w:commentRangeStart w:id="325"/>
      <w:r w:rsidR="0095392F">
        <w:rPr>
          <w:rFonts w:ascii="Arial" w:hAnsi="Arial" w:cs="Arial"/>
          <w:color w:val="000000"/>
          <w:sz w:val="22"/>
          <w:szCs w:val="22"/>
        </w:rPr>
        <w:t>Appendix</w:t>
      </w:r>
      <w:commentRangeEnd w:id="324"/>
      <w:r w:rsidR="0095392F">
        <w:rPr>
          <w:rStyle w:val="CommentReference"/>
          <w:rFonts w:ascii="Arial" w:eastAsia="Arial" w:hAnsi="Arial" w:cs="Arial"/>
          <w:lang w:val="en"/>
        </w:rPr>
        <w:commentReference w:id="324"/>
      </w:r>
      <w:commentRangeEnd w:id="325"/>
      <w:r w:rsidR="00CA173C">
        <w:rPr>
          <w:rStyle w:val="CommentReference"/>
          <w:rFonts w:ascii="Arial" w:eastAsia="Arial" w:hAnsi="Arial" w:cs="Arial"/>
          <w:lang w:val="en"/>
        </w:rPr>
        <w:commentReference w:id="325"/>
      </w:r>
      <w:r w:rsidR="006645CD">
        <w:rPr>
          <w:rFonts w:ascii="Arial" w:hAnsi="Arial" w:cs="Arial"/>
          <w:color w:val="000000"/>
          <w:sz w:val="22"/>
          <w:szCs w:val="22"/>
        </w:rPr>
        <w:t xml:space="preserve"> Figure </w:t>
      </w:r>
      <w:commentRangeStart w:id="326"/>
      <w:r w:rsidR="006645CD">
        <w:rPr>
          <w:rFonts w:ascii="Arial" w:hAnsi="Arial" w:cs="Arial"/>
          <w:color w:val="000000"/>
          <w:sz w:val="22"/>
          <w:szCs w:val="22"/>
        </w:rPr>
        <w:t>A1</w:t>
      </w:r>
      <w:commentRangeEnd w:id="326"/>
      <w:r w:rsidR="00CA173C">
        <w:rPr>
          <w:rStyle w:val="CommentReference"/>
          <w:rFonts w:ascii="Arial" w:eastAsia="Arial" w:hAnsi="Arial" w:cs="Arial"/>
          <w:lang w:val="en"/>
        </w:rPr>
        <w:commentReference w:id="326"/>
      </w:r>
      <w:r w:rsidR="0095392F">
        <w:rPr>
          <w:rFonts w:ascii="Arial" w:hAnsi="Arial" w:cs="Arial"/>
          <w:color w:val="000000"/>
          <w:sz w:val="22"/>
          <w:szCs w:val="22"/>
        </w:rPr>
        <w:t>).</w:t>
      </w:r>
      <w:r w:rsidR="00CD6E5B">
        <w:rPr>
          <w:rFonts w:ascii="Arial" w:hAnsi="Arial" w:cs="Arial"/>
          <w:color w:val="000000"/>
          <w:sz w:val="22"/>
          <w:szCs w:val="22"/>
        </w:rPr>
        <w:t xml:space="preserve"> </w:t>
      </w:r>
      <w:r w:rsidR="00FF3424">
        <w:rPr>
          <w:rFonts w:ascii="Arial" w:hAnsi="Arial" w:cs="Arial"/>
          <w:color w:val="000000"/>
          <w:sz w:val="22"/>
          <w:szCs w:val="22"/>
        </w:rPr>
        <w:t xml:space="preserve">The results </w:t>
      </w:r>
      <w:del w:id="327" w:author="Christian Michelsen" w:date="2021-11-16T15:04:00Z">
        <w:r w:rsidR="00FF3424" w:rsidDel="00CA173C">
          <w:rPr>
            <w:rFonts w:ascii="Arial" w:hAnsi="Arial" w:cs="Arial"/>
            <w:color w:val="000000"/>
            <w:sz w:val="22"/>
            <w:szCs w:val="22"/>
          </w:rPr>
          <w:delText>for</w:delText>
        </w:r>
        <w:r w:rsidR="00CD6E5B" w:rsidDel="00CA173C">
          <w:rPr>
            <w:rFonts w:ascii="Arial" w:hAnsi="Arial" w:cs="Arial"/>
            <w:color w:val="000000"/>
            <w:sz w:val="22"/>
            <w:szCs w:val="22"/>
          </w:rPr>
          <w:delText xml:space="preserve"> </w:delText>
        </w:r>
      </w:del>
      <w:r w:rsidR="00CD6E5B">
        <w:rPr>
          <w:rFonts w:ascii="Arial" w:hAnsi="Arial" w:cs="Arial"/>
          <w:color w:val="000000"/>
          <w:sz w:val="22"/>
          <w:szCs w:val="22"/>
        </w:rPr>
        <w:t>including patients with a LOS &gt;4 days, but no reported postoperative complications</w:t>
      </w:r>
      <w:r w:rsidR="00FF3424">
        <w:rPr>
          <w:rFonts w:ascii="Arial" w:hAnsi="Arial" w:cs="Arial"/>
          <w:color w:val="000000"/>
          <w:sz w:val="22"/>
          <w:szCs w:val="22"/>
        </w:rPr>
        <w:t xml:space="preserve"> </w:t>
      </w:r>
      <w:r w:rsidR="00CD6E5B">
        <w:rPr>
          <w:rFonts w:ascii="Arial" w:hAnsi="Arial" w:cs="Arial"/>
          <w:color w:val="000000"/>
          <w:sz w:val="22"/>
          <w:szCs w:val="22"/>
        </w:rPr>
        <w:t>(</w:t>
      </w:r>
      <w:ins w:id="328" w:author="Christian Michelsen" w:date="2021-11-16T16:24:00Z">
        <w:r w:rsidR="001F615B">
          <w:rPr>
            <w:rFonts w:ascii="Arial" w:hAnsi="Arial" w:cs="Arial"/>
            <w:color w:val="000000"/>
            <w:sz w:val="22"/>
            <w:szCs w:val="22"/>
          </w:rPr>
          <w:t>o</w:t>
        </w:r>
      </w:ins>
      <w:del w:id="329" w:author="Christian Michelsen" w:date="2021-11-16T16:24:00Z">
        <w:r w:rsidR="00FF3424" w:rsidDel="001F615B">
          <w:rPr>
            <w:rFonts w:ascii="Arial" w:hAnsi="Arial" w:cs="Arial"/>
            <w:color w:val="000000"/>
            <w:sz w:val="22"/>
            <w:szCs w:val="22"/>
          </w:rPr>
          <w:delText>O</w:delText>
        </w:r>
      </w:del>
      <w:r w:rsidR="00FF3424">
        <w:rPr>
          <w:rFonts w:ascii="Arial" w:hAnsi="Arial" w:cs="Arial"/>
          <w:color w:val="000000"/>
          <w:sz w:val="22"/>
          <w:szCs w:val="22"/>
        </w:rPr>
        <w:t>utcome B</w:t>
      </w:r>
      <w:r w:rsidR="00CD6E5B">
        <w:rPr>
          <w:rFonts w:ascii="Arial" w:hAnsi="Arial" w:cs="Arial"/>
          <w:color w:val="000000"/>
          <w:sz w:val="22"/>
          <w:szCs w:val="22"/>
        </w:rPr>
        <w:t>)</w:t>
      </w:r>
      <w:r w:rsidR="00FF3424">
        <w:rPr>
          <w:rFonts w:ascii="Arial" w:hAnsi="Arial" w:cs="Arial"/>
          <w:color w:val="000000"/>
          <w:sz w:val="22"/>
          <w:szCs w:val="22"/>
        </w:rPr>
        <w:t xml:space="preserve"> were similar as for </w:t>
      </w:r>
      <w:ins w:id="330" w:author="Christian Michelsen" w:date="2021-11-16T16:24:00Z">
        <w:r w:rsidR="001F615B">
          <w:rPr>
            <w:rFonts w:ascii="Arial" w:hAnsi="Arial" w:cs="Arial"/>
            <w:color w:val="000000"/>
            <w:sz w:val="22"/>
            <w:szCs w:val="22"/>
          </w:rPr>
          <w:t>o</w:t>
        </w:r>
      </w:ins>
      <w:del w:id="331" w:author="Christian Michelsen" w:date="2021-11-16T16:24:00Z">
        <w:r w:rsidR="00FF3424" w:rsidDel="001F615B">
          <w:rPr>
            <w:rFonts w:ascii="Arial" w:hAnsi="Arial" w:cs="Arial"/>
            <w:color w:val="000000"/>
            <w:sz w:val="22"/>
            <w:szCs w:val="22"/>
          </w:rPr>
          <w:delText>O</w:delText>
        </w:r>
      </w:del>
      <w:r w:rsidR="00FF3424">
        <w:rPr>
          <w:rFonts w:ascii="Arial" w:hAnsi="Arial" w:cs="Arial"/>
          <w:color w:val="000000"/>
          <w:sz w:val="22"/>
          <w:szCs w:val="22"/>
        </w:rPr>
        <w:t>utcome A</w:t>
      </w:r>
      <w:r w:rsidR="00CD6E5B">
        <w:rPr>
          <w:rFonts w:ascii="Arial" w:hAnsi="Arial" w:cs="Arial"/>
          <w:color w:val="000000"/>
          <w:sz w:val="22"/>
          <w:szCs w:val="22"/>
        </w:rPr>
        <w:t xml:space="preserve">. </w:t>
      </w:r>
      <w:del w:id="332" w:author="Christian Michelsen" w:date="2021-11-16T15:05:00Z">
        <w:r w:rsidR="00CD6E5B" w:rsidDel="00FD3F9F">
          <w:rPr>
            <w:rFonts w:ascii="Arial" w:hAnsi="Arial" w:cs="Arial"/>
            <w:color w:val="000000"/>
            <w:sz w:val="22"/>
            <w:szCs w:val="22"/>
          </w:rPr>
          <w:delText>Thus</w:delText>
        </w:r>
      </w:del>
      <w:ins w:id="333" w:author="Christian Michelsen" w:date="2021-11-16T15:05:00Z">
        <w:r w:rsidR="00FD3F9F">
          <w:rPr>
            <w:rFonts w:ascii="Arial" w:hAnsi="Arial" w:cs="Arial"/>
            <w:color w:val="000000"/>
            <w:sz w:val="22"/>
            <w:szCs w:val="22"/>
          </w:rPr>
          <w:t xml:space="preserve">In general, we found that </w:t>
        </w:r>
      </w:ins>
      <w:del w:id="334" w:author="Christian Michelsen" w:date="2021-11-16T15:05:00Z">
        <w:r w:rsidR="00CD6E5B" w:rsidDel="00FD3F9F">
          <w:rPr>
            <w:rFonts w:ascii="Arial" w:hAnsi="Arial" w:cs="Arial"/>
            <w:color w:val="000000"/>
            <w:sz w:val="22"/>
            <w:szCs w:val="22"/>
          </w:rPr>
          <w:delText>,</w:delText>
        </w:r>
        <w:r w:rsidR="00FF3424" w:rsidDel="00FD3F9F">
          <w:rPr>
            <w:rFonts w:ascii="Arial" w:hAnsi="Arial" w:cs="Arial"/>
            <w:color w:val="000000"/>
            <w:sz w:val="22"/>
            <w:szCs w:val="22"/>
          </w:rPr>
          <w:delText xml:space="preserve"> </w:delText>
        </w:r>
      </w:del>
      <w:r w:rsidR="00FF3424">
        <w:rPr>
          <w:rFonts w:ascii="Arial" w:hAnsi="Arial" w:cs="Arial"/>
          <w:color w:val="000000"/>
          <w:sz w:val="22"/>
          <w:szCs w:val="22"/>
        </w:rPr>
        <w:t>M</w:t>
      </w:r>
      <w:ins w:id="335" w:author="Christian Michelsen" w:date="2021-11-16T15:05:00Z">
        <w:r w:rsidR="00CA173C">
          <w:rPr>
            <w:rFonts w:ascii="Arial" w:hAnsi="Arial" w:cs="Arial"/>
            <w:color w:val="000000"/>
            <w:sz w:val="22"/>
            <w:szCs w:val="22"/>
          </w:rPr>
          <w:t>L33</w:t>
        </w:r>
      </w:ins>
      <w:del w:id="336" w:author="Christian Michelsen" w:date="2021-11-16T15:05:00Z">
        <w:r w:rsidR="00FF3424" w:rsidDel="00CA173C">
          <w:rPr>
            <w:rFonts w:ascii="Arial" w:hAnsi="Arial" w:cs="Arial"/>
            <w:color w:val="000000"/>
            <w:sz w:val="22"/>
            <w:szCs w:val="22"/>
          </w:rPr>
          <w:delText>L_all</w:delText>
        </w:r>
      </w:del>
      <w:r w:rsidR="00FF3424">
        <w:rPr>
          <w:rFonts w:ascii="Arial" w:hAnsi="Arial" w:cs="Arial"/>
          <w:color w:val="000000"/>
          <w:sz w:val="22"/>
          <w:szCs w:val="22"/>
        </w:rPr>
        <w:t xml:space="preserve"> </w:t>
      </w:r>
      <w:r w:rsidR="00CD6E5B">
        <w:rPr>
          <w:rFonts w:ascii="Arial" w:hAnsi="Arial" w:cs="Arial"/>
          <w:color w:val="000000"/>
          <w:sz w:val="22"/>
          <w:szCs w:val="22"/>
        </w:rPr>
        <w:t>was</w:t>
      </w:r>
      <w:r w:rsidR="00FF3424">
        <w:rPr>
          <w:rFonts w:ascii="Arial" w:hAnsi="Arial" w:cs="Arial"/>
          <w:color w:val="000000"/>
          <w:sz w:val="22"/>
          <w:szCs w:val="22"/>
        </w:rPr>
        <w:t xml:space="preserve"> superior t</w:t>
      </w:r>
      <w:ins w:id="337" w:author="Christian Michelsen" w:date="2021-11-16T15:05:00Z">
        <w:r w:rsidR="00FD3F9F">
          <w:rPr>
            <w:rFonts w:ascii="Arial" w:hAnsi="Arial" w:cs="Arial"/>
            <w:color w:val="000000"/>
            <w:sz w:val="22"/>
            <w:szCs w:val="22"/>
          </w:rPr>
          <w:t>o</w:t>
        </w:r>
      </w:ins>
      <w:del w:id="338" w:author="Christian Michelsen" w:date="2021-11-16T15:05:00Z">
        <w:r w:rsidR="00FF3424" w:rsidDel="00FD3F9F">
          <w:rPr>
            <w:rFonts w:ascii="Arial" w:hAnsi="Arial" w:cs="Arial"/>
            <w:color w:val="000000"/>
            <w:sz w:val="22"/>
            <w:szCs w:val="22"/>
          </w:rPr>
          <w:delText>han</w:delText>
        </w:r>
      </w:del>
      <w:r w:rsidR="00FF3424">
        <w:rPr>
          <w:rFonts w:ascii="Arial" w:hAnsi="Arial" w:cs="Arial"/>
          <w:color w:val="000000"/>
          <w:sz w:val="22"/>
          <w:szCs w:val="22"/>
        </w:rPr>
        <w:t xml:space="preserve"> </w:t>
      </w:r>
      <w:del w:id="339" w:author="Christian Michelsen" w:date="2021-11-16T15:05:00Z">
        <w:r w:rsidR="00FF3424" w:rsidDel="00FD3F9F">
          <w:rPr>
            <w:rFonts w:ascii="Arial" w:hAnsi="Arial" w:cs="Arial"/>
            <w:color w:val="000000"/>
            <w:sz w:val="22"/>
            <w:szCs w:val="22"/>
          </w:rPr>
          <w:delText>L</w:delText>
        </w:r>
      </w:del>
      <w:ins w:id="340" w:author="Christian Michelsen" w:date="2021-11-16T15:05:00Z">
        <w:r w:rsidR="00FD3F9F">
          <w:rPr>
            <w:rFonts w:ascii="Arial" w:hAnsi="Arial" w:cs="Arial"/>
            <w:color w:val="000000"/>
            <w:sz w:val="22"/>
            <w:szCs w:val="22"/>
          </w:rPr>
          <w:t>all the other models</w:t>
        </w:r>
      </w:ins>
      <w:ins w:id="341" w:author="Christian Michelsen" w:date="2021-11-16T15:06:00Z">
        <w:r w:rsidR="00FD3F9F">
          <w:rPr>
            <w:rFonts w:ascii="Arial" w:hAnsi="Arial" w:cs="Arial"/>
            <w:color w:val="000000"/>
            <w:sz w:val="22"/>
            <w:szCs w:val="22"/>
          </w:rPr>
          <w:t xml:space="preserve">, however, with a lower performance increase than in </w:t>
        </w:r>
      </w:ins>
      <w:ins w:id="342" w:author="Christian Michelsen" w:date="2021-11-16T16:25:00Z">
        <w:r w:rsidR="001F615B">
          <w:rPr>
            <w:rFonts w:ascii="Arial" w:hAnsi="Arial" w:cs="Arial"/>
            <w:color w:val="000000"/>
            <w:sz w:val="22"/>
            <w:szCs w:val="22"/>
          </w:rPr>
          <w:t>o</w:t>
        </w:r>
      </w:ins>
      <w:ins w:id="343" w:author="Christian Michelsen" w:date="2021-11-16T15:06:00Z">
        <w:r w:rsidR="00FD3F9F">
          <w:rPr>
            <w:rFonts w:ascii="Arial" w:hAnsi="Arial" w:cs="Arial"/>
            <w:color w:val="000000"/>
            <w:sz w:val="22"/>
            <w:szCs w:val="22"/>
          </w:rPr>
          <w:t>utcome A</w:t>
        </w:r>
      </w:ins>
      <w:del w:id="344" w:author="Christian Michelsen" w:date="2021-11-16T15:05:00Z">
        <w:r w:rsidR="00FF3424" w:rsidDel="00CA173C">
          <w:rPr>
            <w:rFonts w:ascii="Arial" w:hAnsi="Arial" w:cs="Arial"/>
            <w:color w:val="000000"/>
            <w:sz w:val="22"/>
            <w:szCs w:val="22"/>
          </w:rPr>
          <w:delText>R_all</w:delText>
        </w:r>
      </w:del>
      <w:del w:id="345" w:author="Christian Michelsen" w:date="2021-11-16T15:06:00Z">
        <w:r w:rsidR="00AF07DC" w:rsidDel="00FD3F9F">
          <w:rPr>
            <w:rFonts w:ascii="Arial" w:hAnsi="Arial" w:cs="Arial"/>
            <w:color w:val="000000"/>
            <w:sz w:val="22"/>
            <w:szCs w:val="22"/>
          </w:rPr>
          <w:delText>.</w:delText>
        </w:r>
        <w:r w:rsidR="00FF3424" w:rsidDel="00FD3F9F">
          <w:rPr>
            <w:rFonts w:ascii="Arial" w:hAnsi="Arial" w:cs="Arial"/>
            <w:color w:val="000000"/>
            <w:sz w:val="22"/>
            <w:szCs w:val="22"/>
          </w:rPr>
          <w:delText xml:space="preserve"> </w:delText>
        </w:r>
        <w:r w:rsidR="00AF07DC" w:rsidDel="00FD3F9F">
          <w:rPr>
            <w:rFonts w:ascii="Arial" w:hAnsi="Arial" w:cs="Arial"/>
            <w:color w:val="000000"/>
            <w:sz w:val="22"/>
            <w:szCs w:val="22"/>
          </w:rPr>
          <w:delText>However,</w:delText>
        </w:r>
        <w:r w:rsidR="00FF3424" w:rsidDel="00FD3F9F">
          <w:rPr>
            <w:rFonts w:ascii="Arial" w:hAnsi="Arial" w:cs="Arial"/>
            <w:color w:val="000000"/>
            <w:sz w:val="22"/>
            <w:szCs w:val="22"/>
          </w:rPr>
          <w:delText xml:space="preserve"> </w:delText>
        </w:r>
        <w:r w:rsidR="000A0E75" w:rsidDel="00FD3F9F">
          <w:rPr>
            <w:rFonts w:ascii="Arial" w:hAnsi="Arial" w:cs="Arial"/>
            <w:color w:val="000000"/>
            <w:sz w:val="22"/>
            <w:szCs w:val="22"/>
          </w:rPr>
          <w:delText xml:space="preserve">most </w:delText>
        </w:r>
        <w:r w:rsidR="00FF3424" w:rsidDel="00FD3F9F">
          <w:rPr>
            <w:rFonts w:ascii="Arial" w:hAnsi="Arial" w:cs="Arial"/>
            <w:color w:val="000000"/>
            <w:sz w:val="22"/>
            <w:szCs w:val="22"/>
          </w:rPr>
          <w:delText>model performance</w:delText>
        </w:r>
        <w:r w:rsidR="000A0E75" w:rsidDel="00FD3F9F">
          <w:rPr>
            <w:rFonts w:ascii="Arial" w:hAnsi="Arial" w:cs="Arial"/>
            <w:color w:val="000000"/>
            <w:sz w:val="22"/>
            <w:szCs w:val="22"/>
          </w:rPr>
          <w:delText xml:space="preserve"> indicators</w:delText>
        </w:r>
        <w:r w:rsidR="00FF3424" w:rsidDel="00FD3F9F">
          <w:rPr>
            <w:rFonts w:ascii="Arial" w:hAnsi="Arial" w:cs="Arial"/>
            <w:color w:val="000000"/>
            <w:sz w:val="22"/>
            <w:szCs w:val="22"/>
          </w:rPr>
          <w:delText xml:space="preserve"> were slightly worse for </w:delText>
        </w:r>
        <w:r w:rsidR="00AF07DC" w:rsidDel="00FD3F9F">
          <w:rPr>
            <w:rFonts w:ascii="Arial" w:hAnsi="Arial" w:cs="Arial"/>
            <w:color w:val="000000"/>
            <w:sz w:val="22"/>
            <w:szCs w:val="22"/>
          </w:rPr>
          <w:delText>in</w:delText>
        </w:r>
        <w:r w:rsidR="00FF3424" w:rsidDel="00FD3F9F">
          <w:rPr>
            <w:rFonts w:ascii="Arial" w:hAnsi="Arial" w:cs="Arial"/>
            <w:color w:val="000000"/>
            <w:sz w:val="22"/>
            <w:szCs w:val="22"/>
          </w:rPr>
          <w:delText xml:space="preserve"> models</w:delText>
        </w:r>
        <w:r w:rsidR="00AF07DC" w:rsidDel="00FD3F9F">
          <w:rPr>
            <w:rFonts w:ascii="Arial" w:hAnsi="Arial" w:cs="Arial"/>
            <w:color w:val="000000"/>
            <w:sz w:val="22"/>
            <w:szCs w:val="22"/>
          </w:rPr>
          <w:delText>,</w:delText>
        </w:r>
        <w:r w:rsidR="000A0E75" w:rsidDel="00FD3F9F">
          <w:rPr>
            <w:rFonts w:ascii="Arial" w:hAnsi="Arial" w:cs="Arial"/>
            <w:color w:val="000000"/>
            <w:sz w:val="22"/>
            <w:szCs w:val="22"/>
          </w:rPr>
          <w:delText xml:space="preserve"> except for the PPV. Thus,</w:delText>
        </w:r>
        <w:r w:rsidR="00FF3424" w:rsidDel="00FD3F9F">
          <w:rPr>
            <w:rFonts w:ascii="Arial" w:hAnsi="Arial" w:cs="Arial"/>
            <w:color w:val="000000"/>
            <w:sz w:val="22"/>
            <w:szCs w:val="22"/>
          </w:rPr>
          <w:delText xml:space="preserve"> </w:delText>
        </w:r>
        <w:r w:rsidR="000A0E75" w:rsidDel="00FD3F9F">
          <w:rPr>
            <w:rFonts w:ascii="Arial" w:hAnsi="Arial" w:cs="Arial"/>
            <w:color w:val="000000"/>
            <w:sz w:val="22"/>
            <w:szCs w:val="22"/>
          </w:rPr>
          <w:delText xml:space="preserve">although TPR declined to 52.8% with an </w:delText>
        </w:r>
        <w:r w:rsidR="00FF3424" w:rsidDel="00FD3F9F">
          <w:rPr>
            <w:rFonts w:ascii="Arial" w:hAnsi="Arial" w:cs="Arial"/>
            <w:color w:val="000000"/>
            <w:sz w:val="22"/>
            <w:szCs w:val="22"/>
          </w:rPr>
          <w:delText xml:space="preserve">AUROC of </w:delText>
        </w:r>
        <w:r w:rsidR="000A0E75" w:rsidDel="00FD3F9F">
          <w:rPr>
            <w:rFonts w:ascii="Arial" w:hAnsi="Arial" w:cs="Arial"/>
            <w:color w:val="000000"/>
            <w:sz w:val="22"/>
            <w:szCs w:val="22"/>
          </w:rPr>
          <w:delText>75</w:delText>
        </w:r>
        <w:r w:rsidR="006645CD" w:rsidDel="00FD3F9F">
          <w:rPr>
            <w:rFonts w:ascii="Arial" w:hAnsi="Arial" w:cs="Arial"/>
            <w:color w:val="000000"/>
            <w:sz w:val="22"/>
            <w:szCs w:val="22"/>
          </w:rPr>
          <w:delText>.3%,</w:delText>
        </w:r>
        <w:r w:rsidR="00FF3424" w:rsidDel="00FD3F9F">
          <w:rPr>
            <w:rFonts w:ascii="Arial" w:hAnsi="Arial" w:cs="Arial"/>
            <w:color w:val="000000"/>
            <w:sz w:val="22"/>
            <w:szCs w:val="22"/>
          </w:rPr>
          <w:delText xml:space="preserve"> PPV</w:delText>
        </w:r>
        <w:r w:rsidR="006645CD" w:rsidDel="00FD3F9F">
          <w:rPr>
            <w:rFonts w:ascii="Arial" w:hAnsi="Arial" w:cs="Arial"/>
            <w:color w:val="000000"/>
            <w:sz w:val="22"/>
            <w:szCs w:val="22"/>
          </w:rPr>
          <w:delText xml:space="preserve"> increased to 15.5% </w:delText>
        </w:r>
        <w:r w:rsidR="00FF3424" w:rsidDel="00FD3F9F">
          <w:rPr>
            <w:rFonts w:ascii="Arial" w:hAnsi="Arial" w:cs="Arial"/>
            <w:color w:val="000000"/>
            <w:sz w:val="22"/>
            <w:szCs w:val="22"/>
          </w:rPr>
          <w:delText>for</w:delText>
        </w:r>
        <w:r w:rsidR="006645CD" w:rsidDel="00FD3F9F">
          <w:rPr>
            <w:rFonts w:ascii="Arial" w:hAnsi="Arial" w:cs="Arial"/>
            <w:color w:val="000000"/>
            <w:sz w:val="22"/>
            <w:szCs w:val="22"/>
          </w:rPr>
          <w:delText xml:space="preserve"> Outcome B when applying the</w:delText>
        </w:r>
        <w:r w:rsidR="00FF3424" w:rsidDel="00FD3F9F">
          <w:rPr>
            <w:rFonts w:ascii="Arial" w:hAnsi="Arial" w:cs="Arial"/>
            <w:color w:val="000000"/>
            <w:sz w:val="22"/>
            <w:szCs w:val="22"/>
          </w:rPr>
          <w:delText xml:space="preserve"> M</w:delText>
        </w:r>
        <w:commentRangeStart w:id="346"/>
        <w:commentRangeStart w:id="347"/>
        <w:r w:rsidR="00FF3424" w:rsidDel="00FD3F9F">
          <w:rPr>
            <w:rFonts w:ascii="Arial" w:hAnsi="Arial" w:cs="Arial"/>
            <w:color w:val="000000"/>
            <w:sz w:val="22"/>
            <w:szCs w:val="22"/>
          </w:rPr>
          <w:delText>L_al</w:delText>
        </w:r>
        <w:r w:rsidR="000A0E75" w:rsidDel="00FD3F9F">
          <w:rPr>
            <w:rFonts w:ascii="Arial" w:hAnsi="Arial" w:cs="Arial"/>
            <w:color w:val="000000"/>
            <w:sz w:val="22"/>
            <w:szCs w:val="22"/>
          </w:rPr>
          <w:delText>l with a PPF of 20%</w:delText>
        </w:r>
      </w:del>
      <w:r w:rsidR="00FF3424">
        <w:rPr>
          <w:rFonts w:ascii="Arial" w:hAnsi="Arial" w:cs="Arial"/>
          <w:color w:val="000000"/>
          <w:sz w:val="22"/>
          <w:szCs w:val="22"/>
        </w:rPr>
        <w:t>. (Appendix</w:t>
      </w:r>
      <w:r w:rsidR="006645CD">
        <w:rPr>
          <w:rFonts w:ascii="Arial" w:hAnsi="Arial" w:cs="Arial"/>
          <w:color w:val="000000"/>
          <w:sz w:val="22"/>
          <w:szCs w:val="22"/>
        </w:rPr>
        <w:t xml:space="preserve"> table A1 and Figure A2a+b</w:t>
      </w:r>
      <w:r w:rsidR="00FF3424">
        <w:rPr>
          <w:rFonts w:ascii="Arial" w:hAnsi="Arial" w:cs="Arial"/>
          <w:color w:val="000000"/>
          <w:sz w:val="22"/>
          <w:szCs w:val="22"/>
        </w:rPr>
        <w:t>)</w:t>
      </w:r>
      <w:r w:rsidR="00D0116E">
        <w:rPr>
          <w:rFonts w:ascii="Arial" w:hAnsi="Arial" w:cs="Arial"/>
          <w:color w:val="000000"/>
          <w:sz w:val="22"/>
          <w:szCs w:val="22"/>
        </w:rPr>
        <w:t xml:space="preserve"> </w:t>
      </w:r>
      <w:commentRangeEnd w:id="346"/>
      <w:r w:rsidR="00666E32">
        <w:rPr>
          <w:rStyle w:val="CommentReference"/>
          <w:rFonts w:ascii="Arial" w:eastAsia="Arial" w:hAnsi="Arial" w:cs="Arial"/>
          <w:lang w:val="en"/>
        </w:rPr>
        <w:commentReference w:id="346"/>
      </w:r>
      <w:commentRangeEnd w:id="347"/>
      <w:r w:rsidR="00FD3F9F">
        <w:rPr>
          <w:rStyle w:val="CommentReference"/>
          <w:rFonts w:ascii="Arial" w:eastAsia="Arial" w:hAnsi="Arial" w:cs="Arial"/>
          <w:lang w:val="en"/>
        </w:rPr>
        <w:commentReference w:id="347"/>
      </w:r>
    </w:p>
    <w:p w14:paraId="3C65F6E2" w14:textId="77777777" w:rsidR="00DE67BB" w:rsidRPr="0040209C" w:rsidRDefault="00DE67BB" w:rsidP="007428BB">
      <w:pPr>
        <w:spacing w:line="360" w:lineRule="auto"/>
        <w:rPr>
          <w:rFonts w:ascii="Verdana" w:eastAsia="Verdana" w:hAnsi="Verdana" w:cs="Verdana"/>
          <w:sz w:val="20"/>
          <w:szCs w:val="20"/>
          <w:lang w:val="en-GB"/>
        </w:rPr>
      </w:pPr>
    </w:p>
    <w:p w14:paraId="27B6B9A2" w14:textId="77777777" w:rsidR="008521B0" w:rsidRDefault="008521B0">
      <w:pPr>
        <w:rPr>
          <w:sz w:val="40"/>
          <w:szCs w:val="40"/>
          <w:lang w:val="en-GB"/>
        </w:rPr>
      </w:pPr>
      <w:bookmarkStart w:id="348" w:name="_uo0n5fs14zeo" w:colFirst="0" w:colLast="0"/>
      <w:bookmarkEnd w:id="348"/>
      <w:r>
        <w:rPr>
          <w:lang w:val="en-GB"/>
        </w:rPr>
        <w:br w:type="page"/>
      </w:r>
    </w:p>
    <w:p w14:paraId="2EBD05C2" w14:textId="1E8321DC" w:rsidR="00DE67BB" w:rsidRPr="0040209C" w:rsidRDefault="007059C2">
      <w:pPr>
        <w:pStyle w:val="Heading1"/>
        <w:spacing w:line="360" w:lineRule="auto"/>
        <w:rPr>
          <w:lang w:val="en-GB"/>
        </w:rPr>
      </w:pPr>
      <w:r w:rsidRPr="0040209C">
        <w:rPr>
          <w:lang w:val="en-GB"/>
        </w:rPr>
        <w:lastRenderedPageBreak/>
        <w:t>Discussion</w:t>
      </w:r>
    </w:p>
    <w:p w14:paraId="51FBE45F" w14:textId="03347E9C" w:rsidR="00CB532E" w:rsidRPr="0040209C" w:rsidRDefault="007059C2" w:rsidP="00571310">
      <w:pPr>
        <w:spacing w:line="360" w:lineRule="auto"/>
        <w:rPr>
          <w:lang w:val="en-GB"/>
        </w:rPr>
      </w:pPr>
      <w:r w:rsidRPr="0040209C">
        <w:rPr>
          <w:lang w:val="en-GB"/>
        </w:rPr>
        <w:t>We found that</w:t>
      </w:r>
      <w:r w:rsidR="00674188" w:rsidRPr="0040209C">
        <w:rPr>
          <w:lang w:val="en-GB"/>
        </w:rPr>
        <w:t xml:space="preserve"> using </w:t>
      </w:r>
      <w:r w:rsidR="00CB532E" w:rsidRPr="0040209C">
        <w:rPr>
          <w:lang w:val="en-GB"/>
        </w:rPr>
        <w:t xml:space="preserve">a </w:t>
      </w:r>
      <w:r w:rsidR="00674188" w:rsidRPr="0040209C">
        <w:rPr>
          <w:lang w:val="en-GB"/>
        </w:rPr>
        <w:t>ML</w:t>
      </w:r>
      <w:r w:rsidR="00BF60F3" w:rsidRPr="0040209C">
        <w:rPr>
          <w:lang w:val="en-GB"/>
        </w:rPr>
        <w:t xml:space="preserve"> </w:t>
      </w:r>
      <w:r w:rsidR="00674188" w:rsidRPr="0040209C">
        <w:rPr>
          <w:lang w:val="en-GB"/>
        </w:rPr>
        <w:t>algorithm including all available variables (</w:t>
      </w:r>
      <w:del w:id="349" w:author="Christian Michelsen" w:date="2021-11-16T15:08:00Z">
        <w:r w:rsidR="00674188" w:rsidRPr="0040209C" w:rsidDel="00FD3F9F">
          <w:rPr>
            <w:lang w:val="en-GB"/>
          </w:rPr>
          <w:delText>ML_</w:delText>
        </w:r>
        <w:r w:rsidR="006645CD" w:rsidDel="00FD3F9F">
          <w:rPr>
            <w:lang w:val="en-GB"/>
          </w:rPr>
          <w:delText>a</w:delText>
        </w:r>
        <w:r w:rsidR="00674188" w:rsidRPr="0040209C" w:rsidDel="00FD3F9F">
          <w:rPr>
            <w:lang w:val="en-GB"/>
          </w:rPr>
          <w:delText>ll</w:delText>
        </w:r>
      </w:del>
      <w:ins w:id="350" w:author="Christian Michelsen" w:date="2021-11-16T15:08:00Z">
        <w:r w:rsidR="00FD3F9F">
          <w:rPr>
            <w:lang w:val="en-GB"/>
          </w:rPr>
          <w:t>ML33</w:t>
        </w:r>
      </w:ins>
      <w:r w:rsidR="00674188" w:rsidRPr="0040209C">
        <w:rPr>
          <w:lang w:val="en-GB"/>
        </w:rPr>
        <w:t xml:space="preserve">) </w:t>
      </w:r>
      <w:r w:rsidR="00CB532E" w:rsidRPr="0040209C">
        <w:rPr>
          <w:lang w:val="en-GB"/>
        </w:rPr>
        <w:t>and a parsimonious ML-algorithm (</w:t>
      </w:r>
      <w:del w:id="351" w:author="Christian Michelsen" w:date="2021-11-16T15:09:00Z">
        <w:r w:rsidR="00CB532E" w:rsidRPr="0040209C" w:rsidDel="008C79F2">
          <w:rPr>
            <w:lang w:val="en-GB"/>
          </w:rPr>
          <w:delText>ML_10</w:delText>
        </w:r>
      </w:del>
      <w:ins w:id="352" w:author="Christian Michelsen" w:date="2021-11-16T15:09:00Z">
        <w:r w:rsidR="008C79F2">
          <w:rPr>
            <w:lang w:val="en-GB"/>
          </w:rPr>
          <w:t>ML10</w:t>
        </w:r>
      </w:ins>
      <w:r w:rsidR="00CB532E" w:rsidRPr="0040209C">
        <w:rPr>
          <w:lang w:val="en-GB"/>
        </w:rPr>
        <w:t xml:space="preserve">) encompassing only the 10 most important predictors </w:t>
      </w:r>
      <w:r w:rsidR="00674188" w:rsidRPr="0040209C">
        <w:rPr>
          <w:lang w:val="en-GB"/>
        </w:rPr>
        <w:t>improve</w:t>
      </w:r>
      <w:r w:rsidR="00CB532E" w:rsidRPr="0040209C">
        <w:rPr>
          <w:lang w:val="en-GB"/>
        </w:rPr>
        <w:t>d</w:t>
      </w:r>
      <w:r w:rsidR="00674188" w:rsidRPr="0040209C">
        <w:rPr>
          <w:lang w:val="en-GB"/>
        </w:rPr>
        <w:t xml:space="preserve"> prediction of patients at increased risk of having a LOS &gt;4 days or readmissions due to medical complications</w:t>
      </w:r>
      <w:r w:rsidR="00CB532E" w:rsidRPr="0040209C">
        <w:rPr>
          <w:lang w:val="en-GB"/>
        </w:rPr>
        <w:t xml:space="preserve"> (outcome A)</w:t>
      </w:r>
      <w:r w:rsidR="00674188" w:rsidRPr="0040209C">
        <w:rPr>
          <w:lang w:val="en-GB"/>
        </w:rPr>
        <w:t xml:space="preserve"> compared to </w:t>
      </w:r>
      <w:r w:rsidR="00CB532E" w:rsidRPr="0040209C">
        <w:rPr>
          <w:lang w:val="en-GB"/>
        </w:rPr>
        <w:t xml:space="preserve">traditional </w:t>
      </w:r>
      <w:r w:rsidR="00674188" w:rsidRPr="0040209C">
        <w:rPr>
          <w:lang w:val="en-GB"/>
        </w:rPr>
        <w:t>logistic regression</w:t>
      </w:r>
      <w:r w:rsidR="00CB532E" w:rsidRPr="0040209C">
        <w:rPr>
          <w:lang w:val="en-GB"/>
        </w:rPr>
        <w:t xml:space="preserve"> models</w:t>
      </w:r>
      <w:r w:rsidR="00674188" w:rsidRPr="0040209C">
        <w:rPr>
          <w:lang w:val="en-GB"/>
        </w:rPr>
        <w:t>.</w:t>
      </w:r>
      <w:r w:rsidR="00CB532E" w:rsidRPr="0040209C">
        <w:rPr>
          <w:lang w:val="en-GB"/>
        </w:rPr>
        <w:t xml:space="preserve"> In contrast, when </w:t>
      </w:r>
      <w:r w:rsidR="006645CD">
        <w:rPr>
          <w:lang w:val="en-GB"/>
        </w:rPr>
        <w:t xml:space="preserve">also </w:t>
      </w:r>
      <w:r w:rsidR="00CB532E" w:rsidRPr="0040209C">
        <w:rPr>
          <w:lang w:val="en-GB"/>
        </w:rPr>
        <w:t>including</w:t>
      </w:r>
      <w:r w:rsidR="00BF60F3" w:rsidRPr="0040209C">
        <w:rPr>
          <w:lang w:val="en-GB"/>
        </w:rPr>
        <w:t xml:space="preserve"> patients</w:t>
      </w:r>
      <w:r w:rsidR="00CB532E" w:rsidRPr="0040209C">
        <w:rPr>
          <w:lang w:val="en-GB"/>
        </w:rPr>
        <w:t xml:space="preserve"> having a LOS &gt;4 days, but with</w:t>
      </w:r>
      <w:r w:rsidR="006645CD">
        <w:rPr>
          <w:lang w:val="en-GB"/>
        </w:rPr>
        <w:t>out</w:t>
      </w:r>
      <w:r w:rsidR="00CB532E" w:rsidRPr="0040209C">
        <w:rPr>
          <w:lang w:val="en-GB"/>
        </w:rPr>
        <w:t xml:space="preserve"> mentioned complications as an outcome (Outcome B), </w:t>
      </w:r>
      <w:r w:rsidR="006645CD">
        <w:rPr>
          <w:lang w:val="en-GB"/>
        </w:rPr>
        <w:t xml:space="preserve">the </w:t>
      </w:r>
      <w:del w:id="353" w:author="Christian Michelsen" w:date="2021-11-16T15:08:00Z">
        <w:r w:rsidR="006645CD" w:rsidDel="00FD3F9F">
          <w:rPr>
            <w:lang w:val="en-GB"/>
          </w:rPr>
          <w:delText>ML_all</w:delText>
        </w:r>
      </w:del>
      <w:ins w:id="354" w:author="Christian Michelsen" w:date="2021-11-16T15:08:00Z">
        <w:r w:rsidR="00FD3F9F">
          <w:rPr>
            <w:lang w:val="en-GB"/>
          </w:rPr>
          <w:t>ML33</w:t>
        </w:r>
      </w:ins>
      <w:r w:rsidR="006645CD">
        <w:rPr>
          <w:lang w:val="en-GB"/>
        </w:rPr>
        <w:t xml:space="preserve"> remained superior, but the</w:t>
      </w:r>
      <w:r w:rsidR="00CB532E" w:rsidRPr="0040209C">
        <w:rPr>
          <w:lang w:val="en-GB"/>
        </w:rPr>
        <w:t xml:space="preserve"> parsimonious ML-algorithm was worse than a traditional logistic regression model including all variables</w:t>
      </w:r>
      <w:r w:rsidR="006645CD">
        <w:rPr>
          <w:lang w:val="en-GB"/>
        </w:rPr>
        <w:t xml:space="preserve"> (</w:t>
      </w:r>
      <w:del w:id="355" w:author="Christian Michelsen" w:date="2021-11-16T15:08:00Z">
        <w:r w:rsidR="006645CD" w:rsidDel="00FD3F9F">
          <w:rPr>
            <w:lang w:val="en-GB"/>
          </w:rPr>
          <w:delText>LR_all</w:delText>
        </w:r>
      </w:del>
      <w:ins w:id="356" w:author="Christian Michelsen" w:date="2021-11-16T15:08:00Z">
        <w:r w:rsidR="00FD3F9F">
          <w:rPr>
            <w:lang w:val="en-GB"/>
          </w:rPr>
          <w:t>LR33</w:t>
        </w:r>
      </w:ins>
      <w:r w:rsidR="006645CD">
        <w:rPr>
          <w:lang w:val="en-GB"/>
        </w:rPr>
        <w:t>)</w:t>
      </w:r>
      <w:r w:rsidR="00CB532E" w:rsidRPr="0040209C">
        <w:rPr>
          <w:lang w:val="en-GB"/>
        </w:rPr>
        <w:t>.</w:t>
      </w:r>
      <w:r w:rsidR="006645CD">
        <w:rPr>
          <w:lang w:val="en-GB"/>
        </w:rPr>
        <w:t xml:space="preserve"> W</w:t>
      </w:r>
      <w:r w:rsidR="00CB532E" w:rsidRPr="0040209C">
        <w:rPr>
          <w:lang w:val="en-GB"/>
        </w:rPr>
        <w:t>e</w:t>
      </w:r>
      <w:r w:rsidR="006645CD">
        <w:rPr>
          <w:lang w:val="en-GB"/>
        </w:rPr>
        <w:t xml:space="preserve"> also </w:t>
      </w:r>
      <w:r w:rsidR="00253C16">
        <w:rPr>
          <w:lang w:val="en-GB"/>
        </w:rPr>
        <w:t>found</w:t>
      </w:r>
      <w:r w:rsidR="00CB532E" w:rsidRPr="0040209C">
        <w:rPr>
          <w:lang w:val="en-GB"/>
        </w:rPr>
        <w:t xml:space="preserve"> that although age </w:t>
      </w:r>
      <w:r w:rsidR="00BF60F3" w:rsidRPr="0040209C">
        <w:rPr>
          <w:lang w:val="en-GB"/>
        </w:rPr>
        <w:t>was</w:t>
      </w:r>
      <w:r w:rsidR="009A33FF" w:rsidRPr="0040209C">
        <w:rPr>
          <w:lang w:val="en-GB"/>
        </w:rPr>
        <w:t xml:space="preserve"> the single most</w:t>
      </w:r>
      <w:r w:rsidR="00CB532E" w:rsidRPr="0040209C">
        <w:rPr>
          <w:lang w:val="en-GB"/>
        </w:rPr>
        <w:t xml:space="preserve"> an important predictor</w:t>
      </w:r>
      <w:r w:rsidR="00BF60F3" w:rsidRPr="0040209C">
        <w:rPr>
          <w:lang w:val="en-GB"/>
        </w:rPr>
        <w:t xml:space="preserve"> of </w:t>
      </w:r>
      <w:r w:rsidR="009A33FF" w:rsidRPr="0040209C">
        <w:rPr>
          <w:lang w:val="en-GB"/>
        </w:rPr>
        <w:t>both outcome A and B</w:t>
      </w:r>
      <w:r w:rsidR="006645CD">
        <w:rPr>
          <w:lang w:val="en-GB"/>
        </w:rPr>
        <w:t>,</w:t>
      </w:r>
      <w:r w:rsidR="00CB532E" w:rsidRPr="0040209C">
        <w:rPr>
          <w:lang w:val="en-GB"/>
        </w:rPr>
        <w:t xml:space="preserve"> it </w:t>
      </w:r>
      <w:r w:rsidR="00BF60F3" w:rsidRPr="0040209C">
        <w:rPr>
          <w:lang w:val="en-GB"/>
        </w:rPr>
        <w:t>wa</w:t>
      </w:r>
      <w:r w:rsidR="00CB532E" w:rsidRPr="0040209C">
        <w:rPr>
          <w:lang w:val="en-GB"/>
        </w:rPr>
        <w:t>s not well suited for prediction of postoperative medical complications after fast-track THA and TKA</w:t>
      </w:r>
      <w:r w:rsidR="009A33FF" w:rsidRPr="0040209C">
        <w:rPr>
          <w:lang w:val="en-GB"/>
        </w:rPr>
        <w:t xml:space="preserve"> on its own</w:t>
      </w:r>
      <w:r w:rsidR="00CB532E" w:rsidRPr="0040209C">
        <w:rPr>
          <w:lang w:val="en-GB"/>
        </w:rPr>
        <w:t>.</w:t>
      </w:r>
      <w:r w:rsidR="006645CD">
        <w:rPr>
          <w:lang w:val="en-GB"/>
        </w:rPr>
        <w:t xml:space="preserve"> Finally, we demonstrated how the chosen calibration point of the ML algorithm influenced model performance</w:t>
      </w:r>
      <w:r w:rsidR="00253C16">
        <w:rPr>
          <w:lang w:val="en-GB"/>
        </w:rPr>
        <w:t xml:space="preserve"> through an increase in TPR at the cost of decreased PPV. </w:t>
      </w:r>
    </w:p>
    <w:p w14:paraId="08EAAFDD" w14:textId="41B0C8FB" w:rsidR="00CB532E" w:rsidRPr="0040209C" w:rsidRDefault="00253C16" w:rsidP="00571310">
      <w:pPr>
        <w:spacing w:line="360" w:lineRule="auto"/>
        <w:rPr>
          <w:lang w:val="en-GB"/>
        </w:rPr>
      </w:pPr>
      <w:r>
        <w:rPr>
          <w:lang w:val="en-GB"/>
        </w:rPr>
        <w:t>A previous systematic review also found that ML algorithms can provide accurate prediction of postoperative outcomes in THA and TKA.</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However, the authors concluded that such models performed best at predicting postoperative complications, pain and patient reported outcomes</w:t>
      </w:r>
      <w:r w:rsidR="00564949">
        <w:rPr>
          <w:lang w:val="en-GB"/>
        </w:rPr>
        <w:t xml:space="preserve"> but </w:t>
      </w:r>
      <w:r>
        <w:rPr>
          <w:lang w:val="en-GB"/>
        </w:rPr>
        <w:t xml:space="preserve">were less accurate </w:t>
      </w:r>
      <w:r w:rsidR="00564949">
        <w:rPr>
          <w:lang w:val="en-GB"/>
        </w:rPr>
        <w:t>at</w:t>
      </w:r>
      <w:r>
        <w:rPr>
          <w:lang w:val="en-GB"/>
        </w:rPr>
        <w:t xml:space="preserve"> predicting readmissions and reoperations.</w:t>
      </w:r>
      <w:r>
        <w:rPr>
          <w:lang w:val="en-GB"/>
        </w:rPr>
        <w:fldChar w:fldCharType="begin"/>
      </w:r>
      <w:r>
        <w:rPr>
          <w:lang w:val="en-GB"/>
        </w:rPr>
        <w:instrText xml:space="preserve"> ADDIN EN.CITE &lt;EndNote&gt;&lt;Cite&gt;&lt;Author&gt;Lopez&lt;/Author&gt;&lt;Year&gt;2021&lt;/Year&gt;&lt;RecNum&gt;1297&lt;/RecNum&gt;&lt;DisplayText&gt;&lt;style face="superscript"&gt;31&lt;/style&gt;&lt;/DisplayText&gt;&lt;record&gt;&lt;rec-number&gt;1297&lt;/rec-number&gt;&lt;foreign-keys&gt;&lt;key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Pr>
          <w:lang w:val="en-GB"/>
        </w:rPr>
        <w:fldChar w:fldCharType="separate"/>
      </w:r>
      <w:r w:rsidRPr="00253C16">
        <w:rPr>
          <w:noProof/>
          <w:vertAlign w:val="superscript"/>
          <w:lang w:val="en-GB"/>
        </w:rPr>
        <w:t>31</w:t>
      </w:r>
      <w:r>
        <w:rPr>
          <w:lang w:val="en-GB"/>
        </w:rPr>
        <w:fldChar w:fldCharType="end"/>
      </w:r>
      <w:r>
        <w:rPr>
          <w:lang w:val="en-GB"/>
        </w:rPr>
        <w:t xml:space="preserve"> </w:t>
      </w:r>
      <w:r w:rsidR="0098594E" w:rsidRPr="0040209C">
        <w:rPr>
          <w:lang w:val="en-GB"/>
        </w:rPr>
        <w:t>That ML</w:t>
      </w:r>
      <w:r w:rsidR="00BF60F3" w:rsidRPr="0040209C">
        <w:rPr>
          <w:lang w:val="en-GB"/>
        </w:rPr>
        <w:t xml:space="preserve"> </w:t>
      </w:r>
      <w:r w:rsidR="0098594E" w:rsidRPr="0040209C">
        <w:rPr>
          <w:lang w:val="en-GB"/>
        </w:rPr>
        <w:t>algorithms may improve prediction of</w:t>
      </w:r>
      <w:r>
        <w:rPr>
          <w:lang w:val="en-GB"/>
        </w:rPr>
        <w:t xml:space="preserve"> complications after THA and TKA </w:t>
      </w:r>
      <w:r w:rsidR="0098594E" w:rsidRPr="0040209C">
        <w:rPr>
          <w:lang w:val="en-GB"/>
        </w:rPr>
        <w:t>compared to traditional logistic regression was also found by</w:t>
      </w:r>
      <w:r w:rsidR="00D634C7" w:rsidRPr="0040209C">
        <w:rPr>
          <w:lang w:val="en-GB"/>
        </w:rPr>
        <w:t xml:space="preserve"> Shah et al. who used an automated ML</w:t>
      </w:r>
      <w:r w:rsidR="00BF60F3" w:rsidRPr="0040209C">
        <w:rPr>
          <w:lang w:val="en-GB"/>
        </w:rPr>
        <w:t xml:space="preserve"> </w:t>
      </w:r>
      <w:r w:rsidR="00D634C7" w:rsidRPr="0040209C">
        <w:rPr>
          <w:lang w:val="en-GB"/>
        </w:rPr>
        <w:t>framework to predict</w:t>
      </w:r>
      <w:r w:rsidR="00C42D79" w:rsidRPr="0040209C">
        <w:rPr>
          <w:lang w:val="en-GB"/>
        </w:rPr>
        <w:t xml:space="preserve"> selected</w:t>
      </w:r>
      <w:r w:rsidR="00D634C7" w:rsidRPr="0040209C">
        <w:rPr>
          <w:lang w:val="en-GB"/>
        </w:rPr>
        <w:t xml:space="preserve"> </w:t>
      </w:r>
      <w:r w:rsidR="00C42D79" w:rsidRPr="0040209C">
        <w:rPr>
          <w:lang w:val="en-GB"/>
        </w:rPr>
        <w:t>major</w:t>
      </w:r>
      <w:r w:rsidR="00D634C7" w:rsidRPr="0040209C">
        <w:rPr>
          <w:lang w:val="en-GB"/>
        </w:rPr>
        <w:t xml:space="preserve"> complications after THA.</w: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 </w:instrText>
      </w:r>
      <w:r w:rsidR="00D634C7" w:rsidRPr="0040209C">
        <w:rPr>
          <w:lang w:val="en-GB"/>
        </w:rPr>
        <w:fldChar w:fldCharType="begin">
          <w:fldData xml:space="preserve">PEVuZE5vdGU+PENpdGU+PEF1dGhvcj5TaGFoPC9BdXRob3I+PFllYXI+MjAyMTwvWWVhcj48UmVj
TnVtPjEyNDk8L1JlY051bT48RGlzcGxheVRleHQ+PHN0eWxlIGZhY2U9InN1cGVyc2NyaXB0Ij4x
Njwvc3R5bGU+PC9EaXNwbGF5VGV4dD48cmVjb3JkPjxyZWMtbnVtYmVyPjEyNDk8L3JlYy1udW1i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D634C7" w:rsidRPr="0040209C">
        <w:rPr>
          <w:lang w:val="en-GB"/>
        </w:rPr>
        <w:instrText xml:space="preserve"> ADDIN EN.CITE.DATA </w:instrText>
      </w:r>
      <w:r w:rsidR="00D634C7" w:rsidRPr="0040209C">
        <w:rPr>
          <w:lang w:val="en-GB"/>
        </w:rPr>
      </w:r>
      <w:r w:rsidR="00D634C7" w:rsidRPr="0040209C">
        <w:rPr>
          <w:lang w:val="en-GB"/>
        </w:rPr>
        <w:fldChar w:fldCharType="end"/>
      </w:r>
      <w:r w:rsidR="00D634C7" w:rsidRPr="0040209C">
        <w:rPr>
          <w:lang w:val="en-GB"/>
        </w:rPr>
      </w:r>
      <w:r w:rsidR="00D634C7" w:rsidRPr="0040209C">
        <w:rPr>
          <w:lang w:val="en-GB"/>
        </w:rPr>
        <w:fldChar w:fldCharType="separate"/>
      </w:r>
      <w:r w:rsidR="00D634C7" w:rsidRPr="0040209C">
        <w:rPr>
          <w:noProof/>
          <w:vertAlign w:val="superscript"/>
          <w:lang w:val="en-GB"/>
        </w:rPr>
        <w:t>16</w:t>
      </w:r>
      <w:r w:rsidR="00D634C7" w:rsidRPr="0040209C">
        <w:rPr>
          <w:lang w:val="en-GB"/>
        </w:rPr>
        <w:fldChar w:fldCharType="end"/>
      </w:r>
      <w:r w:rsidR="0098594E" w:rsidRPr="0040209C">
        <w:rPr>
          <w:lang w:val="en-GB"/>
        </w:rPr>
        <w:t xml:space="preserve"> However</w:t>
      </w:r>
      <w:r w:rsidR="00C42D79" w:rsidRPr="0040209C">
        <w:rPr>
          <w:lang w:val="en-GB"/>
        </w:rPr>
        <w:t xml:space="preserve">, it was a retrospective study based on diagnostic </w:t>
      </w:r>
      <w:r w:rsidR="00587251" w:rsidRPr="0040209C">
        <w:rPr>
          <w:lang w:val="en-GB"/>
        </w:rPr>
        <w:t xml:space="preserve">and administrative </w:t>
      </w:r>
      <w:r w:rsidR="00C42D79" w:rsidRPr="0040209C">
        <w:rPr>
          <w:lang w:val="en-GB"/>
        </w:rPr>
        <w:t>coding</w:t>
      </w:r>
      <w:r w:rsidR="0098594E" w:rsidRPr="0040209C">
        <w:rPr>
          <w:lang w:val="en-GB"/>
        </w:rPr>
        <w:t xml:space="preserve"> </w:t>
      </w:r>
      <w:r w:rsidR="00587251" w:rsidRPr="0040209C">
        <w:rPr>
          <w:lang w:val="en-GB"/>
        </w:rPr>
        <w:t xml:space="preserve">and the selected complications </w:t>
      </w:r>
      <w:r w:rsidR="00BF60F3" w:rsidRPr="0040209C">
        <w:rPr>
          <w:lang w:val="en-GB"/>
        </w:rPr>
        <w:t xml:space="preserve">occurred </w:t>
      </w:r>
      <w:r w:rsidR="00587251" w:rsidRPr="0040209C">
        <w:rPr>
          <w:lang w:val="en-GB"/>
        </w:rPr>
        <w:t>only in 0.61% of patients, potentially limiting clinical relevance. In contrast, we aimed at identifying a cohort which would comprise approximately 20% of patients in whom about 60% of all medical complications would occur. Th</w:t>
      </w:r>
      <w:r w:rsidR="00EB2780" w:rsidRPr="0040209C">
        <w:rPr>
          <w:lang w:val="en-GB"/>
        </w:rPr>
        <w:t>is</w:t>
      </w:r>
      <w:r w:rsidR="00587251" w:rsidRPr="0040209C">
        <w:rPr>
          <w:lang w:val="en-GB"/>
        </w:rPr>
        <w:t xml:space="preserve"> </w:t>
      </w:r>
      <w:r w:rsidR="001B3151" w:rsidRPr="0040209C">
        <w:rPr>
          <w:lang w:val="en-GB"/>
        </w:rPr>
        <w:t xml:space="preserve">we believe </w:t>
      </w:r>
      <w:r w:rsidR="00D91F47">
        <w:rPr>
          <w:lang w:val="en-GB"/>
        </w:rPr>
        <w:t>is</w:t>
      </w:r>
      <w:r w:rsidR="001B3151" w:rsidRPr="0040209C">
        <w:rPr>
          <w:lang w:val="en-GB"/>
        </w:rPr>
        <w:t xml:space="preserve"> </w:t>
      </w:r>
      <w:r w:rsidR="00BF60F3" w:rsidRPr="0040209C">
        <w:rPr>
          <w:lang w:val="en-GB"/>
        </w:rPr>
        <w:t>within</w:t>
      </w:r>
      <w:r w:rsidR="001B3151" w:rsidRPr="0040209C">
        <w:rPr>
          <w:lang w:val="en-GB"/>
        </w:rPr>
        <w:t xml:space="preserve"> the </w:t>
      </w:r>
      <w:r w:rsidR="00F4291D" w:rsidRPr="0040209C">
        <w:rPr>
          <w:lang w:val="en-GB"/>
        </w:rPr>
        <w:t xml:space="preserve">means of the </w:t>
      </w:r>
      <w:r w:rsidR="001B3151" w:rsidRPr="0040209C">
        <w:rPr>
          <w:lang w:val="en-GB"/>
        </w:rPr>
        <w:t xml:space="preserve">Danish socialized healthcare system to allocate additional </w:t>
      </w:r>
      <w:r w:rsidR="00EB2780" w:rsidRPr="0040209C">
        <w:rPr>
          <w:lang w:val="en-GB"/>
        </w:rPr>
        <w:t xml:space="preserve">resources </w:t>
      </w:r>
      <w:r w:rsidR="00BF60F3" w:rsidRPr="0040209C">
        <w:rPr>
          <w:lang w:val="en-GB"/>
        </w:rPr>
        <w:t>for intensified perioperative care.</w:t>
      </w:r>
      <w:r w:rsidR="00D634C7" w:rsidRPr="0040209C">
        <w:rPr>
          <w:lang w:val="en-GB"/>
        </w:rPr>
        <w:br/>
      </w:r>
      <w:r w:rsidR="00182A8B" w:rsidRPr="0040209C">
        <w:rPr>
          <w:lang w:val="en-GB"/>
        </w:rPr>
        <w:t>In contrast to many other ML studies,</w:t>
      </w:r>
      <w:r w:rsidR="00182A8B"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82A8B" w:rsidRPr="0040209C">
        <w:rPr>
          <w:lang w:val="en-GB"/>
        </w:rPr>
      </w:r>
      <w:r w:rsidR="00182A8B" w:rsidRPr="0040209C">
        <w:rPr>
          <w:lang w:val="en-GB"/>
        </w:rPr>
        <w:fldChar w:fldCharType="separate"/>
      </w:r>
      <w:r w:rsidRPr="00253C16">
        <w:rPr>
          <w:noProof/>
          <w:vertAlign w:val="superscript"/>
          <w:lang w:val="en-GB"/>
        </w:rPr>
        <w:t>32</w:t>
      </w:r>
      <w:r w:rsidR="00182A8B" w:rsidRPr="0040209C">
        <w:rPr>
          <w:lang w:val="en-GB"/>
        </w:rPr>
        <w:fldChar w:fldCharType="end"/>
      </w:r>
      <w:r w:rsidR="00182A8B" w:rsidRPr="0040209C">
        <w:rPr>
          <w:lang w:val="en-GB"/>
        </w:rPr>
        <w:t xml:space="preserve"> our dataset included only preoperative data and the only paraclinical data was preoperative h</w:t>
      </w:r>
      <w:r w:rsidR="00275BC0">
        <w:rPr>
          <w:lang w:val="en-GB"/>
        </w:rPr>
        <w:t>a</w:t>
      </w:r>
      <w:r w:rsidR="00182A8B" w:rsidRPr="0040209C">
        <w:rPr>
          <w:lang w:val="en-GB"/>
        </w:rPr>
        <w:t>emoglobin. Although the inclusion of other</w:t>
      </w:r>
      <w:r w:rsidR="00C07C6F" w:rsidRPr="0040209C">
        <w:rPr>
          <w:lang w:val="en-GB"/>
        </w:rPr>
        <w:t xml:space="preserve"> </w:t>
      </w:r>
      <w:r w:rsidR="00182A8B" w:rsidRPr="0040209C">
        <w:rPr>
          <w:lang w:val="en-GB"/>
        </w:rPr>
        <w:t xml:space="preserve">laboratory tests </w:t>
      </w:r>
      <w:r w:rsidR="00C07C6F" w:rsidRPr="0040209C">
        <w:rPr>
          <w:lang w:val="en-GB"/>
        </w:rPr>
        <w:t xml:space="preserve">such as </w:t>
      </w:r>
      <w:r w:rsidR="002950FB" w:rsidRPr="0040209C">
        <w:rPr>
          <w:lang w:val="en-GB"/>
        </w:rPr>
        <w:t xml:space="preserve">preoperative </w:t>
      </w:r>
      <w:r w:rsidR="00C07C6F" w:rsidRPr="0040209C">
        <w:rPr>
          <w:lang w:val="en-GB"/>
        </w:rPr>
        <w:t>albu</w:t>
      </w:r>
      <w:r w:rsidR="002950FB" w:rsidRPr="0040209C">
        <w:rPr>
          <w:lang w:val="en-GB"/>
        </w:rPr>
        <w:t xml:space="preserve">min, sodium and alkaline phosphatase </w:t>
      </w:r>
      <w:r w:rsidR="00182A8B" w:rsidRPr="0040209C">
        <w:rPr>
          <w:lang w:val="en-GB"/>
        </w:rPr>
        <w:t>ha</w:t>
      </w:r>
      <w:r w:rsidR="00C66740" w:rsidRPr="0040209C">
        <w:rPr>
          <w:lang w:val="en-GB"/>
        </w:rPr>
        <w:t>s</w:t>
      </w:r>
      <w:r w:rsidR="00182A8B" w:rsidRPr="0040209C">
        <w:rPr>
          <w:lang w:val="en-GB"/>
        </w:rPr>
        <w:t xml:space="preserve"> been found to be of importance in </w:t>
      </w:r>
      <w:r w:rsidR="002950FB" w:rsidRPr="0040209C">
        <w:rPr>
          <w:lang w:val="en-GB"/>
        </w:rPr>
        <w:t>ML</w:t>
      </w:r>
      <w:r w:rsidR="00C66740" w:rsidRPr="0040209C">
        <w:rPr>
          <w:lang w:val="en-GB"/>
        </w:rPr>
        <w:t xml:space="preserve"> </w:t>
      </w:r>
      <w:r w:rsidR="002950FB" w:rsidRPr="0040209C">
        <w:rPr>
          <w:lang w:val="en-GB"/>
        </w:rPr>
        <w:t xml:space="preserve">algorithms for home discharge in </w:t>
      </w:r>
      <w:r w:rsidR="00C66740" w:rsidRPr="0040209C">
        <w:rPr>
          <w:lang w:val="en-GB"/>
        </w:rPr>
        <w:t>UKA</w: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 </w:instrText>
      </w:r>
      <w:r w:rsidR="002950FB" w:rsidRPr="0040209C">
        <w:rPr>
          <w:lang w:val="en-GB"/>
        </w:rPr>
        <w:fldChar w:fldCharType="begin">
          <w:fldData xml:space="preserve">PEVuZE5vdGU+PENpdGU+PEF1dGhvcj5MdTwvQXV0aG9yPjxZZWFyPjIwMjE8L1llYXI+PFJlY051
bT4xMjQ0PC9SZWNOdW0+PERpc3BsYXlUZXh0PjxzdHlsZSBmYWNlPSJzdXBlcnNjcmlwdCI+MTU8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2950FB" w:rsidRPr="0040209C">
        <w:rPr>
          <w:lang w:val="en-GB"/>
        </w:rPr>
        <w:instrText xml:space="preserve"> ADDIN EN.CITE.DATA </w:instrText>
      </w:r>
      <w:r w:rsidR="002950FB" w:rsidRPr="0040209C">
        <w:rPr>
          <w:lang w:val="en-GB"/>
        </w:rPr>
      </w:r>
      <w:r w:rsidR="002950FB" w:rsidRPr="0040209C">
        <w:rPr>
          <w:lang w:val="en-GB"/>
        </w:rPr>
        <w:fldChar w:fldCharType="end"/>
      </w:r>
      <w:r w:rsidR="002950FB" w:rsidRPr="0040209C">
        <w:rPr>
          <w:lang w:val="en-GB"/>
        </w:rPr>
      </w:r>
      <w:r w:rsidR="002950FB" w:rsidRPr="0040209C">
        <w:rPr>
          <w:lang w:val="en-GB"/>
        </w:rPr>
        <w:fldChar w:fldCharType="separate"/>
      </w:r>
      <w:r w:rsidR="002950FB" w:rsidRPr="0040209C">
        <w:rPr>
          <w:noProof/>
          <w:vertAlign w:val="superscript"/>
          <w:lang w:val="en-GB"/>
        </w:rPr>
        <w:t>15</w:t>
      </w:r>
      <w:r w:rsidR="002950FB" w:rsidRPr="0040209C">
        <w:rPr>
          <w:lang w:val="en-GB"/>
        </w:rPr>
        <w:fldChar w:fldCharType="end"/>
      </w:r>
      <w:r w:rsidR="00182A8B" w:rsidRPr="0040209C">
        <w:rPr>
          <w:lang w:val="en-GB"/>
        </w:rPr>
        <w:t xml:space="preserve"> and spine surgery</w:t>
      </w:r>
      <w:r w:rsidR="00C07C6F" w:rsidRPr="0040209C">
        <w:rPr>
          <w:lang w:val="en-GB"/>
        </w:rPr>
        <w:t>,</w: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 </w:instrText>
      </w:r>
      <w:r w:rsidR="00182A8B" w:rsidRPr="0040209C">
        <w:rPr>
          <w:lang w:val="en-GB"/>
        </w:rPr>
        <w:fldChar w:fldCharType="begin">
          <w:fldData xml:space="preserve">PEVuZE5vdGU+PENpdGU+PEF1dGhvcj5MaTwvQXV0aG9yPjxZZWFyPjIwMjE8L1llYXI+PFJlY051
bT4xMjM5PC9SZWNOdW0+PERpc3BsYXlUZXh0PjxzdHlsZSBmYWNlPSJzdXBlcnNjcmlwdCI+MTI8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182A8B" w:rsidRPr="0040209C">
        <w:rPr>
          <w:lang w:val="en-GB"/>
        </w:rPr>
        <w:instrText xml:space="preserve"> ADDIN EN.CITE.DATA </w:instrText>
      </w:r>
      <w:r w:rsidR="00182A8B" w:rsidRPr="0040209C">
        <w:rPr>
          <w:lang w:val="en-GB"/>
        </w:rPr>
      </w:r>
      <w:r w:rsidR="00182A8B" w:rsidRPr="0040209C">
        <w:rPr>
          <w:lang w:val="en-GB"/>
        </w:rPr>
        <w:fldChar w:fldCharType="end"/>
      </w:r>
      <w:r w:rsidR="00182A8B" w:rsidRPr="0040209C">
        <w:rPr>
          <w:lang w:val="en-GB"/>
        </w:rPr>
      </w:r>
      <w:r w:rsidR="00182A8B" w:rsidRPr="0040209C">
        <w:rPr>
          <w:lang w:val="en-GB"/>
        </w:rPr>
        <w:fldChar w:fldCharType="separate"/>
      </w:r>
      <w:r w:rsidR="00182A8B" w:rsidRPr="0040209C">
        <w:rPr>
          <w:noProof/>
          <w:vertAlign w:val="superscript"/>
          <w:lang w:val="en-GB"/>
        </w:rPr>
        <w:t>12</w:t>
      </w:r>
      <w:r w:rsidR="00182A8B" w:rsidRPr="0040209C">
        <w:rPr>
          <w:lang w:val="en-GB"/>
        </w:rPr>
        <w:fldChar w:fldCharType="end"/>
      </w:r>
      <w:r w:rsidR="00C07C6F" w:rsidRPr="0040209C">
        <w:rPr>
          <w:lang w:val="en-GB"/>
        </w:rPr>
        <w:t xml:space="preserve"> they are not standard in</w:t>
      </w:r>
      <w:r w:rsidR="002950FB" w:rsidRPr="0040209C">
        <w:rPr>
          <w:lang w:val="en-GB"/>
        </w:rPr>
        <w:t xml:space="preserve"> our fast-track protocols. Furthermore,</w:t>
      </w:r>
      <w:r w:rsidR="00146272" w:rsidRPr="0040209C">
        <w:rPr>
          <w:lang w:val="en-GB"/>
        </w:rPr>
        <w:t xml:space="preserve"> as there is a need to prioritize </w:t>
      </w:r>
      <w:r w:rsidR="00C66740" w:rsidRPr="0040209C">
        <w:rPr>
          <w:lang w:val="en-GB"/>
        </w:rPr>
        <w:t xml:space="preserve">the </w:t>
      </w:r>
      <w:r w:rsidR="00146272" w:rsidRPr="0040209C">
        <w:rPr>
          <w:lang w:val="en-GB"/>
        </w:rPr>
        <w:t>limited health-care resources,</w:t>
      </w:r>
      <w:r w:rsidR="00564949">
        <w:rPr>
          <w:lang w:val="en-GB"/>
        </w:rPr>
        <w:t xml:space="preserve"> most</w:t>
      </w:r>
      <w:r w:rsidR="00146272" w:rsidRPr="0040209C">
        <w:rPr>
          <w:lang w:val="en-GB"/>
        </w:rPr>
        <w:t xml:space="preserve"> decisions on</w:t>
      </w:r>
      <w:r w:rsidR="002950FB" w:rsidRPr="0040209C">
        <w:rPr>
          <w:lang w:val="en-GB"/>
        </w:rPr>
        <w:t xml:space="preserve"> which patients may benefit from</w:t>
      </w:r>
      <w:r w:rsidR="00146272" w:rsidRPr="0040209C">
        <w:rPr>
          <w:lang w:val="en-GB"/>
        </w:rPr>
        <w:t xml:space="preserve"> more extensive postoperative care will be conducted preoperatively. Thus, although</w:t>
      </w:r>
      <w:r w:rsidR="002950FB" w:rsidRPr="0040209C">
        <w:rPr>
          <w:lang w:val="en-GB"/>
        </w:rPr>
        <w:t xml:space="preserve"> postoperative information </w:t>
      </w:r>
      <w:r w:rsidR="002950FB" w:rsidRPr="0040209C">
        <w:rPr>
          <w:lang w:val="en-GB"/>
        </w:rPr>
        <w:lastRenderedPageBreak/>
        <w:t>such as duration of surgery, perioperative blood loss or postoperative h</w:t>
      </w:r>
      <w:r w:rsidR="00784676">
        <w:rPr>
          <w:lang w:val="en-GB"/>
        </w:rPr>
        <w:t>a</w:t>
      </w:r>
      <w:r w:rsidR="002950FB" w:rsidRPr="0040209C">
        <w:rPr>
          <w:lang w:val="en-GB"/>
        </w:rPr>
        <w:t>emoglobin</w:t>
      </w:r>
      <w:r w:rsidR="00146272" w:rsidRPr="0040209C">
        <w:rPr>
          <w:lang w:val="en-GB"/>
        </w:rPr>
        <w:t xml:space="preserve"> have been included in other studies</w:t>
      </w:r>
      <w:r w:rsidR="00146272" w:rsidRPr="0040209C">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 </w:instrText>
      </w:r>
      <w:r>
        <w:rPr>
          <w:lang w:val="en-GB"/>
        </w:rPr>
        <w:fldChar w:fldCharType="begin">
          <w:fldData xml:space="preserve">PEVuZE5vdGU+PENpdGU+PEF1dGhvcj5IYW48L0F1dGhvcj48WWVhcj4yMDIxPC9ZZWFyPjxSZWNO
dW0+MTIwMDwvUmVjTnVtPjxEaXNwbGF5VGV4dD48c3R5bGUgZmFjZT0ic3VwZXJzY3JpcHQiPjMy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Pr>
          <w:lang w:val="en-GB"/>
        </w:rPr>
        <w:instrText xml:space="preserve"> ADDIN EN.CITE.DATA </w:instrText>
      </w:r>
      <w:r>
        <w:rPr>
          <w:lang w:val="en-GB"/>
        </w:rPr>
      </w:r>
      <w:r>
        <w:rPr>
          <w:lang w:val="en-GB"/>
        </w:rPr>
        <w:fldChar w:fldCharType="end"/>
      </w:r>
      <w:r w:rsidR="00146272" w:rsidRPr="0040209C">
        <w:rPr>
          <w:lang w:val="en-GB"/>
        </w:rPr>
      </w:r>
      <w:r w:rsidR="00146272" w:rsidRPr="0040209C">
        <w:rPr>
          <w:lang w:val="en-GB"/>
        </w:rPr>
        <w:fldChar w:fldCharType="separate"/>
      </w:r>
      <w:r w:rsidRPr="00253C16">
        <w:rPr>
          <w:noProof/>
          <w:vertAlign w:val="superscript"/>
          <w:lang w:val="en-GB"/>
        </w:rPr>
        <w:t>32</w:t>
      </w:r>
      <w:r w:rsidR="00146272" w:rsidRPr="0040209C">
        <w:rPr>
          <w:lang w:val="en-GB"/>
        </w:rPr>
        <w:fldChar w:fldCharType="end"/>
      </w:r>
      <w:r w:rsidR="00146272" w:rsidRPr="0040209C">
        <w:rPr>
          <w:lang w:val="en-GB"/>
        </w:rPr>
        <w:t xml:space="preserve">, we decided against the use of </w:t>
      </w:r>
      <w:r w:rsidR="008F1800" w:rsidRPr="0040209C">
        <w:rPr>
          <w:lang w:val="en-GB"/>
        </w:rPr>
        <w:t xml:space="preserve">any </w:t>
      </w:r>
      <w:r w:rsidR="00146272" w:rsidRPr="0040209C">
        <w:rPr>
          <w:lang w:val="en-GB"/>
        </w:rPr>
        <w:t>peri</w:t>
      </w:r>
      <w:r w:rsidR="008F1800" w:rsidRPr="0040209C">
        <w:rPr>
          <w:lang w:val="en-GB"/>
        </w:rPr>
        <w:t>-</w:t>
      </w:r>
      <w:r w:rsidR="00146272" w:rsidRPr="0040209C">
        <w:rPr>
          <w:lang w:val="en-GB"/>
        </w:rPr>
        <w:t xml:space="preserve"> and postoperative data.</w:t>
      </w:r>
      <w:r w:rsidR="008F1800" w:rsidRPr="0040209C">
        <w:rPr>
          <w:lang w:val="en-GB"/>
        </w:rPr>
        <w:t xml:space="preserve"> The same approach has been used by Ramkumar and colleagues who used </w:t>
      </w:r>
      <w:r w:rsidR="00F4291D" w:rsidRPr="0040209C">
        <w:rPr>
          <w:lang w:val="en-GB"/>
        </w:rPr>
        <w:t xml:space="preserve">U.S. National Inpatient Sample </w:t>
      </w:r>
      <w:r w:rsidR="008F1800" w:rsidRPr="0040209C">
        <w:rPr>
          <w:lang w:val="en-GB"/>
        </w:rPr>
        <w:t>data</w:t>
      </w:r>
      <w:r w:rsidR="00F4291D" w:rsidRPr="0040209C">
        <w:rPr>
          <w:lang w:val="en-GB"/>
        </w:rPr>
        <w:t>,</w:t>
      </w:r>
      <w:r w:rsidR="008F1800" w:rsidRPr="0040209C">
        <w:rPr>
          <w:lang w:val="en-GB"/>
        </w:rPr>
        <w:t xml:space="preserve"> including 15 preoperative variables in order to predict LOS, patient charges and disposition after</w:t>
      </w:r>
      <w:r w:rsidR="0005488E" w:rsidRPr="0040209C">
        <w:rPr>
          <w:lang w:val="en-GB"/>
        </w:rPr>
        <w:t xml:space="preserve"> both</w:t>
      </w:r>
      <w:r w:rsidR="008F1800" w:rsidRPr="0040209C">
        <w:rPr>
          <w:lang w:val="en-GB"/>
        </w:rPr>
        <w:t xml:space="preserve"> TKA</w:t>
      </w:r>
      <w:r w:rsidR="00A57BF9"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A57BF9" w:rsidRPr="0040209C">
        <w:rPr>
          <w:lang w:val="en-GB"/>
        </w:rPr>
      </w:r>
      <w:r w:rsidR="00A57BF9" w:rsidRPr="0040209C">
        <w:rPr>
          <w:lang w:val="en-GB"/>
        </w:rPr>
        <w:fldChar w:fldCharType="separate"/>
      </w:r>
      <w:r w:rsidRPr="00253C16">
        <w:rPr>
          <w:noProof/>
          <w:vertAlign w:val="superscript"/>
          <w:lang w:val="en-GB"/>
        </w:rPr>
        <w:t>33</w:t>
      </w:r>
      <w:r w:rsidR="00A57BF9" w:rsidRPr="0040209C">
        <w:rPr>
          <w:lang w:val="en-GB"/>
        </w:rPr>
        <w:fldChar w:fldCharType="end"/>
      </w:r>
      <w:r w:rsidR="0005488E" w:rsidRPr="0040209C">
        <w:rPr>
          <w:lang w:val="en-GB"/>
        </w:rPr>
        <w:t xml:space="preserve"> and THA</w:t>
      </w:r>
      <w:r w:rsidR="00D1627B" w:rsidRPr="0040209C">
        <w:rPr>
          <w:lang w:val="en-GB"/>
        </w:rPr>
        <w:t>.</w: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 </w:instrText>
      </w:r>
      <w:r w:rsidR="00D1627B" w:rsidRPr="0040209C">
        <w:rPr>
          <w:lang w:val="en-GB"/>
        </w:rPr>
        <w:fldChar w:fldCharType="begin">
          <w:fldData xml:space="preserve">PEVuZE5vdGU+PENpdGU+PEF1dGhvcj5SYW1rdW1hcjwvQXV0aG9yPjxZZWFyPjIwMTk8L1llYXI+
PFJlY051bT4xMjU0PC9SZWNOdW0+PERpc3BsYXlUZXh0PjxzdHlsZSBmYWNlPSJzdXBlcnNjcmlw
dCI+MjE8L3N0eWxlPjwvRGlzcGxheVRleHQ+PHJlY29yZD48cmVjLW51bWJlcj4xMjU0PC9yZWMt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D1627B" w:rsidRPr="0040209C">
        <w:rPr>
          <w:lang w:val="en-GB"/>
        </w:rPr>
        <w:instrText xml:space="preserve"> ADDIN EN.CITE.DATA </w:instrText>
      </w:r>
      <w:r w:rsidR="00D1627B" w:rsidRPr="0040209C">
        <w:rPr>
          <w:lang w:val="en-GB"/>
        </w:rPr>
      </w:r>
      <w:r w:rsidR="00D1627B" w:rsidRPr="0040209C">
        <w:rPr>
          <w:lang w:val="en-GB"/>
        </w:rPr>
        <w:fldChar w:fldCharType="end"/>
      </w:r>
      <w:r w:rsidR="00D1627B" w:rsidRPr="0040209C">
        <w:rPr>
          <w:lang w:val="en-GB"/>
        </w:rPr>
      </w:r>
      <w:r w:rsidR="00D1627B" w:rsidRPr="0040209C">
        <w:rPr>
          <w:lang w:val="en-GB"/>
        </w:rPr>
        <w:fldChar w:fldCharType="separate"/>
      </w:r>
      <w:r w:rsidR="00D1627B" w:rsidRPr="0040209C">
        <w:rPr>
          <w:noProof/>
          <w:vertAlign w:val="superscript"/>
          <w:lang w:val="en-GB"/>
        </w:rPr>
        <w:t>21</w:t>
      </w:r>
      <w:r w:rsidR="00D1627B" w:rsidRPr="0040209C">
        <w:rPr>
          <w:lang w:val="en-GB"/>
        </w:rPr>
        <w:fldChar w:fldCharType="end"/>
      </w:r>
      <w:r w:rsidR="008F1800" w:rsidRPr="0040209C">
        <w:rPr>
          <w:lang w:val="en-GB"/>
        </w:rPr>
        <w:t xml:space="preserve"> However, </w:t>
      </w:r>
      <w:r w:rsidR="00CB532E" w:rsidRPr="0040209C">
        <w:rPr>
          <w:lang w:val="en-GB"/>
        </w:rPr>
        <w:t>these</w:t>
      </w:r>
      <w:r w:rsidR="008F1800" w:rsidRPr="0040209C">
        <w:rPr>
          <w:lang w:val="en-GB"/>
        </w:rPr>
        <w:t xml:space="preserve"> stud</w:t>
      </w:r>
      <w:r w:rsidR="00CB532E" w:rsidRPr="0040209C">
        <w:rPr>
          <w:lang w:val="en-GB"/>
        </w:rPr>
        <w:t>ies</w:t>
      </w:r>
      <w:r w:rsidR="008F1800" w:rsidRPr="0040209C">
        <w:rPr>
          <w:lang w:val="en-GB"/>
        </w:rPr>
        <w:t xml:space="preserve"> </w:t>
      </w:r>
      <w:r w:rsidR="00CB532E" w:rsidRPr="0040209C">
        <w:rPr>
          <w:lang w:val="en-GB"/>
        </w:rPr>
        <w:t>were</w:t>
      </w:r>
      <w:r w:rsidR="008F1800" w:rsidRPr="0040209C">
        <w:rPr>
          <w:lang w:val="en-GB"/>
        </w:rPr>
        <w:t xml:space="preserve"> not conducted in a socialized health</w:t>
      </w:r>
      <w:r w:rsidR="00C66740" w:rsidRPr="0040209C">
        <w:rPr>
          <w:lang w:val="en-GB"/>
        </w:rPr>
        <w:t xml:space="preserve"> </w:t>
      </w:r>
      <w:r w:rsidR="008F1800" w:rsidRPr="0040209C">
        <w:rPr>
          <w:lang w:val="en-GB"/>
        </w:rPr>
        <w:t>care system</w:t>
      </w:r>
      <w:r w:rsidR="00C66740" w:rsidRPr="0040209C">
        <w:rPr>
          <w:lang w:val="en-GB"/>
        </w:rPr>
        <w:t>,</w:t>
      </w:r>
      <w:r w:rsidR="008F1800" w:rsidRPr="0040209C">
        <w:rPr>
          <w:lang w:val="en-GB"/>
        </w:rPr>
        <w:t xml:space="preserve"> </w:t>
      </w:r>
      <w:r w:rsidR="00F4291D" w:rsidRPr="0040209C">
        <w:rPr>
          <w:lang w:val="en-GB"/>
        </w:rPr>
        <w:t xml:space="preserve"> and </w:t>
      </w:r>
      <w:r w:rsidR="008F1800" w:rsidRPr="0040209C">
        <w:rPr>
          <w:lang w:val="en-GB"/>
        </w:rPr>
        <w:t>the main focus</w:t>
      </w:r>
      <w:r w:rsidR="00CB532E" w:rsidRPr="0040209C">
        <w:rPr>
          <w:lang w:val="en-GB"/>
        </w:rPr>
        <w:t xml:space="preserve"> was</w:t>
      </w:r>
      <w:r w:rsidR="008F1800" w:rsidRPr="0040209C">
        <w:rPr>
          <w:lang w:val="en-GB"/>
        </w:rPr>
        <w:t xml:space="preserve"> on the need for differentiated payment bundles and </w:t>
      </w:r>
      <w:r w:rsidR="00CB532E" w:rsidRPr="0040209C">
        <w:rPr>
          <w:lang w:val="en-GB"/>
        </w:rPr>
        <w:t>without</w:t>
      </w:r>
      <w:r w:rsidR="008F1800" w:rsidRPr="0040209C">
        <w:rPr>
          <w:lang w:val="en-GB"/>
        </w:rPr>
        <w:t xml:space="preserve"> specific information on reason for increased LOS or non-home discharge.</w:t>
      </w:r>
      <w:r w:rsidR="008F1800" w:rsidRPr="0040209C">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PEVuZE5vdGU+PENpdGU+PEF1dGhvcj5SYW1rdW1hcjwvQXV0aG9yPjxZZWFyPjIwMTk8L1llYXI+
PFJlY051bT4xMjU3PC9SZWNOdW0+PERpc3BsYXlUZXh0PjxzdHlsZSBmYWNlPSJzdXBlcnNjcmlw
dCI+MzM8L3N0eWxlPjwvRGlzcGxheVRleHQ+PHJlY29yZD48cmVjLW51bWJlcj4xMjU3PC9yZWMt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sidR="008F1800" w:rsidRPr="0040209C">
        <w:rPr>
          <w:lang w:val="en-GB"/>
        </w:rPr>
      </w:r>
      <w:r w:rsidR="008F1800" w:rsidRPr="0040209C">
        <w:rPr>
          <w:lang w:val="en-GB"/>
        </w:rPr>
        <w:fldChar w:fldCharType="separate"/>
      </w:r>
      <w:r w:rsidRPr="00253C16">
        <w:rPr>
          <w:noProof/>
          <w:vertAlign w:val="superscript"/>
          <w:lang w:val="en-GB"/>
        </w:rPr>
        <w:t>33</w:t>
      </w:r>
      <w:r w:rsidR="008F1800" w:rsidRPr="0040209C">
        <w:rPr>
          <w:lang w:val="en-GB"/>
        </w:rPr>
        <w:fldChar w:fldCharType="end"/>
      </w:r>
      <w:r w:rsidR="008F1800" w:rsidRPr="0040209C">
        <w:rPr>
          <w:lang w:val="en-GB"/>
        </w:rPr>
        <w:t xml:space="preserve"> </w:t>
      </w:r>
      <w:r w:rsidR="00564949">
        <w:rPr>
          <w:lang w:val="en-GB"/>
        </w:rPr>
        <w:t>Wei et al. used an artificial neural network model to predict same-day discharge after TKA, based on the NSQUIP database from 2018. They also compared with logistic regression and found that six of the ten most important variables were similar much like in our study. However, patients with one-day LOS were intentionally excluded due to variations in in-patient vs. outpatient registration.</w: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 </w:instrText>
      </w:r>
      <w:r w:rsidR="00564949">
        <w:rPr>
          <w:lang w:val="en-GB"/>
        </w:rPr>
        <w:fldChar w:fldCharType="begin">
          <w:fldData xml:space="preserve">PEVuZE5vdGU+PENpdGU+PEF1dGhvcj5XZWk8L0F1dGhvcj48WWVhcj4yMDIxPC9ZZWFyPjxSZWNO
dW0+MTI3MDwvUmVjTnVtPjxEaXNwbGF5VGV4dD48c3R5bGUgZmFjZT0ic3VwZXJzY3JpcHQiPjM0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564949">
        <w:rPr>
          <w:lang w:val="en-GB"/>
        </w:rPr>
        <w:instrText xml:space="preserve"> ADDIN EN.CITE.DATA </w:instrText>
      </w:r>
      <w:r w:rsidR="00564949">
        <w:rPr>
          <w:lang w:val="en-GB"/>
        </w:rPr>
      </w:r>
      <w:r w:rsidR="00564949">
        <w:rPr>
          <w:lang w:val="en-GB"/>
        </w:rPr>
        <w:fldChar w:fldCharType="end"/>
      </w:r>
      <w:r w:rsidR="00564949">
        <w:rPr>
          <w:lang w:val="en-GB"/>
        </w:rPr>
      </w:r>
      <w:r w:rsidR="00564949">
        <w:rPr>
          <w:lang w:val="en-GB"/>
        </w:rPr>
        <w:fldChar w:fldCharType="separate"/>
      </w:r>
      <w:r w:rsidR="00564949" w:rsidRPr="00564949">
        <w:rPr>
          <w:noProof/>
          <w:vertAlign w:val="superscript"/>
          <w:lang w:val="en-GB"/>
        </w:rPr>
        <w:t>34</w:t>
      </w:r>
      <w:r w:rsidR="00564949">
        <w:rPr>
          <w:lang w:val="en-GB"/>
        </w:rPr>
        <w:fldChar w:fldCharType="end"/>
      </w:r>
      <w:r w:rsidR="00F05A80" w:rsidRPr="0040209C">
        <w:rPr>
          <w:lang w:val="en-GB"/>
        </w:rPr>
        <w:t xml:space="preserve"> </w:t>
      </w:r>
      <w:r w:rsidR="00564949">
        <w:rPr>
          <w:lang w:val="en-GB"/>
        </w:rPr>
        <w:t xml:space="preserve"> </w:t>
      </w:r>
      <w:r w:rsidR="00971034">
        <w:rPr>
          <w:lang w:val="en-GB"/>
        </w:rPr>
        <w:br/>
        <w:t>Age has traditionally been a major consideration with regards to surgical procedures</w:t>
      </w:r>
      <w:r w:rsidR="00BE005B">
        <w:rPr>
          <w:lang w:val="en-GB"/>
        </w:rPr>
        <w:t xml:space="preserve"> why we choose to specifically evaluate its effect on our risk-prediction</w:t>
      </w:r>
      <w:r w:rsidR="00971034">
        <w:rPr>
          <w:lang w:val="en-GB"/>
        </w:rPr>
        <w:t>.</w:t>
      </w:r>
      <w:r w:rsidR="00BE005B">
        <w:rPr>
          <w:lang w:val="en-GB"/>
        </w:rPr>
        <w:t xml:space="preserve"> </w:t>
      </w:r>
      <w:r w:rsidR="00971034">
        <w:rPr>
          <w:lang w:val="en-GB"/>
        </w:rPr>
        <w:t xml:space="preserve">That age </w:t>
      </w:r>
      <w:r w:rsidR="00DA3E74">
        <w:rPr>
          <w:lang w:val="en-GB"/>
        </w:rPr>
        <w:t>is</w:t>
      </w:r>
      <w:r w:rsidR="00971034">
        <w:rPr>
          <w:lang w:val="en-GB"/>
        </w:rPr>
        <w:t xml:space="preserve"> important </w:t>
      </w:r>
      <w:r w:rsidR="00DA3E74">
        <w:rPr>
          <w:lang w:val="en-GB"/>
        </w:rPr>
        <w:t xml:space="preserve">for risk-prediction </w:t>
      </w:r>
      <w:r w:rsidR="00971034">
        <w:rPr>
          <w:lang w:val="en-GB"/>
        </w:rPr>
        <w:t xml:space="preserve">was illustrated by </w:t>
      </w:r>
      <w:proofErr w:type="spellStart"/>
      <w:r w:rsidR="00971034">
        <w:rPr>
          <w:lang w:val="en-GB"/>
        </w:rPr>
        <w:t>ML</w:t>
      </w:r>
      <w:r w:rsidR="00DA3E74">
        <w:rPr>
          <w:lang w:val="en-GB"/>
        </w:rPr>
        <w:t>_noAge</w:t>
      </w:r>
      <w:proofErr w:type="spellEnd"/>
      <w:r w:rsidR="00BE005B">
        <w:rPr>
          <w:lang w:val="en-GB"/>
        </w:rPr>
        <w:t xml:space="preserve"> being</w:t>
      </w:r>
      <w:r w:rsidR="00971034">
        <w:rPr>
          <w:lang w:val="en-GB"/>
        </w:rPr>
        <w:t xml:space="preserve"> comparable to </w:t>
      </w:r>
      <w:proofErr w:type="spellStart"/>
      <w:r w:rsidR="00BE005B">
        <w:rPr>
          <w:lang w:val="en-GB"/>
        </w:rPr>
        <w:t>A</w:t>
      </w:r>
      <w:r w:rsidR="00971034">
        <w:rPr>
          <w:lang w:val="en-GB"/>
        </w:rPr>
        <w:t>ge</w:t>
      </w:r>
      <w:r w:rsidR="00BE005B">
        <w:rPr>
          <w:lang w:val="en-GB"/>
        </w:rPr>
        <w:t>_only</w:t>
      </w:r>
      <w:proofErr w:type="spellEnd"/>
      <w:r w:rsidR="00971034">
        <w:rPr>
          <w:lang w:val="en-GB"/>
        </w:rPr>
        <w:t>. However, although</w:t>
      </w:r>
      <w:r w:rsidR="00971034" w:rsidRPr="0040209C">
        <w:rPr>
          <w:lang w:val="en-GB"/>
        </w:rPr>
        <w:t xml:space="preserve"> elderly patients </w:t>
      </w:r>
      <w:r w:rsidR="00DA3E74">
        <w:rPr>
          <w:lang w:val="en-GB"/>
        </w:rPr>
        <w:t>had</w:t>
      </w:r>
      <w:r w:rsidR="00971034" w:rsidRPr="0040209C">
        <w:rPr>
          <w:lang w:val="en-GB"/>
        </w:rPr>
        <w:t xml:space="preserve"> increased risk of postoperative complications</w:t>
      </w:r>
      <w:r w:rsidR="00971034">
        <w:rPr>
          <w:lang w:val="en-GB"/>
        </w:rPr>
        <w:t>,</w:t>
      </w:r>
      <w:r w:rsidR="00971034" w:rsidRPr="0040209C">
        <w:rPr>
          <w:lang w:val="en-GB"/>
        </w:rPr>
        <w:t xml:space="preserve"> likely related to decline of physical reserves,</w:t>
      </w:r>
      <w:r w:rsidR="00971034" w:rsidRPr="0040209C">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 </w:instrText>
      </w:r>
      <w:r w:rsidR="00971034">
        <w:rPr>
          <w:lang w:val="en-GB"/>
        </w:rPr>
        <w:fldChar w:fldCharType="begin">
          <w:fldData xml:space="preserve">PEVuZE5vdGU+PENpdGU+PEF1dGhvcj5HcmlmZml0aHM8L0F1dGhvcj48WWVhcj4yMDE0PC9ZZWFy
PjxSZWNOdW0+MjI3PC9SZWNOdW0+PERpc3BsYXlUZXh0PjxzdHlsZSBmYWNlPSJzdXBlcnNjcmlw
dCI+MzU8L3N0eWxlPjwvRGlzcGxheVRleHQ+PHJlY29yZD48cmVjLW51bWJlcj4yMjc8L3JlYy1u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971034">
        <w:rPr>
          <w:lang w:val="en-GB"/>
        </w:rPr>
        <w:instrText xml:space="preserve"> ADDIN EN.CITE.DATA </w:instrText>
      </w:r>
      <w:r w:rsidR="00971034">
        <w:rPr>
          <w:lang w:val="en-GB"/>
        </w:rPr>
      </w:r>
      <w:r w:rsidR="00971034">
        <w:rPr>
          <w:lang w:val="en-GB"/>
        </w:rPr>
        <w:fldChar w:fldCharType="end"/>
      </w:r>
      <w:r w:rsidR="00971034" w:rsidRPr="0040209C">
        <w:rPr>
          <w:lang w:val="en-GB"/>
        </w:rPr>
      </w:r>
      <w:r w:rsidR="00971034" w:rsidRPr="0040209C">
        <w:rPr>
          <w:lang w:val="en-GB"/>
        </w:rPr>
        <w:fldChar w:fldCharType="separate"/>
      </w:r>
      <w:r w:rsidR="00971034" w:rsidRPr="00564949">
        <w:rPr>
          <w:noProof/>
          <w:vertAlign w:val="superscript"/>
          <w:lang w:val="en-GB"/>
        </w:rPr>
        <w:t>35</w:t>
      </w:r>
      <w:r w:rsidR="00971034" w:rsidRPr="0040209C">
        <w:rPr>
          <w:lang w:val="en-GB"/>
        </w:rPr>
        <w:fldChar w:fldCharType="end"/>
      </w:r>
      <w:r w:rsidR="00971034" w:rsidRPr="0040209C">
        <w:rPr>
          <w:lang w:val="en-GB"/>
        </w:rPr>
        <w:t xml:space="preserve"> using chronological age alone as a selection criteria for being a surgical “risk-patient” </w:t>
      </w:r>
      <w:r w:rsidR="00971034">
        <w:rPr>
          <w:lang w:val="en-GB"/>
        </w:rPr>
        <w:t>was</w:t>
      </w:r>
      <w:r w:rsidR="00971034" w:rsidRPr="0040209C">
        <w:rPr>
          <w:lang w:val="en-GB"/>
        </w:rPr>
        <w:t xml:space="preserve"> much inferior </w:t>
      </w:r>
      <w:r w:rsidR="00971034">
        <w:rPr>
          <w:lang w:val="en-GB"/>
        </w:rPr>
        <w:t xml:space="preserve">compared to both ML and LR models </w:t>
      </w:r>
      <w:r w:rsidR="00971034" w:rsidRPr="0040209C">
        <w:rPr>
          <w:lang w:val="en-GB"/>
        </w:rPr>
        <w:t>incorporating comorbidity and functional status.</w:t>
      </w:r>
      <w:r w:rsidR="00971034">
        <w:rPr>
          <w:lang w:val="en-GB"/>
        </w:rPr>
        <w:t xml:space="preserve"> </w:t>
      </w:r>
      <w:r w:rsidR="000B355B">
        <w:rPr>
          <w:color w:val="000000"/>
        </w:rPr>
        <w:t>We use</w:t>
      </w:r>
      <w:r w:rsidR="00D91F47">
        <w:rPr>
          <w:color w:val="000000"/>
        </w:rPr>
        <w:t>d</w:t>
      </w:r>
      <w:r w:rsidR="00DA3E74">
        <w:rPr>
          <w:color w:val="000000"/>
        </w:rPr>
        <w:t xml:space="preserve"> the</w:t>
      </w:r>
      <w:r w:rsidR="000B355B">
        <w:rPr>
          <w:color w:val="000000"/>
        </w:rPr>
        <w:t xml:space="preserve"> SHAP values for both local and global estimation of the feature importance, </w:t>
      </w:r>
      <w:r w:rsidR="00D91F47">
        <w:rPr>
          <w:color w:val="000000"/>
        </w:rPr>
        <w:t xml:space="preserve">thus providing a </w:t>
      </w:r>
      <w:r w:rsidR="000B355B">
        <w:rPr>
          <w:color w:val="000000"/>
        </w:rPr>
        <w:t>better understanding of the otherwise “black-box” ML model. SHAP values show which variables, across all patients, contribute most to the risk score predictions.</w:t>
      </w:r>
      <w:r w:rsidR="00D91F47">
        <w:rPr>
          <w:color w:val="000000"/>
        </w:rPr>
        <w:t xml:space="preserve"> In this context our data on reimbursed prescriptions 6 months prior to surgery unsurprisingly found that risk increased with increased number of prescriptions. </w:t>
      </w:r>
      <w:r w:rsidR="00C54D28">
        <w:rPr>
          <w:color w:val="000000"/>
        </w:rPr>
        <w:t>A</w:t>
      </w:r>
      <w:r w:rsidR="00D91F47">
        <w:rPr>
          <w:color w:val="000000"/>
        </w:rPr>
        <w:t xml:space="preserve"> Canadian study in elective non-cardiac surgery found </w:t>
      </w:r>
      <w:r w:rsidR="00C54D28">
        <w:rPr>
          <w:color w:val="000000"/>
        </w:rPr>
        <w:t>decreased survival and increased LOS and readmissions and costs in patients with polypharmacy.</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C54D28">
        <w:rPr>
          <w:color w:val="000000"/>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 </w:instrText>
      </w:r>
      <w:r w:rsidR="00C54D28">
        <w:rPr>
          <w:color w:val="000000"/>
        </w:rPr>
        <w:fldChar w:fldCharType="begin">
          <w:fldData xml:space="preserve">PEVuZE5vdGU+PENpdGU+PEF1dGhvcj5NY0lzYWFjPC9BdXRob3I+PFllYXI+MjAxODwvWWVhcj48
UmVjTnVtPjEyNjk8L1JlY051bT48RGlzcGxheVRleHQ+PHN0eWxlIGZhY2U9InN1cGVyc2NyaXB0
Ij4zNjwvc3R5bGU+PC9EaXNwbGF5VGV4dD48cmVjb3JkPjxyZWMtbnVtYmVyPjEyNjk8L3JlYy1u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54D28">
        <w:rPr>
          <w:color w:val="000000"/>
        </w:rPr>
        <w:instrText xml:space="preserve"> ADDIN EN.CITE.DATA </w:instrText>
      </w:r>
      <w:r w:rsidR="00C54D28">
        <w:rPr>
          <w:color w:val="000000"/>
        </w:rPr>
      </w:r>
      <w:r w:rsidR="00C54D28">
        <w:rPr>
          <w:color w:val="000000"/>
        </w:rPr>
        <w:fldChar w:fldCharType="end"/>
      </w:r>
      <w:r w:rsidR="00C54D28">
        <w:rPr>
          <w:color w:val="000000"/>
        </w:rPr>
      </w:r>
      <w:r w:rsidR="00C54D28">
        <w:rPr>
          <w:color w:val="000000"/>
        </w:rPr>
        <w:fldChar w:fldCharType="separate"/>
      </w:r>
      <w:r w:rsidR="00C54D28" w:rsidRPr="00C54D28">
        <w:rPr>
          <w:noProof/>
          <w:color w:val="000000"/>
          <w:vertAlign w:val="superscript"/>
        </w:rPr>
        <w:t>36</w:t>
      </w:r>
      <w:r w:rsidR="00C54D28">
        <w:rPr>
          <w:color w:val="000000"/>
        </w:rPr>
        <w:fldChar w:fldCharType="end"/>
      </w:r>
      <w:r w:rsidR="008B6840">
        <w:rPr>
          <w:color w:val="000000"/>
        </w:rPr>
        <w:t xml:space="preserve"> However, the information from SHAP values may provide inspiration for new hypothesis generating studies, i.e. investigating the potential differences in risk-profile between having preoperative prescribed VKA </w:t>
      </w:r>
      <w:r w:rsidR="008521B0">
        <w:rPr>
          <w:color w:val="000000"/>
        </w:rPr>
        <w:t>and</w:t>
      </w:r>
      <w:r w:rsidR="008B6840">
        <w:rPr>
          <w:color w:val="000000"/>
        </w:rPr>
        <w:t xml:space="preserve"> DOAK as seen in our study.</w:t>
      </w:r>
    </w:p>
    <w:p w14:paraId="13EF35D1" w14:textId="48F423E0" w:rsidR="008521B0" w:rsidRDefault="008521B0" w:rsidP="00DA089A">
      <w:pPr>
        <w:spacing w:line="360" w:lineRule="auto"/>
        <w:rPr>
          <w:lang w:val="en-GB"/>
        </w:rPr>
      </w:pPr>
      <w:r>
        <w:rPr>
          <w:lang w:val="en-GB"/>
        </w:rPr>
        <w:t>Another requi</w:t>
      </w:r>
      <w:r w:rsidR="00C4424C" w:rsidRPr="0040209C">
        <w:rPr>
          <w:lang w:val="en-GB"/>
        </w:rPr>
        <w:t>rement for ML-algorithms t</w:t>
      </w:r>
      <w:r w:rsidR="00CB532E" w:rsidRPr="0040209C">
        <w:rPr>
          <w:lang w:val="en-GB"/>
        </w:rPr>
        <w:t>o be clinically useful</w:t>
      </w:r>
      <w:r w:rsidR="00C4424C" w:rsidRPr="0040209C">
        <w:rPr>
          <w:lang w:val="en-GB"/>
        </w:rPr>
        <w:t xml:space="preserve">, </w:t>
      </w:r>
      <w:r>
        <w:rPr>
          <w:lang w:val="en-GB"/>
        </w:rPr>
        <w:t>is</w:t>
      </w:r>
      <w:r w:rsidR="00CB532E" w:rsidRPr="0040209C">
        <w:rPr>
          <w:lang w:val="en-GB"/>
        </w:rPr>
        <w:t xml:space="preserve"> use</w:t>
      </w:r>
      <w:r w:rsidR="00C4424C" w:rsidRPr="0040209C">
        <w:rPr>
          <w:lang w:val="en-GB"/>
        </w:rPr>
        <w:t>r friendliness</w:t>
      </w:r>
      <w:r w:rsidR="00CB532E" w:rsidRPr="0040209C">
        <w:rPr>
          <w:lang w:val="en-GB"/>
        </w:rPr>
        <w:t xml:space="preserve"> </w:t>
      </w:r>
      <w:r w:rsidR="00C4424C" w:rsidRPr="0040209C">
        <w:rPr>
          <w:lang w:val="en-GB"/>
        </w:rPr>
        <w:t>and not depending on</w:t>
      </w:r>
      <w:r w:rsidR="00CB532E" w:rsidRPr="0040209C">
        <w:rPr>
          <w:lang w:val="en-GB"/>
        </w:rPr>
        <w:t xml:space="preserve"> excessive additional data</w:t>
      </w:r>
      <w:r w:rsidR="00C66740" w:rsidRPr="0040209C">
        <w:rPr>
          <w:lang w:val="en-GB"/>
        </w:rPr>
        <w:t xml:space="preserve"> </w:t>
      </w:r>
      <w:r w:rsidR="00CB532E" w:rsidRPr="0040209C">
        <w:rPr>
          <w:lang w:val="en-GB"/>
        </w:rPr>
        <w:t>collection by the attending clinicians. In this context</w:t>
      </w:r>
      <w:r w:rsidR="00C66740" w:rsidRPr="0040209C">
        <w:rPr>
          <w:lang w:val="en-GB"/>
        </w:rPr>
        <w:t>,</w:t>
      </w:r>
      <w:r w:rsidR="00CB532E" w:rsidRPr="0040209C">
        <w:rPr>
          <w:lang w:val="en-GB"/>
        </w:rPr>
        <w:t xml:space="preserve"> it </w:t>
      </w:r>
      <w:r w:rsidR="00CB532E" w:rsidRPr="0040209C">
        <w:rPr>
          <w:lang w:val="en-GB"/>
        </w:rPr>
        <w:lastRenderedPageBreak/>
        <w:t xml:space="preserve">was a bit disappointing that the parsimonious ML-algorithm with only the 10 most important variables was </w:t>
      </w:r>
      <w:r w:rsidR="00571310" w:rsidRPr="0040209C">
        <w:rPr>
          <w:lang w:val="en-GB"/>
        </w:rPr>
        <w:t>considerably worse at predicting outcome B</w:t>
      </w:r>
      <w:r w:rsidR="00CB532E" w:rsidRPr="0040209C">
        <w:rPr>
          <w:lang w:val="en-GB"/>
        </w:rPr>
        <w:t xml:space="preserve"> than </w:t>
      </w:r>
      <w:del w:id="357" w:author="Christian Michelsen" w:date="2021-11-16T15:08:00Z">
        <w:r w:rsidR="00CB532E" w:rsidRPr="0040209C" w:rsidDel="00FD3F9F">
          <w:rPr>
            <w:lang w:val="en-GB"/>
          </w:rPr>
          <w:delText>LR_All</w:delText>
        </w:r>
      </w:del>
      <w:ins w:id="358" w:author="Christian Michelsen" w:date="2021-11-16T15:08:00Z">
        <w:r w:rsidR="00FD3F9F">
          <w:rPr>
            <w:lang w:val="en-GB"/>
          </w:rPr>
          <w:t>LR33</w:t>
        </w:r>
      </w:ins>
      <w:r w:rsidR="00571310" w:rsidRPr="0040209C">
        <w:rPr>
          <w:lang w:val="en-GB"/>
        </w:rPr>
        <w:t xml:space="preserve">. A reason for this could be that when including those patients who had a LOS &gt;4 days but without described medical complications, </w:t>
      </w:r>
      <w:r w:rsidR="00EB2780" w:rsidRPr="0040209C">
        <w:rPr>
          <w:lang w:val="en-GB"/>
        </w:rPr>
        <w:t>the combination of all variables</w:t>
      </w:r>
      <w:r w:rsidR="00DA089A" w:rsidRPr="0040209C">
        <w:rPr>
          <w:lang w:val="en-GB"/>
        </w:rPr>
        <w:t xml:space="preserve"> provides information not available by merely including </w:t>
      </w:r>
      <w:r>
        <w:rPr>
          <w:lang w:val="en-GB"/>
        </w:rPr>
        <w:t>the ten most important ones</w:t>
      </w:r>
      <w:r w:rsidR="00DA089A" w:rsidRPr="0040209C">
        <w:rPr>
          <w:lang w:val="en-GB"/>
        </w:rPr>
        <w:t xml:space="preserve"> </w:t>
      </w:r>
      <w:r>
        <w:rPr>
          <w:lang w:val="en-GB"/>
        </w:rPr>
        <w:t>This</w:t>
      </w:r>
      <w:r w:rsidR="00DA089A" w:rsidRPr="0040209C">
        <w:rPr>
          <w:lang w:val="en-GB"/>
        </w:rPr>
        <w:t xml:space="preserve"> </w:t>
      </w:r>
      <w:r w:rsidR="00EB2780" w:rsidRPr="0040209C">
        <w:rPr>
          <w:lang w:val="en-GB"/>
        </w:rPr>
        <w:t>highlight</w:t>
      </w:r>
      <w:r>
        <w:rPr>
          <w:lang w:val="en-GB"/>
        </w:rPr>
        <w:t>s</w:t>
      </w:r>
      <w:r w:rsidR="00EB2780" w:rsidRPr="0040209C">
        <w:rPr>
          <w:lang w:val="en-GB"/>
        </w:rPr>
        <w:t xml:space="preserve"> </w:t>
      </w:r>
      <w:r w:rsidR="00CB532E" w:rsidRPr="0040209C">
        <w:rPr>
          <w:lang w:val="en-GB"/>
        </w:rPr>
        <w:t xml:space="preserve">the need for as much </w:t>
      </w:r>
      <w:r w:rsidR="00F4291D" w:rsidRPr="0040209C">
        <w:rPr>
          <w:lang w:val="en-GB"/>
        </w:rPr>
        <w:t xml:space="preserve">detailed </w:t>
      </w:r>
      <w:r w:rsidR="00CB532E" w:rsidRPr="0040209C">
        <w:rPr>
          <w:lang w:val="en-GB"/>
        </w:rPr>
        <w:t>data as possible in order to full-fill the true potential of ML-algorithms.</w:t>
      </w:r>
      <w:r w:rsidR="00F4291D" w:rsidRPr="0040209C">
        <w:rPr>
          <w:lang w:val="en-GB"/>
        </w:rPr>
        <w:t xml:space="preserve"> </w:t>
      </w:r>
    </w:p>
    <w:p w14:paraId="1E55E4A5" w14:textId="3E77B046" w:rsidR="00DA3E74" w:rsidRDefault="008521B0" w:rsidP="00DA089A">
      <w:pPr>
        <w:spacing w:line="360" w:lineRule="auto"/>
        <w:rPr>
          <w:lang w:val="en-GB"/>
        </w:rPr>
      </w:pPr>
      <w:r>
        <w:rPr>
          <w:lang w:val="en-GB"/>
        </w:rPr>
        <w:t xml:space="preserve">Our study has some limitations. </w:t>
      </w:r>
      <w:r w:rsidR="00073ED1">
        <w:rPr>
          <w:lang w:val="en-GB"/>
        </w:rPr>
        <w:t>Thus</w:t>
      </w:r>
      <w:r>
        <w:rPr>
          <w:lang w:val="en-GB"/>
        </w:rPr>
        <w:t>, we included only a limited number of</w:t>
      </w:r>
      <w:r w:rsidR="00073ED1">
        <w:rPr>
          <w:lang w:val="en-GB"/>
        </w:rPr>
        <w:t>, often binary,</w:t>
      </w:r>
      <w:r>
        <w:rPr>
          <w:lang w:val="en-GB"/>
        </w:rPr>
        <w:t xml:space="preserve"> preoperative variables</w:t>
      </w:r>
      <w:r w:rsidR="00C2662E">
        <w:rPr>
          <w:lang w:val="en-GB"/>
        </w:rPr>
        <w:t>.</w:t>
      </w:r>
      <w:r>
        <w:rPr>
          <w:lang w:val="en-GB"/>
        </w:rPr>
        <w:t xml:space="preserve"> </w:t>
      </w:r>
      <w:r w:rsidR="00C2662E">
        <w:rPr>
          <w:lang w:val="en-GB"/>
        </w:rPr>
        <w:t>As analysis of multilevel continuous data is one of the strengths of ML compared to logistic regression, this may limit full realisation of our ML-model.</w:t>
      </w:r>
      <w:r>
        <w:rPr>
          <w:lang w:val="en-GB"/>
        </w:rPr>
        <w:t xml:space="preserve"> </w:t>
      </w:r>
      <w:r w:rsidR="00C2662E">
        <w:rPr>
          <w:lang w:val="en-GB"/>
        </w:rPr>
        <w:t xml:space="preserve">As previously mentioned, we also </w:t>
      </w:r>
      <w:r>
        <w:rPr>
          <w:lang w:val="en-GB"/>
        </w:rPr>
        <w:t>excluded intraoperative information, including type of anaesthesia, prosthesis etc. all of which may influence postoperative outcome</w:t>
      </w:r>
      <w:r w:rsidR="00C2662E">
        <w:rPr>
          <w:lang w:val="en-GB"/>
        </w:rPr>
        <w:t>s</w:t>
      </w:r>
      <w:r>
        <w:rPr>
          <w:lang w:val="en-GB"/>
        </w:rPr>
        <w:t xml:space="preserve">. </w:t>
      </w:r>
      <w:r w:rsidR="00C2662E">
        <w:rPr>
          <w:lang w:val="en-GB"/>
        </w:rPr>
        <w:t>The observational design of</w:t>
      </w:r>
      <w:r>
        <w:rPr>
          <w:lang w:val="en-GB"/>
        </w:rPr>
        <w:t xml:space="preserve"> study </w:t>
      </w:r>
      <w:r w:rsidR="00C2662E">
        <w:rPr>
          <w:lang w:val="en-GB"/>
        </w:rPr>
        <w:t>means that</w:t>
      </w:r>
      <w:r>
        <w:rPr>
          <w:lang w:val="en-GB"/>
        </w:rPr>
        <w:t xml:space="preserve"> we cannot exclude unmeasured confounding or confounding by indication. </w:t>
      </w:r>
      <w:r w:rsidR="00C2662E">
        <w:rPr>
          <w:lang w:val="en-GB"/>
        </w:rPr>
        <w:t>Also. Despite that</w:t>
      </w:r>
      <w:r>
        <w:rPr>
          <w:lang w:val="en-GB"/>
        </w:rPr>
        <w:t xml:space="preserve"> the DNPR has a near complete registration of dispensed medicine in Denmark some types or drugs, especially benzodiazepines</w:t>
      </w:r>
      <w:r w:rsidR="00C2662E">
        <w:rPr>
          <w:lang w:val="en-GB"/>
        </w:rPr>
        <w:t>,</w:t>
      </w:r>
      <w:r>
        <w:rPr>
          <w:lang w:val="en-GB"/>
        </w:rPr>
        <w:t xml:space="preserve"> are exempt from general reimbursement and thus not captured.</w:t>
      </w:r>
      <w:r>
        <w:rPr>
          <w:lang w:val="en-GB"/>
        </w:rPr>
        <w:fldChar w:fldCharType="begin"/>
      </w:r>
      <w:r>
        <w:rPr>
          <w:lang w:val="en-GB"/>
        </w:rPr>
        <w:instrText xml:space="preserve"> ADDIN EN.CITE &lt;EndNote&gt;&lt;Cite&gt;&lt;Author&gt;Johannesdottir&lt;/Author&gt;&lt;Year&gt;2012&lt;/Year&gt;&lt;RecNum&gt;323&lt;/RecNum&gt;&lt;DisplayText&gt;&lt;style face="superscript"&gt;25&lt;/style&gt;&lt;/DisplayText&gt;&lt;record&gt;&lt;rec-number&gt;323&lt;/rec-number&gt;&lt;foreign-keys&gt;&lt;key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Pr>
          <w:lang w:val="en-GB"/>
        </w:rPr>
        <w:fldChar w:fldCharType="separate"/>
      </w:r>
      <w:r w:rsidRPr="008521B0">
        <w:rPr>
          <w:noProof/>
          <w:vertAlign w:val="superscript"/>
          <w:lang w:val="en-GB"/>
        </w:rPr>
        <w:t>25</w:t>
      </w:r>
      <w:r>
        <w:rPr>
          <w:lang w:val="en-GB"/>
        </w:rPr>
        <w:fldChar w:fldCharType="end"/>
      </w:r>
      <w:r>
        <w:rPr>
          <w:lang w:val="en-GB"/>
        </w:rPr>
        <w:t xml:space="preserve"> Finally, classification of a complication being “medical” depended on review of the discharge records which can also introduce bias. However, we believe this approach to be superior than depending on diagnostic codes which often are inaccurate and provide limited details on whether the complication may be attributed to a medical or surgical adverse event.</w:t>
      </w:r>
      <w:r w:rsidR="00C2662E">
        <w:rPr>
          <w:lang w:val="en-GB"/>
        </w:rPr>
        <w:t xml:space="preserve"> </w:t>
      </w:r>
      <w:r>
        <w:rPr>
          <w:lang w:val="en-GB"/>
        </w:rPr>
        <w:t xml:space="preserve">Strengths of our study include use of </w:t>
      </w:r>
      <w:r w:rsidR="00DA3E74">
        <w:rPr>
          <w:lang w:val="en-GB"/>
        </w:rPr>
        <w:t>national registries, with high degree of completion (&gt;99% of all somatic admissions in case of the DNPR),</w:t>
      </w:r>
      <w:r w:rsidR="00DA3E74">
        <w:rPr>
          <w:lang w:val="en-GB"/>
        </w:rPr>
        <w:fldChar w:fldCharType="begin"/>
      </w:r>
      <w:r w:rsidR="00DA3E74">
        <w:rPr>
          <w:lang w:val="en-GB"/>
        </w:rPr>
        <w:instrText xml:space="preserve"> ADDIN EN.CITE &lt;EndNote&gt;&lt;Cite&gt;&lt;Author&gt;Schmidt&lt;/Author&gt;&lt;Year&gt;2015&lt;/Year&gt;&lt;RecNum&gt;917&lt;/RecNum&gt;&lt;DisplayText&gt;&lt;style face="superscript"&gt;37&lt;/style&gt;&lt;/DisplayText&gt;&lt;record&gt;&lt;rec-number&gt;917&lt;/rec-number&gt;&lt;foreign-keys&gt;&lt;key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Pr>
          <w:lang w:val="en-GB"/>
        </w:rPr>
        <w:fldChar w:fldCharType="separate"/>
      </w:r>
      <w:r w:rsidR="00DA3E74" w:rsidRPr="00DA3E74">
        <w:rPr>
          <w:noProof/>
          <w:vertAlign w:val="superscript"/>
          <w:lang w:val="en-GB"/>
        </w:rPr>
        <w:t>37</w:t>
      </w:r>
      <w:r w:rsidR="00DA3E74">
        <w:rPr>
          <w:lang w:val="en-GB"/>
        </w:rPr>
        <w:fldChar w:fldCharType="end"/>
      </w:r>
      <w:r w:rsidR="00DA3E74">
        <w:rPr>
          <w:lang w:val="en-GB"/>
        </w:rPr>
        <w:t xml:space="preserve"> prospective recording of comorbidity and similar perioperative care in all departments. </w:t>
      </w:r>
    </w:p>
    <w:p w14:paraId="79A8875A" w14:textId="12EE25BB" w:rsidR="00146272" w:rsidRPr="0040209C" w:rsidRDefault="00C66740" w:rsidP="00DA089A">
      <w:pPr>
        <w:spacing w:line="360" w:lineRule="auto"/>
        <w:rPr>
          <w:lang w:val="en-GB"/>
        </w:rPr>
      </w:pPr>
      <w:r w:rsidRPr="0040209C">
        <w:rPr>
          <w:lang w:val="en-GB"/>
        </w:rPr>
        <w:t xml:space="preserve">In summary, </w:t>
      </w:r>
      <w:r w:rsidR="00DA089A" w:rsidRPr="0040209C">
        <w:rPr>
          <w:lang w:val="en-GB"/>
        </w:rPr>
        <w:t xml:space="preserve">our results indicate that ML-algorithms may provide </w:t>
      </w:r>
      <w:r w:rsidR="008521B0">
        <w:rPr>
          <w:lang w:val="en-GB"/>
        </w:rPr>
        <w:t xml:space="preserve">better and </w:t>
      </w:r>
      <w:r w:rsidR="00DA089A" w:rsidRPr="0040209C">
        <w:rPr>
          <w:lang w:val="en-GB"/>
        </w:rPr>
        <w:t>clinically relevant improvements for defining a “high-</w:t>
      </w:r>
      <w:r w:rsidR="008521B0">
        <w:rPr>
          <w:lang w:val="en-GB"/>
        </w:rPr>
        <w:t>r</w:t>
      </w:r>
      <w:r w:rsidR="00DA089A" w:rsidRPr="0040209C">
        <w:rPr>
          <w:lang w:val="en-GB"/>
        </w:rPr>
        <w:t>isk” population for medical complications in fast-track THA and TKA</w:t>
      </w:r>
      <w:r w:rsidR="008521B0">
        <w:rPr>
          <w:lang w:val="en-GB"/>
        </w:rPr>
        <w:t xml:space="preserve"> compared to a logistic regression model</w:t>
      </w:r>
      <w:r w:rsidR="00DA089A" w:rsidRPr="0040209C">
        <w:rPr>
          <w:lang w:val="en-GB"/>
        </w:rPr>
        <w:t xml:space="preserve">. Future studies could benefit from using such algorithms to find a manageable population of patients who may benefit the most from intensified perioperative care. </w:t>
      </w:r>
    </w:p>
    <w:p w14:paraId="0C13B5A7" w14:textId="77777777" w:rsidR="00146272" w:rsidRPr="0040209C" w:rsidRDefault="00146272">
      <w:pPr>
        <w:rPr>
          <w:lang w:val="en-GB"/>
        </w:rPr>
      </w:pPr>
    </w:p>
    <w:p w14:paraId="2AFE7AB6" w14:textId="77777777" w:rsidR="00292FCC" w:rsidRDefault="00292FCC">
      <w:pPr>
        <w:rPr>
          <w:sz w:val="40"/>
          <w:szCs w:val="40"/>
          <w:lang w:val="en-GB"/>
        </w:rPr>
      </w:pPr>
      <w:bookmarkStart w:id="359" w:name="_7b8pmdt94r5m" w:colFirst="0" w:colLast="0"/>
      <w:bookmarkEnd w:id="359"/>
      <w:r>
        <w:rPr>
          <w:lang w:val="en-GB"/>
        </w:rPr>
        <w:br w:type="page"/>
      </w:r>
    </w:p>
    <w:p w14:paraId="3A49F490" w14:textId="557AD4AE" w:rsidR="00DE67BB" w:rsidRDefault="00292FCC" w:rsidP="00292FCC">
      <w:pPr>
        <w:pStyle w:val="Heading1"/>
        <w:rPr>
          <w:lang w:val="en-GB"/>
        </w:rPr>
      </w:pPr>
      <w:r>
        <w:rPr>
          <w:lang w:val="en-GB"/>
        </w:rPr>
        <w:lastRenderedPageBreak/>
        <w:t>Tables</w:t>
      </w:r>
    </w:p>
    <w:p w14:paraId="643DFA6A" w14:textId="0B135363" w:rsidR="00DA41A1" w:rsidRPr="00DA41A1" w:rsidRDefault="00DA41A1" w:rsidP="00DA41A1">
      <w:pPr>
        <w:rPr>
          <w:lang w:val="en-GB"/>
        </w:rPr>
      </w:pPr>
      <w:r>
        <w:rPr>
          <w:lang w:val="en-GB"/>
        </w:rPr>
        <w:t xml:space="preserve">Table 1. patient </w:t>
      </w:r>
      <w:commentRangeStart w:id="360"/>
      <w:r>
        <w:rPr>
          <w:lang w:val="en-GB"/>
        </w:rPr>
        <w:t>demographics</w:t>
      </w:r>
      <w:commentRangeEnd w:id="360"/>
      <w:r>
        <w:rPr>
          <w:rStyle w:val="CommentReference"/>
        </w:rPr>
        <w:commentReference w:id="360"/>
      </w:r>
    </w:p>
    <w:p w14:paraId="20CEF3FC" w14:textId="77777777" w:rsidR="000E4E6D" w:rsidRDefault="00292FCC">
      <w:pPr>
        <w:widowControl w:val="0"/>
        <w:pBdr>
          <w:top w:val="nil"/>
          <w:left w:val="nil"/>
          <w:bottom w:val="nil"/>
          <w:right w:val="nil"/>
          <w:between w:val="nil"/>
        </w:pBdr>
        <w:spacing w:line="240" w:lineRule="auto"/>
        <w:ind w:left="384" w:hanging="384"/>
        <w:rPr>
          <w:lang w:val="en-GB"/>
        </w:rPr>
      </w:pPr>
      <w:r w:rsidRPr="0040209C">
        <w:rPr>
          <w:lang w:val="en-GB"/>
        </w:rPr>
        <w:t xml:space="preserve"> </w:t>
      </w:r>
    </w:p>
    <w:tbl>
      <w:tblPr>
        <w:tblW w:w="9360"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245"/>
        <w:gridCol w:w="1609"/>
        <w:gridCol w:w="1506"/>
      </w:tblGrid>
      <w:tr w:rsidR="00DA41A1" w:rsidRPr="00DA41A1" w14:paraId="03DC9DB5" w14:textId="77777777" w:rsidTr="00DA41A1">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37F753" w14:textId="52928C5C"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Characteristic</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F180E49" w14:textId="7509A438" w:rsidR="00DD6AB5" w:rsidRPr="00DA41A1" w:rsidRDefault="00DD6AB5" w:rsidP="000E4E6D">
            <w:pPr>
              <w:spacing w:line="240" w:lineRule="auto"/>
              <w:jc w:val="center"/>
              <w:rPr>
                <w:rFonts w:eastAsia="Times New Roman"/>
                <w:b/>
                <w:bCs/>
                <w:sz w:val="20"/>
                <w:szCs w:val="20"/>
                <w:lang w:val="en-US"/>
              </w:rPr>
            </w:pPr>
            <w:r w:rsidRPr="00DA41A1">
              <w:rPr>
                <w:rFonts w:eastAsia="Times New Roman"/>
                <w:b/>
                <w:bCs/>
                <w:sz w:val="20"/>
                <w:szCs w:val="20"/>
                <w:lang w:val="en-US"/>
              </w:rPr>
              <w:t>+outcome 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8E8C5E9" w14:textId="698A2DBD" w:rsidR="00DD6AB5" w:rsidRPr="00DA41A1" w:rsidRDefault="00DD6AB5" w:rsidP="00DD6AB5">
            <w:pPr>
              <w:spacing w:line="240" w:lineRule="auto"/>
              <w:rPr>
                <w:rFonts w:eastAsia="Times New Roman"/>
                <w:b/>
                <w:bCs/>
                <w:sz w:val="20"/>
                <w:szCs w:val="20"/>
                <w:lang w:val="en-US"/>
              </w:rPr>
            </w:pPr>
            <w:r w:rsidRPr="00DA41A1">
              <w:rPr>
                <w:rFonts w:eastAsia="Times New Roman"/>
                <w:b/>
                <w:bCs/>
                <w:sz w:val="20"/>
                <w:szCs w:val="20"/>
                <w:lang w:val="en-US"/>
              </w:rPr>
              <w:t>-outcome A</w:t>
            </w:r>
          </w:p>
        </w:tc>
      </w:tr>
      <w:tr w:rsidR="00DA41A1" w:rsidRPr="00DA41A1" w14:paraId="7BAC66F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9AE5D2" w14:textId="32B13978" w:rsidR="00DD6AB5" w:rsidRPr="00DA41A1" w:rsidRDefault="00CD6E5B" w:rsidP="000E4E6D">
            <w:pPr>
              <w:spacing w:line="240" w:lineRule="auto"/>
              <w:rPr>
                <w:rFonts w:eastAsia="Times New Roman"/>
                <w:sz w:val="20"/>
                <w:szCs w:val="20"/>
                <w:vertAlign w:val="superscript"/>
                <w:lang w:val="en-US"/>
              </w:rPr>
            </w:pPr>
            <w:r w:rsidRPr="00DA41A1">
              <w:rPr>
                <w:rFonts w:eastAsia="Times New Roman"/>
                <w:color w:val="000000"/>
                <w:sz w:val="20"/>
                <w:szCs w:val="20"/>
                <w:lang w:val="en-US"/>
              </w:rPr>
              <w:t xml:space="preserve">Characteristics based on preoperative </w:t>
            </w:r>
            <w:proofErr w:type="spellStart"/>
            <w:r w:rsidRPr="00DA41A1">
              <w:rPr>
                <w:rFonts w:eastAsia="Times New Roman"/>
                <w:color w:val="000000"/>
                <w:sz w:val="20"/>
                <w:szCs w:val="20"/>
                <w:lang w:val="en-US"/>
              </w:rPr>
              <w:t>questionaire</w:t>
            </w:r>
            <w:proofErr w:type="spellEnd"/>
            <w:r w:rsidRPr="00DA41A1">
              <w:rPr>
                <w:rFonts w:eastAsia="Times New Roman"/>
                <w:color w:val="000000"/>
                <w:sz w:val="20"/>
                <w:szCs w:val="20"/>
                <w:lang w:val="en-US"/>
              </w:rPr>
              <w:t xml:space="preserve"> </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E6F848D" w14:textId="2FD4D4CD" w:rsidR="00DD6AB5" w:rsidRPr="00DA41A1" w:rsidRDefault="00DD6AB5" w:rsidP="000E4E6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3CF834" w14:textId="055F3083" w:rsidR="00DD6AB5" w:rsidRPr="00DA41A1" w:rsidRDefault="00DD6AB5" w:rsidP="000E4E6D">
            <w:pPr>
              <w:spacing w:line="240" w:lineRule="auto"/>
              <w:rPr>
                <w:rFonts w:eastAsia="Times New Roman"/>
                <w:sz w:val="20"/>
                <w:szCs w:val="20"/>
                <w:lang w:val="en-US"/>
              </w:rPr>
            </w:pPr>
          </w:p>
        </w:tc>
      </w:tr>
      <w:tr w:rsidR="00DA41A1" w:rsidRPr="00DA41A1" w14:paraId="5B8F32B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F7098B" w14:textId="262CC752"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age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335DE0E" w14:textId="6CE7278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494A0A5" w14:textId="4BD2B143" w:rsidR="00CD6E5B" w:rsidRPr="00DA41A1" w:rsidRDefault="00CD6E5B" w:rsidP="00CD6E5B">
            <w:pPr>
              <w:spacing w:line="240" w:lineRule="auto"/>
              <w:rPr>
                <w:rFonts w:eastAsia="Times New Roman"/>
                <w:sz w:val="20"/>
                <w:szCs w:val="20"/>
                <w:lang w:val="en-US"/>
              </w:rPr>
            </w:pPr>
          </w:p>
        </w:tc>
      </w:tr>
      <w:tr w:rsidR="00DA41A1" w:rsidRPr="00DA41A1" w14:paraId="54206EE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F98A51E" w14:textId="1EE74E90"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female gender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E032A31" w14:textId="1C95974A"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A767FC8" w14:textId="0C7FC42D" w:rsidR="00CD6E5B" w:rsidRPr="00DA41A1" w:rsidRDefault="00CD6E5B" w:rsidP="00CD6E5B">
            <w:pPr>
              <w:spacing w:line="240" w:lineRule="auto"/>
              <w:rPr>
                <w:rFonts w:eastAsia="Times New Roman"/>
                <w:sz w:val="20"/>
                <w:szCs w:val="20"/>
                <w:lang w:val="en-US"/>
              </w:rPr>
            </w:pPr>
          </w:p>
        </w:tc>
      </w:tr>
      <w:tr w:rsidR="00DA41A1" w:rsidRPr="00DA41A1" w14:paraId="17891D4C"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B4C5EA6" w14:textId="2ABD9F83"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THA</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BD7FD5E" w14:textId="5FBA89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81FCAC0" w14:textId="08D147C2" w:rsidR="00CD6E5B" w:rsidRPr="00DA41A1" w:rsidRDefault="00CD6E5B" w:rsidP="00CD6E5B">
            <w:pPr>
              <w:spacing w:line="240" w:lineRule="auto"/>
              <w:rPr>
                <w:rFonts w:eastAsia="Times New Roman"/>
                <w:sz w:val="20"/>
                <w:szCs w:val="20"/>
                <w:lang w:val="en-US"/>
              </w:rPr>
            </w:pPr>
          </w:p>
        </w:tc>
      </w:tr>
      <w:tr w:rsidR="00DA41A1" w:rsidRPr="00DA41A1" w14:paraId="09D32E12"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359A05" w14:textId="479D3D14"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weight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D626823" w14:textId="12110BE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341FB02" w14:textId="2498B97F" w:rsidR="00CD6E5B" w:rsidRPr="00DA41A1" w:rsidRDefault="00CD6E5B" w:rsidP="00CD6E5B">
            <w:pPr>
              <w:spacing w:line="240" w:lineRule="auto"/>
              <w:rPr>
                <w:rFonts w:eastAsia="Times New Roman"/>
                <w:sz w:val="20"/>
                <w:szCs w:val="20"/>
                <w:lang w:val="en-US"/>
              </w:rPr>
            </w:pPr>
          </w:p>
        </w:tc>
      </w:tr>
      <w:tr w:rsidR="00DA41A1" w:rsidRPr="00DA41A1" w14:paraId="32234C5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59B2263" w14:textId="763D15F5"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height</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B82EC22" w14:textId="4A65A079"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8A9A8B8" w14:textId="6906F158" w:rsidR="00CD6E5B" w:rsidRPr="00DA41A1" w:rsidRDefault="00CD6E5B" w:rsidP="00CD6E5B">
            <w:pPr>
              <w:spacing w:line="240" w:lineRule="auto"/>
              <w:rPr>
                <w:rFonts w:eastAsia="Times New Roman"/>
                <w:sz w:val="20"/>
                <w:szCs w:val="20"/>
                <w:lang w:val="en-US"/>
              </w:rPr>
            </w:pPr>
          </w:p>
        </w:tc>
      </w:tr>
      <w:tr w:rsidR="00DA41A1" w:rsidRPr="00DA41A1" w14:paraId="06A4470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F340BC2" w14:textId="0B1E540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b</w:t>
            </w:r>
            <w:r w:rsidR="00CD6E5B" w:rsidRPr="00DA41A1">
              <w:rPr>
                <w:rFonts w:eastAsia="Times New Roman"/>
                <w:sz w:val="20"/>
                <w:szCs w:val="20"/>
                <w:lang w:val="en-US"/>
              </w:rPr>
              <w:t>ody mass index</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AB3D1C4" w14:textId="60DB244C"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F832033" w14:textId="37CA2430" w:rsidR="00CD6E5B" w:rsidRPr="00DA41A1" w:rsidRDefault="00CD6E5B" w:rsidP="00CD6E5B">
            <w:pPr>
              <w:spacing w:line="240" w:lineRule="auto"/>
              <w:rPr>
                <w:rFonts w:eastAsia="Times New Roman"/>
                <w:sz w:val="20"/>
                <w:szCs w:val="20"/>
                <w:lang w:val="en-US"/>
              </w:rPr>
            </w:pPr>
          </w:p>
        </w:tc>
      </w:tr>
      <w:tr w:rsidR="00DA41A1" w:rsidRPr="00DA41A1" w14:paraId="7229014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651C02C"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need of walking aid</w:t>
            </w:r>
          </w:p>
          <w:p w14:paraId="674621FF" w14:textId="394643B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932BE6" w14:textId="3F6957D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07DE7D" w14:textId="520C4FCD" w:rsidR="00CD6E5B" w:rsidRPr="00DA41A1" w:rsidRDefault="00CD6E5B" w:rsidP="00CD6E5B">
            <w:pPr>
              <w:spacing w:line="240" w:lineRule="auto"/>
              <w:rPr>
                <w:rFonts w:eastAsia="Times New Roman"/>
                <w:sz w:val="20"/>
                <w:szCs w:val="20"/>
                <w:lang w:val="en-US"/>
              </w:rPr>
            </w:pPr>
          </w:p>
        </w:tc>
      </w:tr>
      <w:tr w:rsidR="00DA41A1" w:rsidRPr="00DA41A1" w14:paraId="0F319F03"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7A13E90"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living alone</w:t>
            </w:r>
          </w:p>
          <w:p w14:paraId="5FEA0E26"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with others</w:t>
            </w:r>
          </w:p>
          <w:p w14:paraId="312DC0F7" w14:textId="77777777"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institution</w:t>
            </w:r>
          </w:p>
          <w:p w14:paraId="2A23F543" w14:textId="435092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084E2C8" w14:textId="4D46C663"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4FCEB85" w14:textId="63624D92" w:rsidR="00CD6E5B" w:rsidRPr="00DA41A1" w:rsidRDefault="00CD6E5B" w:rsidP="00CD6E5B">
            <w:pPr>
              <w:spacing w:line="240" w:lineRule="auto"/>
              <w:rPr>
                <w:rFonts w:eastAsia="Times New Roman"/>
                <w:sz w:val="20"/>
                <w:szCs w:val="20"/>
                <w:lang w:val="en-US"/>
              </w:rPr>
            </w:pPr>
          </w:p>
        </w:tc>
      </w:tr>
      <w:tr w:rsidR="00DA41A1" w:rsidRPr="00DA41A1" w14:paraId="32EBD09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DFF71" w14:textId="28CB6F4C" w:rsidR="00CD6E5B" w:rsidRPr="00DA41A1" w:rsidRDefault="00DA41A1" w:rsidP="00CD6E5B">
            <w:pPr>
              <w:spacing w:line="240" w:lineRule="auto"/>
              <w:rPr>
                <w:rFonts w:eastAsia="Times New Roman"/>
                <w:sz w:val="20"/>
                <w:szCs w:val="20"/>
                <w:lang w:val="en-US"/>
              </w:rPr>
            </w:pPr>
            <w:proofErr w:type="spellStart"/>
            <w:r>
              <w:rPr>
                <w:rFonts w:eastAsia="Times New Roman"/>
                <w:sz w:val="20"/>
                <w:szCs w:val="20"/>
                <w:lang w:val="en-US"/>
              </w:rPr>
              <w:t>h</w:t>
            </w:r>
            <w:r w:rsidR="00CD6E5B" w:rsidRPr="00DA41A1">
              <w:rPr>
                <w:rFonts w:eastAsia="Times New Roman"/>
                <w:sz w:val="20"/>
                <w:szCs w:val="20"/>
                <w:lang w:val="en-US"/>
              </w:rPr>
              <w:t>aemoglobin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2D8B96" w14:textId="122AE915"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950C4F2" w14:textId="34F41087" w:rsidR="00CD6E5B" w:rsidRPr="00DA41A1" w:rsidRDefault="00CD6E5B" w:rsidP="00CD6E5B">
            <w:pPr>
              <w:spacing w:line="240" w:lineRule="auto"/>
              <w:rPr>
                <w:rFonts w:eastAsia="Times New Roman"/>
                <w:sz w:val="20"/>
                <w:szCs w:val="20"/>
                <w:lang w:val="en-US"/>
              </w:rPr>
            </w:pPr>
          </w:p>
        </w:tc>
      </w:tr>
      <w:tr w:rsidR="00DA41A1" w:rsidRPr="00DA41A1" w14:paraId="4A870D24"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BF44094" w14:textId="77777777" w:rsidR="00CD6E5B" w:rsidRPr="00DA41A1" w:rsidRDefault="00CD6E5B" w:rsidP="00CD6E5B">
            <w:pPr>
              <w:spacing w:line="240" w:lineRule="auto"/>
              <w:rPr>
                <w:rFonts w:eastAsia="Times New Roman"/>
                <w:color w:val="000000"/>
                <w:sz w:val="20"/>
                <w:szCs w:val="20"/>
                <w:lang w:val="en-US"/>
              </w:rPr>
            </w:pPr>
            <w:r w:rsidRPr="00DA41A1">
              <w:rPr>
                <w:rFonts w:eastAsia="Times New Roman"/>
                <w:color w:val="000000"/>
                <w:sz w:val="20"/>
                <w:szCs w:val="20"/>
                <w:lang w:val="en-US"/>
              </w:rPr>
              <w:t>&gt;2 units of alcohol/day</w:t>
            </w:r>
          </w:p>
          <w:p w14:paraId="1BAE9D55" w14:textId="745E51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D68340" w14:textId="2ACBCF5F"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475D8AA" w14:textId="12824633" w:rsidR="00CD6E5B" w:rsidRPr="00DA41A1" w:rsidRDefault="00CD6E5B" w:rsidP="00CD6E5B">
            <w:pPr>
              <w:spacing w:line="240" w:lineRule="auto"/>
              <w:rPr>
                <w:rFonts w:eastAsia="Times New Roman"/>
                <w:sz w:val="20"/>
                <w:szCs w:val="20"/>
                <w:lang w:val="en-US"/>
              </w:rPr>
            </w:pPr>
          </w:p>
        </w:tc>
      </w:tr>
      <w:tr w:rsidR="00DA41A1" w:rsidRPr="00DA41A1" w14:paraId="44DB5BF8"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16F05A6" w14:textId="13ECB15E"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smoker</w:t>
            </w:r>
          </w:p>
          <w:p w14:paraId="3A100BB3" w14:textId="7B38A1EB"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49DA1E7" w14:textId="39EF0AF7"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E58E684" w14:textId="792274FD" w:rsidR="00CD6E5B" w:rsidRPr="00DA41A1" w:rsidRDefault="00CD6E5B" w:rsidP="00CD6E5B">
            <w:pPr>
              <w:spacing w:line="240" w:lineRule="auto"/>
              <w:rPr>
                <w:rFonts w:eastAsia="Times New Roman"/>
                <w:sz w:val="20"/>
                <w:szCs w:val="20"/>
                <w:lang w:val="en-US"/>
              </w:rPr>
            </w:pPr>
          </w:p>
        </w:tc>
      </w:tr>
      <w:tr w:rsidR="00DA41A1" w:rsidRPr="00DA41A1" w14:paraId="6821C7E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A8B4CC" w14:textId="6E8634CB"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Pr>
                <w:rFonts w:eastAsia="Times New Roman"/>
                <w:color w:val="000000"/>
                <w:sz w:val="20"/>
                <w:szCs w:val="20"/>
                <w:lang w:val="en-US"/>
              </w:rPr>
              <w:t>c</w:t>
            </w:r>
            <w:r w:rsidR="00CD6E5B" w:rsidRPr="00DA41A1">
              <w:rPr>
                <w:rFonts w:eastAsia="Times New Roman"/>
                <w:color w:val="000000"/>
                <w:sz w:val="20"/>
                <w:szCs w:val="20"/>
                <w:lang w:val="en-US"/>
              </w:rPr>
              <w:t>ardiac disease</w:t>
            </w:r>
          </w:p>
          <w:p w14:paraId="2E640CDD" w14:textId="512CDCD6" w:rsidR="00CD6E5B" w:rsidRPr="00DA41A1" w:rsidRDefault="00CD6E5B" w:rsidP="00CD6E5B">
            <w:pPr>
              <w:spacing w:line="240" w:lineRule="auto"/>
              <w:rPr>
                <w:rFonts w:eastAsia="Times New Roman"/>
                <w:sz w:val="20"/>
                <w:szCs w:val="20"/>
                <w:lang w:val="en-US"/>
              </w:rPr>
            </w:pPr>
            <w:r w:rsidRPr="00DA41A1">
              <w:rPr>
                <w:rFonts w:eastAsia="Times New Roman"/>
                <w:color w:val="000000"/>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4E56F9" w14:textId="1C876B8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B6B5C63" w14:textId="510A8B1B" w:rsidR="00CD6E5B" w:rsidRPr="00DA41A1" w:rsidRDefault="00CD6E5B" w:rsidP="00CD6E5B">
            <w:pPr>
              <w:spacing w:line="240" w:lineRule="auto"/>
              <w:rPr>
                <w:rFonts w:eastAsia="Times New Roman"/>
                <w:sz w:val="20"/>
                <w:szCs w:val="20"/>
                <w:lang w:val="en-US"/>
              </w:rPr>
            </w:pPr>
          </w:p>
        </w:tc>
      </w:tr>
      <w:tr w:rsidR="00DA41A1" w:rsidRPr="00DA41A1" w14:paraId="2232C8D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120D8B5" w14:textId="1AA6A39F"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proofErr w:type="spellStart"/>
            <w:r w:rsidR="00D10289" w:rsidRPr="00DA41A1">
              <w:rPr>
                <w:rFonts w:eastAsia="Times New Roman"/>
                <w:color w:val="000000"/>
                <w:sz w:val="20"/>
                <w:szCs w:val="20"/>
                <w:lang w:val="en-US"/>
              </w:rPr>
              <w:t>h</w:t>
            </w:r>
            <w:r w:rsidR="00CD6E5B" w:rsidRPr="00DA41A1">
              <w:rPr>
                <w:rFonts w:eastAsia="Times New Roman"/>
                <w:color w:val="000000"/>
                <w:sz w:val="20"/>
                <w:szCs w:val="20"/>
                <w:lang w:val="en-US"/>
              </w:rPr>
              <w:t>ypercholesterolaemia</w:t>
            </w:r>
            <w:proofErr w:type="spellEnd"/>
          </w:p>
          <w:p w14:paraId="72FFD4D8" w14:textId="24265EDD"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B954513" w14:textId="17B2B58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7C53E" w14:textId="28992F27" w:rsidR="00CD6E5B" w:rsidRPr="00DA41A1" w:rsidRDefault="00CD6E5B" w:rsidP="00CD6E5B">
            <w:pPr>
              <w:spacing w:line="240" w:lineRule="auto"/>
              <w:rPr>
                <w:rFonts w:eastAsia="Times New Roman"/>
                <w:sz w:val="20"/>
                <w:szCs w:val="20"/>
                <w:lang w:val="en-US"/>
              </w:rPr>
            </w:pPr>
          </w:p>
        </w:tc>
      </w:tr>
      <w:tr w:rsidR="00DA41A1" w:rsidRPr="00DA41A1" w14:paraId="1CB4607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F120638" w14:textId="76271E16"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h</w:t>
            </w:r>
            <w:r w:rsidR="00CD6E5B" w:rsidRPr="00DA41A1">
              <w:rPr>
                <w:rFonts w:eastAsia="Times New Roman"/>
                <w:color w:val="000000"/>
                <w:sz w:val="20"/>
                <w:szCs w:val="20"/>
                <w:lang w:val="en-US"/>
              </w:rPr>
              <w:t xml:space="preserve">ypertension </w:t>
            </w:r>
          </w:p>
          <w:p w14:paraId="1150C25F" w14:textId="21858C8E"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3D6231" w14:textId="4485CAAB"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7ECEE08" w14:textId="48321614" w:rsidR="00CD6E5B" w:rsidRPr="00DA41A1" w:rsidRDefault="00CD6E5B" w:rsidP="00CD6E5B">
            <w:pPr>
              <w:spacing w:line="240" w:lineRule="auto"/>
              <w:rPr>
                <w:rFonts w:eastAsia="Times New Roman"/>
                <w:sz w:val="20"/>
                <w:szCs w:val="20"/>
                <w:lang w:val="en-US"/>
              </w:rPr>
            </w:pPr>
          </w:p>
        </w:tc>
      </w:tr>
      <w:tr w:rsidR="00DA41A1" w:rsidRPr="00DA41A1" w14:paraId="1E4F899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6DE0F4" w14:textId="5F02A980"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ulmonary disease</w:t>
            </w:r>
          </w:p>
          <w:p w14:paraId="4EE522DF" w14:textId="615BC16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77B1F5" w14:textId="289C857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5F2E1E3" w14:textId="7535B638" w:rsidR="00CD6E5B" w:rsidRPr="00DA41A1" w:rsidRDefault="00CD6E5B" w:rsidP="00CD6E5B">
            <w:pPr>
              <w:spacing w:line="240" w:lineRule="auto"/>
              <w:rPr>
                <w:rFonts w:eastAsia="Times New Roman"/>
                <w:sz w:val="20"/>
                <w:szCs w:val="20"/>
                <w:lang w:val="en-US"/>
              </w:rPr>
            </w:pPr>
          </w:p>
        </w:tc>
      </w:tr>
      <w:tr w:rsidR="00DA41A1" w:rsidRPr="00DA41A1" w14:paraId="20E6EBD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C5D3BC4" w14:textId="61D065D9"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cerebral attack</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FCAC1F7" w14:textId="344C4A4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08012FF" w14:textId="17B921A4" w:rsidR="00CD6E5B" w:rsidRPr="00DA41A1" w:rsidRDefault="00CD6E5B" w:rsidP="00CD6E5B">
            <w:pPr>
              <w:spacing w:line="240" w:lineRule="auto"/>
              <w:rPr>
                <w:rFonts w:eastAsia="Times New Roman"/>
                <w:sz w:val="20"/>
                <w:szCs w:val="20"/>
                <w:lang w:val="en-US"/>
              </w:rPr>
            </w:pPr>
          </w:p>
        </w:tc>
      </w:tr>
      <w:tr w:rsidR="00DA41A1" w:rsidRPr="00DA41A1" w14:paraId="13B8FE5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4E049AD" w14:textId="3B35CF18"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revious VTE</w:t>
            </w:r>
          </w:p>
          <w:p w14:paraId="55F3528D" w14:textId="0B775F79"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2B2E02F" w14:textId="421D80B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4F59AB" w14:textId="013AA6CC" w:rsidR="00CD6E5B" w:rsidRPr="00DA41A1" w:rsidRDefault="00CD6E5B" w:rsidP="00CD6E5B">
            <w:pPr>
              <w:spacing w:line="240" w:lineRule="auto"/>
              <w:rPr>
                <w:rFonts w:eastAsia="Times New Roman"/>
                <w:sz w:val="20"/>
                <w:szCs w:val="20"/>
                <w:lang w:val="en-US"/>
              </w:rPr>
            </w:pPr>
          </w:p>
        </w:tc>
      </w:tr>
      <w:tr w:rsidR="00DA41A1" w:rsidRPr="00DA41A1" w14:paraId="4CAB264D"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964E77" w14:textId="073FE5F7"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active cancer treatment</w:t>
            </w:r>
          </w:p>
          <w:p w14:paraId="0A4D1D33" w14:textId="13E37DF1"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 xml:space="preserve">eported </w:t>
            </w:r>
            <w:r w:rsidR="00CD6E5B" w:rsidRPr="00DA41A1">
              <w:rPr>
                <w:rFonts w:eastAsia="Times New Roman"/>
                <w:color w:val="000000"/>
                <w:sz w:val="20"/>
                <w:szCs w:val="20"/>
                <w:lang w:val="en-US"/>
              </w:rPr>
              <w:t>previous cancer treatment</w:t>
            </w:r>
          </w:p>
          <w:p w14:paraId="3B012C56" w14:textId="4B65EBA4"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70EC0F3" w14:textId="2B4926A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C0CFEB9" w14:textId="129CFAAB" w:rsidR="00CD6E5B" w:rsidRPr="00DA41A1" w:rsidRDefault="00CD6E5B" w:rsidP="00CD6E5B">
            <w:pPr>
              <w:spacing w:line="240" w:lineRule="auto"/>
              <w:rPr>
                <w:rFonts w:eastAsia="Times New Roman"/>
                <w:sz w:val="20"/>
                <w:szCs w:val="20"/>
                <w:lang w:val="en-US"/>
              </w:rPr>
            </w:pPr>
          </w:p>
        </w:tc>
      </w:tr>
      <w:tr w:rsidR="00DA41A1" w:rsidRPr="00DA41A1" w14:paraId="5BE3E325"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00DE2AC" w14:textId="0D711ED5" w:rsidR="00CD6E5B" w:rsidRPr="00DA41A1" w:rsidRDefault="00DA41A1" w:rsidP="00CD6E5B">
            <w:pPr>
              <w:spacing w:line="240" w:lineRule="auto"/>
              <w:rPr>
                <w:rFonts w:eastAsia="Times New Roman"/>
                <w:color w:val="000000"/>
                <w:sz w:val="20"/>
                <w:szCs w:val="20"/>
                <w:lang w:val="en-US"/>
              </w:rPr>
            </w:pPr>
            <w:r>
              <w:rPr>
                <w:rFonts w:eastAsia="Times New Roman"/>
                <w:color w:val="000000"/>
                <w:sz w:val="20"/>
                <w:szCs w:val="20"/>
                <w:lang w:val="en-US"/>
              </w:rPr>
              <w:t>r</w:t>
            </w:r>
            <w:r w:rsidR="00D10289" w:rsidRPr="00DA41A1">
              <w:rPr>
                <w:rFonts w:eastAsia="Times New Roman"/>
                <w:color w:val="000000"/>
                <w:sz w:val="20"/>
                <w:szCs w:val="20"/>
                <w:lang w:val="en-US"/>
              </w:rPr>
              <w:t>eported c</w:t>
            </w:r>
            <w:r w:rsidR="00CD6E5B" w:rsidRPr="00DA41A1">
              <w:rPr>
                <w:rFonts w:eastAsia="Times New Roman"/>
                <w:color w:val="000000"/>
                <w:sz w:val="20"/>
                <w:szCs w:val="20"/>
                <w:lang w:val="en-US"/>
              </w:rPr>
              <w:t>hronic kidney disease</w:t>
            </w:r>
          </w:p>
          <w:p w14:paraId="5CE93196" w14:textId="4FBDB022"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missing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9202A9F" w14:textId="096A4336"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0FFB83" w14:textId="3B536584" w:rsidR="00CD6E5B" w:rsidRPr="00DA41A1" w:rsidRDefault="00CD6E5B" w:rsidP="00CD6E5B">
            <w:pPr>
              <w:spacing w:line="240" w:lineRule="auto"/>
              <w:rPr>
                <w:rFonts w:eastAsia="Times New Roman"/>
                <w:sz w:val="20"/>
                <w:szCs w:val="20"/>
                <w:lang w:val="en-US"/>
              </w:rPr>
            </w:pPr>
          </w:p>
        </w:tc>
      </w:tr>
      <w:tr w:rsidR="00DA41A1" w:rsidRPr="00DA41A1" w14:paraId="5C1821F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08DDDA1" w14:textId="10D5EEE5"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f</w:t>
            </w:r>
            <w:r w:rsidR="00CD6E5B" w:rsidRPr="00DA41A1">
              <w:rPr>
                <w:rFonts w:eastAsia="Times New Roman"/>
                <w:sz w:val="20"/>
                <w:szCs w:val="20"/>
                <w:lang w:val="en-US"/>
              </w:rPr>
              <w:t>amily member with VTE</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7C457F" w14:textId="30F7180E"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3831B70" w14:textId="55DA40DC" w:rsidR="00CD6E5B" w:rsidRPr="00DA41A1" w:rsidRDefault="00CD6E5B" w:rsidP="00CD6E5B">
            <w:pPr>
              <w:spacing w:line="240" w:lineRule="auto"/>
              <w:rPr>
                <w:rFonts w:eastAsia="Times New Roman"/>
                <w:sz w:val="20"/>
                <w:szCs w:val="20"/>
                <w:lang w:val="en-US"/>
              </w:rPr>
            </w:pPr>
          </w:p>
        </w:tc>
      </w:tr>
      <w:tr w:rsidR="00DA41A1" w:rsidRPr="00DA41A1" w14:paraId="73CEC48B"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9E6747" w14:textId="0D886ED4"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r</w:t>
            </w:r>
            <w:r w:rsidR="00CD6E5B" w:rsidRPr="00DA41A1">
              <w:rPr>
                <w:rFonts w:eastAsia="Times New Roman"/>
                <w:sz w:val="20"/>
                <w:szCs w:val="20"/>
                <w:lang w:val="en-US"/>
              </w:rPr>
              <w:t>egular snoring</w:t>
            </w:r>
          </w:p>
          <w:p w14:paraId="24DCE1DF" w14:textId="7F74490E"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snoring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8D1DE42" w14:textId="209CEE62"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648774C" w14:textId="5AEF1246" w:rsidR="00CD6E5B" w:rsidRPr="00DA41A1" w:rsidRDefault="00CD6E5B" w:rsidP="00CD6E5B">
            <w:pPr>
              <w:spacing w:line="240" w:lineRule="auto"/>
              <w:rPr>
                <w:rFonts w:eastAsia="Times New Roman"/>
                <w:sz w:val="20"/>
                <w:szCs w:val="20"/>
                <w:lang w:val="en-US"/>
              </w:rPr>
            </w:pPr>
          </w:p>
        </w:tc>
      </w:tr>
      <w:tr w:rsidR="00DA41A1" w:rsidRPr="00DA41A1" w14:paraId="42197C8F"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D69559" w14:textId="0E90C4A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n</w:t>
            </w:r>
            <w:r w:rsidR="00CD6E5B" w:rsidRPr="00DA41A1">
              <w:rPr>
                <w:rFonts w:eastAsia="Times New Roman"/>
                <w:sz w:val="20"/>
                <w:szCs w:val="20"/>
                <w:lang w:val="en-US"/>
              </w:rPr>
              <w:t>ot feeling rested morning</w:t>
            </w:r>
          </w:p>
          <w:p w14:paraId="5E56EB66" w14:textId="3C8D905F"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r</w:t>
            </w:r>
            <w:r w:rsidR="00D10289" w:rsidRPr="00DA41A1">
              <w:rPr>
                <w:rFonts w:eastAsia="Times New Roman"/>
                <w:sz w:val="20"/>
                <w:szCs w:val="20"/>
                <w:lang w:val="en-US"/>
              </w:rPr>
              <w:t>eported u</w:t>
            </w:r>
            <w:r w:rsidR="00CD6E5B" w:rsidRPr="00DA41A1">
              <w:rPr>
                <w:rFonts w:eastAsia="Times New Roman"/>
                <w:sz w:val="20"/>
                <w:szCs w:val="20"/>
                <w:lang w:val="en-US"/>
              </w:rPr>
              <w:t>ncertain about being rested</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7919F44" w14:textId="17C306F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97CD2B" w14:textId="4D538285" w:rsidR="00CD6E5B" w:rsidRPr="00DA41A1" w:rsidRDefault="00CD6E5B" w:rsidP="00CD6E5B">
            <w:pPr>
              <w:spacing w:line="240" w:lineRule="auto"/>
              <w:rPr>
                <w:rFonts w:eastAsia="Times New Roman"/>
                <w:sz w:val="20"/>
                <w:szCs w:val="20"/>
                <w:lang w:val="en-US"/>
              </w:rPr>
            </w:pPr>
          </w:p>
        </w:tc>
      </w:tr>
      <w:tr w:rsidR="00DA41A1" w:rsidRPr="00DA41A1" w14:paraId="68038E31"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CC464D" w14:textId="79912682" w:rsidR="00CD6E5B" w:rsidRPr="00DA41A1" w:rsidRDefault="00DA41A1" w:rsidP="00CD6E5B">
            <w:pPr>
              <w:spacing w:line="240" w:lineRule="auto"/>
              <w:rPr>
                <w:rFonts w:eastAsia="Times New Roman"/>
                <w:sz w:val="20"/>
                <w:szCs w:val="20"/>
                <w:lang w:val="en-US"/>
              </w:rPr>
            </w:pPr>
            <w:r>
              <w:rPr>
                <w:rFonts w:eastAsia="Times New Roman"/>
                <w:color w:val="000000"/>
                <w:sz w:val="20"/>
                <w:szCs w:val="20"/>
                <w:lang w:val="en-US"/>
              </w:rPr>
              <w:lastRenderedPageBreak/>
              <w:t>r</w:t>
            </w:r>
            <w:r w:rsidR="00D10289" w:rsidRPr="00DA41A1">
              <w:rPr>
                <w:rFonts w:eastAsia="Times New Roman"/>
                <w:color w:val="000000"/>
                <w:sz w:val="20"/>
                <w:szCs w:val="20"/>
                <w:lang w:val="en-US"/>
              </w:rPr>
              <w:t>eported p</w:t>
            </w:r>
            <w:r w:rsidR="00CD6E5B" w:rsidRPr="00DA41A1">
              <w:rPr>
                <w:rFonts w:eastAsia="Times New Roman"/>
                <w:color w:val="000000"/>
                <w:sz w:val="20"/>
                <w:szCs w:val="20"/>
                <w:lang w:val="en-US"/>
              </w:rPr>
              <w:t>sychiatric disorder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5B1D555" w14:textId="2244BF84"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520428" w14:textId="6F8A289B" w:rsidR="00CD6E5B" w:rsidRPr="00DA41A1" w:rsidRDefault="00CD6E5B" w:rsidP="00CD6E5B">
            <w:pPr>
              <w:spacing w:line="240" w:lineRule="auto"/>
              <w:rPr>
                <w:rFonts w:eastAsia="Times New Roman"/>
                <w:sz w:val="20"/>
                <w:szCs w:val="20"/>
                <w:lang w:val="en-US"/>
              </w:rPr>
            </w:pPr>
          </w:p>
        </w:tc>
      </w:tr>
      <w:tr w:rsidR="00CD6E5B" w:rsidRPr="00DA41A1" w14:paraId="548BD2A0"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4E88CCE4" w14:textId="4BE7CD4B"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C</w:t>
            </w:r>
            <w:r w:rsidR="00CD6E5B" w:rsidRPr="00DA41A1">
              <w:rPr>
                <w:rFonts w:eastAsia="Times New Roman"/>
                <w:sz w:val="20"/>
                <w:szCs w:val="20"/>
                <w:lang w:val="en-US"/>
              </w:rPr>
              <w:t>haracteristics based on combination of questionnaire and DNPR</w:t>
            </w:r>
          </w:p>
        </w:tc>
      </w:tr>
      <w:tr w:rsidR="00DA41A1" w:rsidRPr="00DA41A1" w14:paraId="4562E5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B2C5649" w14:textId="37312F88"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d</w:t>
            </w:r>
            <w:r w:rsidR="00CD6E5B" w:rsidRPr="00DA41A1">
              <w:rPr>
                <w:rFonts w:eastAsia="Times New Roman"/>
                <w:sz w:val="20"/>
                <w:szCs w:val="20"/>
                <w:lang w:val="en-US"/>
              </w:rPr>
              <w:t>iabetes</w:t>
            </w:r>
          </w:p>
          <w:p w14:paraId="0B955B3E" w14:textId="78B2BEF2"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d</w:t>
            </w:r>
            <w:r w:rsidR="00CD6E5B" w:rsidRPr="00DA41A1">
              <w:rPr>
                <w:rFonts w:eastAsia="Times New Roman"/>
                <w:sz w:val="20"/>
                <w:szCs w:val="20"/>
                <w:lang w:val="en-US"/>
              </w:rPr>
              <w:t>iet treated diabetes</w:t>
            </w:r>
            <w:r>
              <w:rPr>
                <w:rFonts w:eastAsia="Times New Roman"/>
                <w:sz w:val="20"/>
                <w:szCs w:val="20"/>
                <w:vertAlign w:val="superscript"/>
                <w:lang w:val="en-US"/>
              </w:rPr>
              <w:t>1</w:t>
            </w:r>
          </w:p>
          <w:p w14:paraId="2FA1A932" w14:textId="10DA4672"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o</w:t>
            </w:r>
            <w:r w:rsidR="00CD6E5B" w:rsidRPr="00DA41A1">
              <w:rPr>
                <w:rFonts w:eastAsia="Times New Roman"/>
                <w:sz w:val="20"/>
                <w:szCs w:val="20"/>
                <w:lang w:val="en-US"/>
              </w:rPr>
              <w:t>ral antidiabetics</w:t>
            </w:r>
          </w:p>
          <w:p w14:paraId="131C21DD" w14:textId="48C3319C" w:rsidR="00CD6E5B" w:rsidRPr="00DA41A1" w:rsidRDefault="00DA41A1" w:rsidP="00CD6E5B">
            <w:pPr>
              <w:spacing w:line="240" w:lineRule="auto"/>
              <w:rPr>
                <w:rFonts w:eastAsia="Times New Roman"/>
                <w:sz w:val="20"/>
                <w:szCs w:val="20"/>
                <w:vertAlign w:val="superscript"/>
                <w:lang w:val="en-US"/>
              </w:rPr>
            </w:pPr>
            <w:r>
              <w:rPr>
                <w:rFonts w:eastAsia="Times New Roman"/>
                <w:sz w:val="20"/>
                <w:szCs w:val="20"/>
                <w:lang w:val="en-US"/>
              </w:rPr>
              <w:t>i</w:t>
            </w:r>
            <w:r w:rsidR="00CD6E5B" w:rsidRPr="00DA41A1">
              <w:rPr>
                <w:rFonts w:eastAsia="Times New Roman"/>
                <w:sz w:val="20"/>
                <w:szCs w:val="20"/>
                <w:lang w:val="en-US"/>
              </w:rPr>
              <w:t>nsulin treated diabetes</w:t>
            </w:r>
            <w:r>
              <w:rPr>
                <w:rFonts w:eastAsia="Times New Roman"/>
                <w:sz w:val="20"/>
                <w:szCs w:val="20"/>
                <w:vertAlign w:val="superscript"/>
                <w:lang w:val="en-US"/>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94BD7AE" w14:textId="1AD50BF0"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9DF120" w14:textId="2A65B4C7" w:rsidR="00CD6E5B" w:rsidRPr="00DA41A1" w:rsidRDefault="00CD6E5B" w:rsidP="00CD6E5B">
            <w:pPr>
              <w:spacing w:line="240" w:lineRule="auto"/>
              <w:rPr>
                <w:rFonts w:eastAsia="Times New Roman"/>
                <w:sz w:val="20"/>
                <w:szCs w:val="20"/>
                <w:lang w:val="en-US"/>
              </w:rPr>
            </w:pPr>
          </w:p>
        </w:tc>
      </w:tr>
      <w:tr w:rsidR="00CD6E5B" w:rsidRPr="00DA41A1" w14:paraId="2D6C90E5" w14:textId="77777777" w:rsidTr="00DA41A1">
        <w:trPr>
          <w:tblCellSpacing w:w="0" w:type="dxa"/>
        </w:trPr>
        <w:tc>
          <w:tcPr>
            <w:tcW w:w="0" w:type="auto"/>
            <w:gridSpan w:val="3"/>
            <w:tcBorders>
              <w:top w:val="outset" w:sz="6" w:space="0" w:color="D0D7E5"/>
              <w:left w:val="outset" w:sz="6" w:space="0" w:color="D0D7E5"/>
              <w:bottom w:val="single" w:sz="4" w:space="0" w:color="auto"/>
              <w:right w:val="outset" w:sz="6" w:space="0" w:color="D0D7E5"/>
            </w:tcBorders>
            <w:shd w:val="clear" w:color="auto" w:fill="FFFFFF"/>
          </w:tcPr>
          <w:p w14:paraId="622CFBBE" w14:textId="0E39E960" w:rsidR="00CD6E5B" w:rsidRPr="00DA41A1" w:rsidRDefault="00CD6E5B" w:rsidP="00CD6E5B">
            <w:pPr>
              <w:spacing w:line="240" w:lineRule="auto"/>
              <w:rPr>
                <w:rFonts w:eastAsia="Times New Roman"/>
                <w:sz w:val="20"/>
                <w:szCs w:val="20"/>
                <w:lang w:val="en-US"/>
              </w:rPr>
            </w:pPr>
            <w:r w:rsidRPr="00DA41A1">
              <w:rPr>
                <w:rFonts w:eastAsia="Times New Roman"/>
                <w:sz w:val="20"/>
                <w:szCs w:val="20"/>
                <w:lang w:val="en-US"/>
              </w:rPr>
              <w:t>Characteristics based on 6 months reimbursed prescriptions from the DNPR</w:t>
            </w:r>
          </w:p>
        </w:tc>
      </w:tr>
      <w:tr w:rsidR="00DA41A1" w:rsidRPr="00DA41A1" w14:paraId="595DFFB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8FF6EBE" w14:textId="38261D2C" w:rsidR="00CD6E5B" w:rsidRPr="00DA41A1" w:rsidRDefault="00DA41A1" w:rsidP="00CD6E5B">
            <w:pPr>
              <w:spacing w:line="240" w:lineRule="auto"/>
              <w:rPr>
                <w:rFonts w:eastAsia="Times New Roman"/>
                <w:sz w:val="20"/>
                <w:szCs w:val="20"/>
                <w:lang w:val="en-US"/>
              </w:rPr>
            </w:pPr>
            <w:r>
              <w:rPr>
                <w:rFonts w:eastAsia="Times New Roman"/>
                <w:sz w:val="20"/>
                <w:szCs w:val="20"/>
                <w:lang w:val="en-US"/>
              </w:rPr>
              <w:t>t</w:t>
            </w:r>
            <w:r w:rsidR="000D697D" w:rsidRPr="00DA41A1">
              <w:rPr>
                <w:rFonts w:eastAsia="Times New Roman"/>
                <w:sz w:val="20"/>
                <w:szCs w:val="20"/>
                <w:lang w:val="en-US"/>
              </w:rPr>
              <w:t>otal n</w:t>
            </w:r>
            <w:r w:rsidR="00CD6E5B" w:rsidRPr="00DA41A1">
              <w:rPr>
                <w:rFonts w:eastAsia="Times New Roman"/>
                <w:sz w:val="20"/>
                <w:szCs w:val="20"/>
                <w:lang w:val="en-US"/>
              </w:rPr>
              <w:t>umber of reimbursed prescriptions</w:t>
            </w:r>
            <w:r w:rsidRPr="00DA41A1">
              <w:rPr>
                <w:rFonts w:eastAsia="Times New Roman"/>
                <w:sz w:val="20"/>
                <w:szCs w:val="20"/>
                <w:lang w:val="en-US"/>
              </w:rPr>
              <w:t xml:space="preserve"> on drugs listed below</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48CA" w14:textId="3D9E3568" w:rsidR="00CD6E5B" w:rsidRPr="00DA41A1" w:rsidRDefault="00CD6E5B" w:rsidP="00CD6E5B">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1D3817" w14:textId="5D4F6191" w:rsidR="00CD6E5B" w:rsidRPr="00DA41A1" w:rsidRDefault="00CD6E5B" w:rsidP="00CD6E5B">
            <w:pPr>
              <w:spacing w:line="240" w:lineRule="auto"/>
              <w:rPr>
                <w:rFonts w:eastAsia="Times New Roman"/>
                <w:sz w:val="20"/>
                <w:szCs w:val="20"/>
                <w:lang w:val="en-US"/>
              </w:rPr>
            </w:pPr>
          </w:p>
        </w:tc>
      </w:tr>
      <w:tr w:rsidR="00DA41A1" w:rsidRPr="00DA41A1" w14:paraId="05556FE6"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9A77974" w14:textId="2D952224"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E219CC" w:rsidRPr="00DA41A1">
              <w:rPr>
                <w:rFonts w:eastAsia="Times New Roman"/>
                <w:sz w:val="20"/>
                <w:szCs w:val="20"/>
                <w:lang w:val="en-US"/>
              </w:rPr>
              <w:t>nticoagulants</w:t>
            </w:r>
          </w:p>
          <w:p w14:paraId="015EC6DB" w14:textId="64D7E7D7" w:rsidR="00E219CC"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E219CC" w:rsidRPr="00DA41A1">
              <w:rPr>
                <w:rFonts w:eastAsia="Times New Roman"/>
                <w:sz w:val="20"/>
                <w:szCs w:val="20"/>
                <w:lang w:val="en-US"/>
              </w:rPr>
              <w:t>one</w:t>
            </w:r>
          </w:p>
          <w:p w14:paraId="0182DFD2" w14:textId="4E7B2955"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w:t>
            </w:r>
          </w:p>
          <w:p w14:paraId="237D6955" w14:textId="6A8728FE"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Heparin</w:t>
            </w:r>
            <w:r w:rsidR="000D697D" w:rsidRPr="00DA41A1">
              <w:rPr>
                <w:rFonts w:eastAsia="Times New Roman"/>
                <w:sz w:val="20"/>
                <w:szCs w:val="20"/>
                <w:lang w:val="en-US"/>
              </w:rPr>
              <w:t>+</w:t>
            </w:r>
            <w:r w:rsidRPr="00DA41A1">
              <w:rPr>
                <w:rFonts w:eastAsia="Times New Roman"/>
                <w:sz w:val="20"/>
                <w:szCs w:val="20"/>
                <w:lang w:val="en-US"/>
              </w:rPr>
              <w:t>ASA</w:t>
            </w:r>
            <w:proofErr w:type="spellEnd"/>
          </w:p>
          <w:p w14:paraId="2399F3EB"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w:t>
            </w:r>
          </w:p>
          <w:p w14:paraId="388ABF96"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w:t>
            </w:r>
          </w:p>
          <w:p w14:paraId="25FBAA83"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Dipyradimol</w:t>
            </w:r>
            <w:proofErr w:type="spellEnd"/>
          </w:p>
          <w:p w14:paraId="21B582EA" w14:textId="00115974"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ADP</w:t>
            </w:r>
          </w:p>
          <w:p w14:paraId="1F9D28CE" w14:textId="77777777"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ASA+Dipyradimol</w:t>
            </w:r>
            <w:proofErr w:type="spellEnd"/>
          </w:p>
          <w:p w14:paraId="179BAC09"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VKA+ASA</w:t>
            </w:r>
          </w:p>
          <w:p w14:paraId="4C7403C2"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w:t>
            </w:r>
          </w:p>
          <w:p w14:paraId="792A5C6A" w14:textId="168DA08C"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VKA+ADP</w:t>
            </w:r>
          </w:p>
          <w:p w14:paraId="296B2CF0"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DOAK+ADP</w:t>
            </w:r>
          </w:p>
          <w:p w14:paraId="5ED28A7C" w14:textId="6188F89D"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VKA+Heparin</w:t>
            </w:r>
            <w:proofErr w:type="spellEnd"/>
          </w:p>
          <w:p w14:paraId="48B7A053" w14:textId="77777777"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DOAK+ASA+ADP</w:t>
            </w:r>
          </w:p>
          <w:p w14:paraId="043FA9A3" w14:textId="34A166F2" w:rsidR="00E219CC" w:rsidRPr="00DA41A1" w:rsidRDefault="00E219CC" w:rsidP="00E219CC">
            <w:pPr>
              <w:spacing w:line="240" w:lineRule="auto"/>
              <w:rPr>
                <w:rFonts w:eastAsia="Times New Roman"/>
                <w:sz w:val="20"/>
                <w:szCs w:val="20"/>
                <w:lang w:val="en-US"/>
              </w:rPr>
            </w:pPr>
            <w:r w:rsidRPr="00DA41A1">
              <w:rPr>
                <w:rFonts w:eastAsia="Times New Roman"/>
                <w:sz w:val="20"/>
                <w:szCs w:val="20"/>
                <w:lang w:val="en-US"/>
              </w:rPr>
              <w:t>ASA+ADP</w:t>
            </w:r>
          </w:p>
          <w:p w14:paraId="2EF72769" w14:textId="167F288B" w:rsidR="00E219CC"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ASA+ADP+Heparin</w:t>
            </w:r>
            <w:proofErr w:type="spellEnd"/>
          </w:p>
          <w:p w14:paraId="0627F5C3" w14:textId="67D62A5D" w:rsidR="000D697D" w:rsidRPr="00DA41A1" w:rsidRDefault="00E219CC" w:rsidP="00E219CC">
            <w:pPr>
              <w:spacing w:line="240" w:lineRule="auto"/>
              <w:rPr>
                <w:rFonts w:eastAsia="Times New Roman"/>
                <w:sz w:val="20"/>
                <w:szCs w:val="20"/>
                <w:lang w:val="en-US"/>
              </w:rPr>
            </w:pPr>
            <w:proofErr w:type="spellStart"/>
            <w:r w:rsidRPr="00DA41A1">
              <w:rPr>
                <w:rFonts w:eastAsia="Times New Roman"/>
                <w:sz w:val="20"/>
                <w:szCs w:val="20"/>
                <w:lang w:val="en-US"/>
              </w:rPr>
              <w:t>ASA+ADP+Dipyradimol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460BEAFE" w14:textId="5C0D99E7"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5242F21B" w14:textId="29667E72" w:rsidR="00E219CC" w:rsidRPr="00DA41A1" w:rsidRDefault="00E219CC" w:rsidP="00E219CC">
            <w:pPr>
              <w:spacing w:line="240" w:lineRule="auto"/>
              <w:rPr>
                <w:rFonts w:eastAsia="Times New Roman"/>
                <w:sz w:val="20"/>
                <w:szCs w:val="20"/>
                <w:lang w:val="en-US"/>
              </w:rPr>
            </w:pPr>
          </w:p>
        </w:tc>
      </w:tr>
      <w:tr w:rsidR="00DA41A1" w:rsidRPr="00DA41A1" w14:paraId="6F516000"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881DD3D" w14:textId="2D5CAA7B" w:rsidR="00E219CC" w:rsidRPr="00DA41A1" w:rsidRDefault="000D697D" w:rsidP="00E219CC">
            <w:pPr>
              <w:spacing w:line="240" w:lineRule="auto"/>
              <w:rPr>
                <w:rFonts w:eastAsia="Times New Roman"/>
                <w:sz w:val="20"/>
                <w:szCs w:val="20"/>
                <w:lang w:val="en-US"/>
              </w:rPr>
            </w:pPr>
            <w:r w:rsidRPr="00DA41A1">
              <w:rPr>
                <w:rFonts w:eastAsia="Times New Roman"/>
                <w:sz w:val="20"/>
                <w:szCs w:val="20"/>
                <w:lang w:val="en-US"/>
              </w:rPr>
              <w:t xml:space="preserve">Cardiac </w:t>
            </w:r>
            <w:r w:rsidR="006B6390" w:rsidRPr="00DA41A1">
              <w:rPr>
                <w:rFonts w:eastAsia="Times New Roman"/>
                <w:sz w:val="20"/>
                <w:szCs w:val="20"/>
                <w:lang w:val="en-US"/>
              </w:rPr>
              <w:t>drugs</w:t>
            </w:r>
          </w:p>
          <w:p w14:paraId="149F7F58" w14:textId="1861D35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one</w:t>
            </w:r>
          </w:p>
          <w:p w14:paraId="63A0B612" w14:textId="3388B2A2"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d</w:t>
            </w:r>
            <w:r w:rsidR="000D697D" w:rsidRPr="00DA41A1">
              <w:rPr>
                <w:rFonts w:eastAsia="Times New Roman"/>
                <w:sz w:val="20"/>
                <w:szCs w:val="20"/>
                <w:lang w:val="en-US"/>
              </w:rPr>
              <w:t>iuretics</w:t>
            </w:r>
          </w:p>
          <w:p w14:paraId="26B06590" w14:textId="277B587F"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a</w:t>
            </w:r>
            <w:r w:rsidR="000D697D" w:rsidRPr="00DA41A1">
              <w:rPr>
                <w:rFonts w:eastAsia="Times New Roman"/>
                <w:sz w:val="20"/>
                <w:szCs w:val="20"/>
                <w:lang w:val="en-US"/>
              </w:rPr>
              <w:t>ngiotensin 2 or ACE-inhibitors</w:t>
            </w:r>
          </w:p>
          <w:p w14:paraId="0FA8B1D1" w14:textId="65318934"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c</w:t>
            </w:r>
            <w:r w:rsidR="000D697D" w:rsidRPr="00DA41A1">
              <w:rPr>
                <w:rFonts w:eastAsia="Times New Roman"/>
                <w:sz w:val="20"/>
                <w:szCs w:val="20"/>
                <w:lang w:val="en-US"/>
              </w:rPr>
              <w:t>alcium antagonists</w:t>
            </w:r>
          </w:p>
          <w:p w14:paraId="34E1F783" w14:textId="40BEE8F3"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b</w:t>
            </w:r>
            <w:r w:rsidR="000D697D" w:rsidRPr="00DA41A1">
              <w:rPr>
                <w:rFonts w:eastAsia="Times New Roman"/>
                <w:sz w:val="20"/>
                <w:szCs w:val="20"/>
                <w:lang w:val="en-US"/>
              </w:rPr>
              <w:t>etablockers</w:t>
            </w:r>
          </w:p>
          <w:p w14:paraId="389C6ECA" w14:textId="244DBD75"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n</w:t>
            </w:r>
            <w:r w:rsidR="000D697D" w:rsidRPr="00DA41A1">
              <w:rPr>
                <w:rFonts w:eastAsia="Times New Roman"/>
                <w:sz w:val="20"/>
                <w:szCs w:val="20"/>
                <w:lang w:val="en-US"/>
              </w:rPr>
              <w:t>itr</w:t>
            </w:r>
            <w:r w:rsidR="006B6390" w:rsidRPr="00DA41A1">
              <w:rPr>
                <w:rFonts w:eastAsia="Times New Roman"/>
                <w:sz w:val="20"/>
                <w:szCs w:val="20"/>
                <w:lang w:val="en-US"/>
              </w:rPr>
              <w:t>ate</w:t>
            </w:r>
            <w:r>
              <w:rPr>
                <w:rFonts w:eastAsia="Times New Roman"/>
                <w:sz w:val="20"/>
                <w:szCs w:val="20"/>
                <w:lang w:val="en-US"/>
              </w:rPr>
              <w:t>s</w:t>
            </w:r>
          </w:p>
          <w:p w14:paraId="43209D9D" w14:textId="5A7F62FC"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antihypertensives</w:t>
            </w:r>
          </w:p>
          <w:p w14:paraId="696E7004" w14:textId="37B77C4D"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drugs for IHD</w:t>
            </w:r>
          </w:p>
          <w:p w14:paraId="7453638D" w14:textId="49C10278" w:rsidR="000D697D" w:rsidRPr="00DA41A1" w:rsidRDefault="00DA41A1" w:rsidP="00E219CC">
            <w:pPr>
              <w:spacing w:line="240" w:lineRule="auto"/>
              <w:rPr>
                <w:rFonts w:eastAsia="Times New Roman"/>
                <w:sz w:val="20"/>
                <w:szCs w:val="20"/>
                <w:lang w:val="en-US"/>
              </w:rPr>
            </w:pPr>
            <w:r>
              <w:rPr>
                <w:rFonts w:eastAsia="Times New Roman"/>
                <w:sz w:val="20"/>
                <w:szCs w:val="20"/>
                <w:lang w:val="en-US"/>
              </w:rPr>
              <w:t>o</w:t>
            </w:r>
            <w:r w:rsidR="000D697D" w:rsidRPr="00DA41A1">
              <w:rPr>
                <w:rFonts w:eastAsia="Times New Roman"/>
                <w:sz w:val="20"/>
                <w:szCs w:val="20"/>
                <w:lang w:val="en-US"/>
              </w:rPr>
              <w:t>ther antiarrhythmics</w:t>
            </w:r>
          </w:p>
          <w:p w14:paraId="58D76782" w14:textId="4DDE130B" w:rsidR="000D697D" w:rsidRPr="00CE42F9" w:rsidRDefault="000D697D" w:rsidP="00E219CC">
            <w:pPr>
              <w:spacing w:line="240" w:lineRule="auto"/>
              <w:rPr>
                <w:rFonts w:eastAsia="Times New Roman"/>
                <w:sz w:val="20"/>
                <w:szCs w:val="20"/>
                <w:lang w:val="da-DK"/>
              </w:rPr>
            </w:pPr>
            <w:r w:rsidRPr="00CE42F9">
              <w:rPr>
                <w:rFonts w:eastAsia="Times New Roman"/>
                <w:sz w:val="20"/>
                <w:szCs w:val="20"/>
                <w:lang w:val="da-DK"/>
              </w:rPr>
              <w:t xml:space="preserve">2 </w:t>
            </w:r>
            <w:proofErr w:type="spellStart"/>
            <w:r w:rsidRPr="00CE42F9">
              <w:rPr>
                <w:rFonts w:eastAsia="Times New Roman"/>
                <w:sz w:val="20"/>
                <w:szCs w:val="20"/>
                <w:lang w:val="da-DK"/>
              </w:rPr>
              <w:t>antihypertensives</w:t>
            </w:r>
            <w:proofErr w:type="spellEnd"/>
          </w:p>
          <w:p w14:paraId="2BDE88B3" w14:textId="78272D34" w:rsidR="000D697D" w:rsidRPr="00CE42F9" w:rsidRDefault="00DA41A1" w:rsidP="00E219CC">
            <w:pPr>
              <w:spacing w:line="240" w:lineRule="auto"/>
              <w:rPr>
                <w:rFonts w:eastAsia="Times New Roman"/>
                <w:sz w:val="20"/>
                <w:szCs w:val="20"/>
                <w:lang w:val="da-DK"/>
              </w:rPr>
            </w:pPr>
            <w:proofErr w:type="spellStart"/>
            <w:r w:rsidRPr="00CE42F9">
              <w:rPr>
                <w:rFonts w:eastAsia="Times New Roman"/>
                <w:sz w:val="20"/>
                <w:szCs w:val="20"/>
                <w:lang w:val="da-DK"/>
              </w:rPr>
              <w:t>B</w:t>
            </w:r>
            <w:r w:rsidR="000D697D" w:rsidRPr="00CE42F9">
              <w:rPr>
                <w:rFonts w:eastAsia="Times New Roman"/>
                <w:sz w:val="20"/>
                <w:szCs w:val="20"/>
                <w:lang w:val="da-DK"/>
              </w:rPr>
              <w:t>etablocker</w:t>
            </w:r>
            <w:proofErr w:type="spellEnd"/>
            <w:r w:rsidRPr="00CE42F9">
              <w:rPr>
                <w:rFonts w:eastAsia="Times New Roman"/>
                <w:sz w:val="20"/>
                <w:szCs w:val="20"/>
                <w:lang w:val="da-DK"/>
              </w:rPr>
              <w:t xml:space="preserve"> </w:t>
            </w:r>
            <w:r w:rsidR="000D697D" w:rsidRPr="00CE42F9">
              <w:rPr>
                <w:rFonts w:eastAsia="Times New Roman"/>
                <w:sz w:val="20"/>
                <w:szCs w:val="20"/>
                <w:lang w:val="da-DK"/>
              </w:rPr>
              <w:t xml:space="preserve">+1 </w:t>
            </w:r>
            <w:proofErr w:type="spellStart"/>
            <w:r w:rsidR="000D697D" w:rsidRPr="00CE42F9">
              <w:rPr>
                <w:rFonts w:eastAsia="Times New Roman"/>
                <w:sz w:val="20"/>
                <w:szCs w:val="20"/>
                <w:lang w:val="da-DK"/>
              </w:rPr>
              <w:t>antihypertensive</w:t>
            </w:r>
            <w:proofErr w:type="spellEnd"/>
          </w:p>
          <w:p w14:paraId="0EC80AFD" w14:textId="517C16CB" w:rsidR="000D697D" w:rsidRPr="00CE42F9" w:rsidRDefault="000D697D" w:rsidP="00E219CC">
            <w:pPr>
              <w:spacing w:line="240" w:lineRule="auto"/>
              <w:rPr>
                <w:rFonts w:eastAsia="Times New Roman"/>
                <w:sz w:val="20"/>
                <w:szCs w:val="20"/>
                <w:lang w:val="da-DK"/>
              </w:rPr>
            </w:pPr>
            <w:r w:rsidRPr="00CE42F9">
              <w:rPr>
                <w:rFonts w:eastAsia="Times New Roman"/>
                <w:sz w:val="20"/>
                <w:szCs w:val="20"/>
                <w:lang w:val="da-DK"/>
              </w:rPr>
              <w:t xml:space="preserve">3 </w:t>
            </w:r>
            <w:proofErr w:type="spellStart"/>
            <w:r w:rsidRPr="00CE42F9">
              <w:rPr>
                <w:rFonts w:eastAsia="Times New Roman"/>
                <w:sz w:val="20"/>
                <w:szCs w:val="20"/>
                <w:lang w:val="da-DK"/>
              </w:rPr>
              <w:t>antihypertensives</w:t>
            </w:r>
            <w:proofErr w:type="spellEnd"/>
          </w:p>
          <w:p w14:paraId="20834071" w14:textId="79601718" w:rsidR="000D697D" w:rsidRPr="00CE42F9" w:rsidRDefault="00DA41A1" w:rsidP="00E219CC">
            <w:pPr>
              <w:spacing w:line="240" w:lineRule="auto"/>
              <w:rPr>
                <w:rFonts w:eastAsia="Times New Roman"/>
                <w:sz w:val="20"/>
                <w:szCs w:val="20"/>
                <w:lang w:val="da-DK"/>
              </w:rPr>
            </w:pPr>
            <w:proofErr w:type="spellStart"/>
            <w:r w:rsidRPr="00CE42F9">
              <w:rPr>
                <w:rFonts w:eastAsia="Times New Roman"/>
                <w:sz w:val="20"/>
                <w:szCs w:val="20"/>
                <w:lang w:val="da-DK"/>
              </w:rPr>
              <w:t>B</w:t>
            </w:r>
            <w:r w:rsidR="000D697D" w:rsidRPr="00CE42F9">
              <w:rPr>
                <w:rFonts w:eastAsia="Times New Roman"/>
                <w:sz w:val="20"/>
                <w:szCs w:val="20"/>
                <w:lang w:val="da-DK"/>
              </w:rPr>
              <w:t>etablocker</w:t>
            </w:r>
            <w:proofErr w:type="spellEnd"/>
            <w:r w:rsidRPr="00CE42F9">
              <w:rPr>
                <w:rFonts w:eastAsia="Times New Roman"/>
                <w:sz w:val="20"/>
                <w:szCs w:val="20"/>
                <w:lang w:val="da-DK"/>
              </w:rPr>
              <w:t xml:space="preserve"> </w:t>
            </w:r>
            <w:r w:rsidR="000D697D" w:rsidRPr="00CE42F9">
              <w:rPr>
                <w:rFonts w:eastAsia="Times New Roman"/>
                <w:sz w:val="20"/>
                <w:szCs w:val="20"/>
                <w:lang w:val="da-DK"/>
              </w:rPr>
              <w:t xml:space="preserve">+2 </w:t>
            </w:r>
            <w:proofErr w:type="spellStart"/>
            <w:r w:rsidR="000D697D" w:rsidRPr="00CE42F9">
              <w:rPr>
                <w:rFonts w:eastAsia="Times New Roman"/>
                <w:sz w:val="20"/>
                <w:szCs w:val="20"/>
                <w:lang w:val="da-DK"/>
              </w:rPr>
              <w:t>antihypertensives</w:t>
            </w:r>
            <w:proofErr w:type="spellEnd"/>
          </w:p>
          <w:p w14:paraId="22B00718" w14:textId="1688B1D4" w:rsidR="000D697D" w:rsidRPr="00CE42F9" w:rsidRDefault="00DA41A1" w:rsidP="00E219CC">
            <w:pPr>
              <w:spacing w:line="240" w:lineRule="auto"/>
              <w:rPr>
                <w:rFonts w:eastAsia="Times New Roman"/>
                <w:sz w:val="20"/>
                <w:szCs w:val="20"/>
                <w:lang w:val="da-DK"/>
              </w:rPr>
            </w:pPr>
            <w:proofErr w:type="spellStart"/>
            <w:r w:rsidRPr="00CE42F9">
              <w:rPr>
                <w:rFonts w:eastAsia="Times New Roman"/>
                <w:sz w:val="20"/>
                <w:szCs w:val="20"/>
                <w:lang w:val="da-DK"/>
              </w:rPr>
              <w:t>B</w:t>
            </w:r>
            <w:r w:rsidR="000D697D" w:rsidRPr="00CE42F9">
              <w:rPr>
                <w:rFonts w:eastAsia="Times New Roman"/>
                <w:sz w:val="20"/>
                <w:szCs w:val="20"/>
                <w:lang w:val="da-DK"/>
              </w:rPr>
              <w:t>etablocker</w:t>
            </w:r>
            <w:proofErr w:type="spellEnd"/>
            <w:r w:rsidRPr="00CE42F9">
              <w:rPr>
                <w:rFonts w:eastAsia="Times New Roman"/>
                <w:sz w:val="20"/>
                <w:szCs w:val="20"/>
                <w:lang w:val="da-DK"/>
              </w:rPr>
              <w:t xml:space="preserve"> </w:t>
            </w:r>
            <w:r w:rsidR="000D697D" w:rsidRPr="00CE42F9">
              <w:rPr>
                <w:rFonts w:eastAsia="Times New Roman"/>
                <w:sz w:val="20"/>
                <w:szCs w:val="20"/>
                <w:lang w:val="da-DK"/>
              </w:rPr>
              <w:t xml:space="preserve">+3 </w:t>
            </w:r>
            <w:proofErr w:type="spellStart"/>
            <w:r w:rsidR="000D697D" w:rsidRPr="00CE42F9">
              <w:rPr>
                <w:rFonts w:eastAsia="Times New Roman"/>
                <w:sz w:val="20"/>
                <w:szCs w:val="20"/>
                <w:lang w:val="da-DK"/>
              </w:rPr>
              <w:t>antihypertensives</w:t>
            </w:r>
            <w:proofErr w:type="spellEnd"/>
          </w:p>
          <w:p w14:paraId="3AFC7A21" w14:textId="77DAC275" w:rsidR="000D697D" w:rsidRPr="00CE42F9" w:rsidRDefault="000D697D" w:rsidP="00E219CC">
            <w:pPr>
              <w:spacing w:line="240" w:lineRule="auto"/>
              <w:rPr>
                <w:rFonts w:eastAsia="Times New Roman"/>
                <w:sz w:val="20"/>
                <w:szCs w:val="20"/>
                <w:lang w:val="da-DK"/>
              </w:rPr>
            </w:pPr>
            <w:r w:rsidRPr="00CE42F9">
              <w:rPr>
                <w:rFonts w:eastAsia="Times New Roman"/>
                <w:sz w:val="20"/>
                <w:szCs w:val="20"/>
                <w:lang w:val="da-DK"/>
              </w:rPr>
              <w:t xml:space="preserve">4 </w:t>
            </w:r>
            <w:proofErr w:type="spellStart"/>
            <w:r w:rsidRPr="00CE42F9">
              <w:rPr>
                <w:rFonts w:eastAsia="Times New Roman"/>
                <w:sz w:val="20"/>
                <w:szCs w:val="20"/>
                <w:lang w:val="da-DK"/>
              </w:rPr>
              <w:t>antihypertensives</w:t>
            </w:r>
            <w:proofErr w:type="spellEnd"/>
          </w:p>
          <w:p w14:paraId="1E62FDD7" w14:textId="5AF85E47" w:rsidR="000D697D" w:rsidRPr="00CE42F9" w:rsidRDefault="00DA41A1" w:rsidP="00E219CC">
            <w:pPr>
              <w:spacing w:line="240" w:lineRule="auto"/>
              <w:rPr>
                <w:rFonts w:eastAsia="Times New Roman"/>
                <w:sz w:val="20"/>
                <w:szCs w:val="20"/>
                <w:lang w:val="da-DK"/>
              </w:rPr>
            </w:pPr>
            <w:r w:rsidRPr="00CE42F9">
              <w:rPr>
                <w:rFonts w:eastAsia="Times New Roman"/>
                <w:sz w:val="20"/>
                <w:szCs w:val="20"/>
                <w:lang w:val="da-DK"/>
              </w:rPr>
              <w:t>b</w:t>
            </w:r>
            <w:r w:rsidR="000D697D" w:rsidRPr="00CE42F9">
              <w:rPr>
                <w:rFonts w:eastAsia="Times New Roman"/>
                <w:sz w:val="20"/>
                <w:szCs w:val="20"/>
                <w:lang w:val="da-DK"/>
              </w:rPr>
              <w:t xml:space="preserve">etablocker+4 </w:t>
            </w:r>
            <w:proofErr w:type="spellStart"/>
            <w:r w:rsidR="000D697D" w:rsidRPr="00CE42F9">
              <w:rPr>
                <w:rFonts w:eastAsia="Times New Roman"/>
                <w:sz w:val="20"/>
                <w:szCs w:val="20"/>
                <w:lang w:val="da-DK"/>
              </w:rPr>
              <w:t>antihypertensives</w:t>
            </w:r>
            <w:proofErr w:type="spellEnd"/>
          </w:p>
          <w:p w14:paraId="7DA75DA5" w14:textId="5F100814" w:rsidR="000D697D" w:rsidRPr="002076EF" w:rsidRDefault="00DA41A1" w:rsidP="00E219CC">
            <w:pPr>
              <w:spacing w:line="240" w:lineRule="auto"/>
              <w:rPr>
                <w:rFonts w:eastAsia="Times New Roman"/>
                <w:sz w:val="20"/>
                <w:szCs w:val="20"/>
                <w:lang w:val="en-US"/>
                <w:rPrChange w:id="361" w:author="Microsoft Office User" w:date="2021-11-16T14:44:00Z">
                  <w:rPr>
                    <w:rFonts w:eastAsia="Times New Roman"/>
                    <w:sz w:val="20"/>
                    <w:szCs w:val="20"/>
                    <w:lang w:val="da-DK"/>
                  </w:rPr>
                </w:rPrChange>
              </w:rPr>
            </w:pPr>
            <w:r w:rsidRPr="002076EF">
              <w:rPr>
                <w:rFonts w:eastAsia="Times New Roman"/>
                <w:sz w:val="20"/>
                <w:szCs w:val="20"/>
                <w:lang w:val="en-US"/>
                <w:rPrChange w:id="362" w:author="Microsoft Office User" w:date="2021-11-16T14:44:00Z">
                  <w:rPr>
                    <w:rFonts w:eastAsia="Times New Roman"/>
                    <w:sz w:val="20"/>
                    <w:szCs w:val="20"/>
                    <w:lang w:val="da-DK"/>
                  </w:rPr>
                </w:rPrChange>
              </w:rPr>
              <w:t>o</w:t>
            </w:r>
            <w:r w:rsidR="006B6390" w:rsidRPr="002076EF">
              <w:rPr>
                <w:rFonts w:eastAsia="Times New Roman"/>
                <w:sz w:val="20"/>
                <w:szCs w:val="20"/>
                <w:lang w:val="en-US"/>
                <w:rPrChange w:id="363" w:author="Microsoft Office User" w:date="2021-11-16T14:44:00Z">
                  <w:rPr>
                    <w:rFonts w:eastAsia="Times New Roman"/>
                    <w:sz w:val="20"/>
                    <w:szCs w:val="20"/>
                    <w:lang w:val="da-DK"/>
                  </w:rPr>
                </w:rPrChange>
              </w:rPr>
              <w:t>ther antihypertensive+1 or more regular antihypertensives</w:t>
            </w:r>
          </w:p>
          <w:p w14:paraId="4A2CF64E" w14:textId="3CD18B9C" w:rsidR="006B6390" w:rsidRPr="002076EF" w:rsidRDefault="00DA41A1" w:rsidP="00E219CC">
            <w:pPr>
              <w:spacing w:line="240" w:lineRule="auto"/>
              <w:rPr>
                <w:rFonts w:eastAsia="Times New Roman"/>
                <w:sz w:val="20"/>
                <w:szCs w:val="20"/>
                <w:lang w:val="en-US"/>
                <w:rPrChange w:id="364" w:author="Microsoft Office User" w:date="2021-11-16T14:46:00Z">
                  <w:rPr>
                    <w:rFonts w:eastAsia="Times New Roman"/>
                    <w:sz w:val="20"/>
                    <w:szCs w:val="20"/>
                    <w:lang w:val="da-DK"/>
                  </w:rPr>
                </w:rPrChange>
              </w:rPr>
            </w:pPr>
            <w:r w:rsidRPr="002076EF">
              <w:rPr>
                <w:rFonts w:eastAsia="Times New Roman"/>
                <w:sz w:val="20"/>
                <w:szCs w:val="20"/>
                <w:lang w:val="en-US"/>
                <w:rPrChange w:id="365" w:author="Microsoft Office User" w:date="2021-11-16T14:46:00Z">
                  <w:rPr>
                    <w:rFonts w:eastAsia="Times New Roman"/>
                    <w:sz w:val="20"/>
                    <w:szCs w:val="20"/>
                    <w:lang w:val="da-DK"/>
                  </w:rPr>
                </w:rPrChange>
              </w:rPr>
              <w:t>a</w:t>
            </w:r>
            <w:r w:rsidR="006B6390" w:rsidRPr="002076EF">
              <w:rPr>
                <w:rFonts w:eastAsia="Times New Roman"/>
                <w:sz w:val="20"/>
                <w:szCs w:val="20"/>
                <w:lang w:val="en-US"/>
                <w:rPrChange w:id="366" w:author="Microsoft Office User" w:date="2021-11-16T14:46:00Z">
                  <w:rPr>
                    <w:rFonts w:eastAsia="Times New Roman"/>
                    <w:sz w:val="20"/>
                    <w:szCs w:val="20"/>
                    <w:lang w:val="da-DK"/>
                  </w:rPr>
                </w:rPrChange>
              </w:rPr>
              <w:t>ny hypertensive +nitrate</w:t>
            </w:r>
          </w:p>
          <w:p w14:paraId="7604F5D8" w14:textId="7EF12071" w:rsidR="006B6390" w:rsidRPr="002076EF" w:rsidRDefault="00DA41A1" w:rsidP="00E219CC">
            <w:pPr>
              <w:spacing w:line="240" w:lineRule="auto"/>
              <w:rPr>
                <w:rFonts w:eastAsia="Times New Roman"/>
                <w:sz w:val="20"/>
                <w:szCs w:val="20"/>
                <w:lang w:val="en-US"/>
                <w:rPrChange w:id="367" w:author="Microsoft Office User" w:date="2021-11-16T14:46:00Z">
                  <w:rPr>
                    <w:rFonts w:eastAsia="Times New Roman"/>
                    <w:sz w:val="20"/>
                    <w:szCs w:val="20"/>
                    <w:lang w:val="da-DK"/>
                  </w:rPr>
                </w:rPrChange>
              </w:rPr>
            </w:pPr>
            <w:r w:rsidRPr="002076EF">
              <w:rPr>
                <w:rFonts w:eastAsia="Times New Roman"/>
                <w:sz w:val="20"/>
                <w:szCs w:val="20"/>
                <w:lang w:val="en-US"/>
                <w:rPrChange w:id="368" w:author="Microsoft Office User" w:date="2021-11-16T14:46:00Z">
                  <w:rPr>
                    <w:rFonts w:eastAsia="Times New Roman"/>
                    <w:sz w:val="20"/>
                    <w:szCs w:val="20"/>
                    <w:lang w:val="da-DK"/>
                  </w:rPr>
                </w:rPrChange>
              </w:rPr>
              <w:t>a</w:t>
            </w:r>
            <w:r w:rsidR="006B6390" w:rsidRPr="002076EF">
              <w:rPr>
                <w:rFonts w:eastAsia="Times New Roman"/>
                <w:sz w:val="20"/>
                <w:szCs w:val="20"/>
                <w:lang w:val="en-US"/>
                <w:rPrChange w:id="369" w:author="Microsoft Office User" w:date="2021-11-16T14:46:00Z">
                  <w:rPr>
                    <w:rFonts w:eastAsia="Times New Roman"/>
                    <w:sz w:val="20"/>
                    <w:szCs w:val="20"/>
                    <w:lang w:val="da-DK"/>
                  </w:rPr>
                </w:rPrChange>
              </w:rPr>
              <w:t>ny hypertensive +other drugs for IHD and/or nitrate</w:t>
            </w:r>
          </w:p>
          <w:p w14:paraId="39B29077" w14:textId="76D29D63" w:rsidR="000D697D"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antiarrhythmics +antihypertensives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25CEAC4" w14:textId="7853B4A2" w:rsidR="00E219CC" w:rsidRPr="00DA41A1" w:rsidRDefault="00E219CC" w:rsidP="00E219CC">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1A72A43" w14:textId="27801934" w:rsidR="00E219CC" w:rsidRPr="00DA41A1" w:rsidRDefault="00E219CC" w:rsidP="00E219CC">
            <w:pPr>
              <w:spacing w:line="240" w:lineRule="auto"/>
              <w:rPr>
                <w:rFonts w:eastAsia="Times New Roman"/>
                <w:sz w:val="20"/>
                <w:szCs w:val="20"/>
                <w:lang w:val="en-US"/>
              </w:rPr>
            </w:pPr>
          </w:p>
        </w:tc>
      </w:tr>
      <w:tr w:rsidR="00DA41A1" w:rsidRPr="00DA41A1" w14:paraId="02AEDB47"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686B38D" w14:textId="73E3040D" w:rsidR="006B6390" w:rsidRPr="00DA41A1" w:rsidRDefault="00DA41A1" w:rsidP="000D697D">
            <w:pPr>
              <w:spacing w:line="240" w:lineRule="auto"/>
              <w:rPr>
                <w:rFonts w:eastAsia="Times New Roman"/>
                <w:color w:val="000000"/>
                <w:sz w:val="20"/>
                <w:szCs w:val="20"/>
                <w:lang w:val="en-US"/>
              </w:rPr>
            </w:pPr>
            <w:proofErr w:type="spellStart"/>
            <w:r>
              <w:rPr>
                <w:rFonts w:eastAsia="Times New Roman"/>
                <w:color w:val="000000"/>
                <w:sz w:val="20"/>
                <w:szCs w:val="20"/>
                <w:lang w:val="en-US"/>
              </w:rPr>
              <w:t>A</w:t>
            </w:r>
            <w:r w:rsidR="006B6390" w:rsidRPr="00DA41A1">
              <w:rPr>
                <w:rFonts w:eastAsia="Times New Roman"/>
                <w:color w:val="000000"/>
                <w:sz w:val="20"/>
                <w:szCs w:val="20"/>
                <w:lang w:val="en-US"/>
              </w:rPr>
              <w:t>nticholesterol</w:t>
            </w:r>
            <w:proofErr w:type="spellEnd"/>
            <w:r w:rsidR="006B6390" w:rsidRPr="00DA41A1">
              <w:rPr>
                <w:rFonts w:eastAsia="Times New Roman"/>
                <w:color w:val="000000"/>
                <w:sz w:val="20"/>
                <w:szCs w:val="20"/>
                <w:lang w:val="en-US"/>
              </w:rPr>
              <w:t xml:space="preserve"> drugs</w:t>
            </w:r>
          </w:p>
          <w:p w14:paraId="640D0ABC" w14:textId="03A4F651"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None</w:t>
            </w:r>
          </w:p>
          <w:p w14:paraId="5E5AD5D0" w14:textId="3542F064"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lastRenderedPageBreak/>
              <w:t>Statins</w:t>
            </w:r>
          </w:p>
          <w:p w14:paraId="7708CE18" w14:textId="389FFC29" w:rsidR="006B6390" w:rsidRPr="00DA41A1" w:rsidRDefault="00DA41A1" w:rsidP="000D697D">
            <w:pPr>
              <w:spacing w:line="240" w:lineRule="auto"/>
              <w:rPr>
                <w:rFonts w:eastAsia="Times New Roman"/>
                <w:color w:val="000000"/>
                <w:sz w:val="20"/>
                <w:szCs w:val="20"/>
                <w:lang w:val="en-US"/>
              </w:rPr>
            </w:pPr>
            <w:r>
              <w:rPr>
                <w:rFonts w:eastAsia="Times New Roman"/>
                <w:color w:val="000000"/>
                <w:sz w:val="20"/>
                <w:szCs w:val="20"/>
                <w:lang w:val="en-US"/>
              </w:rPr>
              <w:t>o</w:t>
            </w:r>
            <w:r w:rsidR="006B6390" w:rsidRPr="00DA41A1">
              <w:rPr>
                <w:rFonts w:eastAsia="Times New Roman"/>
                <w:color w:val="000000"/>
                <w:sz w:val="20"/>
                <w:szCs w:val="20"/>
                <w:lang w:val="en-US"/>
              </w:rPr>
              <w:t xml:space="preserve">ther </w:t>
            </w:r>
            <w:proofErr w:type="spellStart"/>
            <w:r w:rsidR="006B6390" w:rsidRPr="00DA41A1">
              <w:rPr>
                <w:rFonts w:eastAsia="Times New Roman"/>
                <w:color w:val="000000"/>
                <w:sz w:val="20"/>
                <w:szCs w:val="20"/>
                <w:lang w:val="en-US"/>
              </w:rPr>
              <w:t>antilipids</w:t>
            </w:r>
            <w:proofErr w:type="spellEnd"/>
          </w:p>
          <w:p w14:paraId="1FDCCD66" w14:textId="55C5EA00" w:rsidR="006B6390" w:rsidRPr="00DA41A1" w:rsidRDefault="006B6390" w:rsidP="000D697D">
            <w:pPr>
              <w:spacing w:line="240" w:lineRule="auto"/>
              <w:rPr>
                <w:rFonts w:eastAsia="Times New Roman"/>
                <w:color w:val="000000"/>
                <w:sz w:val="20"/>
                <w:szCs w:val="20"/>
                <w:lang w:val="en-US"/>
              </w:rPr>
            </w:pPr>
            <w:r w:rsidRPr="00DA41A1">
              <w:rPr>
                <w:rFonts w:eastAsia="Times New Roman"/>
                <w:color w:val="000000"/>
                <w:sz w:val="20"/>
                <w:szCs w:val="20"/>
                <w:lang w:val="en-US"/>
              </w:rPr>
              <w:t>Statins +</w:t>
            </w:r>
            <w:r w:rsidR="00DA41A1">
              <w:rPr>
                <w:rFonts w:eastAsia="Times New Roman"/>
                <w:color w:val="000000"/>
                <w:sz w:val="20"/>
                <w:szCs w:val="20"/>
                <w:lang w:val="en-US"/>
              </w:rPr>
              <w:t>o</w:t>
            </w:r>
            <w:r w:rsidRPr="00DA41A1">
              <w:rPr>
                <w:rFonts w:eastAsia="Times New Roman"/>
                <w:color w:val="000000"/>
                <w:sz w:val="20"/>
                <w:szCs w:val="20"/>
                <w:lang w:val="en-US"/>
              </w:rPr>
              <w:t xml:space="preserve">ther </w:t>
            </w:r>
            <w:proofErr w:type="spellStart"/>
            <w:r w:rsidRPr="00DA41A1">
              <w:rPr>
                <w:rFonts w:eastAsia="Times New Roman"/>
                <w:color w:val="000000"/>
                <w:sz w:val="20"/>
                <w:szCs w:val="20"/>
                <w:lang w:val="en-US"/>
              </w:rPr>
              <w:t>antilipids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4C07D05" w14:textId="72B342FE" w:rsidR="000D697D" w:rsidRPr="00DA41A1" w:rsidRDefault="000D697D" w:rsidP="000D697D">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17892726" w14:textId="6F1AD03A" w:rsidR="000D697D" w:rsidRPr="00DA41A1" w:rsidRDefault="000D697D" w:rsidP="000D697D">
            <w:pPr>
              <w:spacing w:line="240" w:lineRule="auto"/>
              <w:rPr>
                <w:rFonts w:eastAsia="Times New Roman"/>
                <w:sz w:val="20"/>
                <w:szCs w:val="20"/>
                <w:lang w:val="en-US"/>
              </w:rPr>
            </w:pPr>
          </w:p>
        </w:tc>
      </w:tr>
      <w:tr w:rsidR="00DA41A1" w:rsidRPr="00DA41A1" w14:paraId="3DA2F93E"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91EEF6A" w14:textId="469C98AC" w:rsidR="006B6390" w:rsidRPr="00DA41A1" w:rsidRDefault="006B6390" w:rsidP="006B6390">
            <w:pPr>
              <w:spacing w:line="240" w:lineRule="auto"/>
              <w:rPr>
                <w:rFonts w:eastAsia="Times New Roman"/>
                <w:color w:val="000000"/>
                <w:sz w:val="20"/>
                <w:szCs w:val="20"/>
                <w:lang w:val="en-US"/>
              </w:rPr>
            </w:pPr>
            <w:r w:rsidRPr="00DA41A1">
              <w:rPr>
                <w:rFonts w:eastAsia="Times New Roman"/>
                <w:color w:val="000000"/>
                <w:sz w:val="20"/>
                <w:szCs w:val="20"/>
                <w:lang w:val="en-US"/>
              </w:rPr>
              <w:t>Systemic 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2D366F8" w14:textId="5BC91A48"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321D7B5" w14:textId="3556BE23" w:rsidR="006B6390" w:rsidRPr="00DA41A1" w:rsidRDefault="006B6390" w:rsidP="006B6390">
            <w:pPr>
              <w:spacing w:line="240" w:lineRule="auto"/>
              <w:rPr>
                <w:rFonts w:eastAsia="Times New Roman"/>
                <w:sz w:val="20"/>
                <w:szCs w:val="20"/>
                <w:lang w:val="en-US"/>
              </w:rPr>
            </w:pPr>
          </w:p>
        </w:tc>
      </w:tr>
      <w:tr w:rsidR="00DA41A1" w:rsidRPr="00DA41A1" w14:paraId="62D0CE8A" w14:textId="77777777" w:rsidTr="00DA41A1">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A024CA4" w14:textId="6D0B97E1"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Antirheumatics</w:t>
            </w:r>
          </w:p>
          <w:p w14:paraId="70CE7557" w14:textId="62A4DF3E"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923B8CB" w14:textId="1BD84DBA"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d</w:t>
            </w:r>
            <w:r w:rsidR="006B6390" w:rsidRPr="00DA41A1">
              <w:rPr>
                <w:rFonts w:eastAsia="Times New Roman"/>
                <w:sz w:val="20"/>
                <w:szCs w:val="20"/>
                <w:lang w:val="en-US"/>
              </w:rPr>
              <w:t>isease modifying drugs</w:t>
            </w:r>
          </w:p>
          <w:p w14:paraId="3040A008" w14:textId="038FC8E4"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6B6390" w:rsidRPr="00DA41A1">
              <w:rPr>
                <w:rFonts w:eastAsia="Times New Roman"/>
                <w:sz w:val="20"/>
                <w:szCs w:val="20"/>
                <w:lang w:val="en-US"/>
              </w:rPr>
              <w:t>ther antirheumatics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3A482AF3" w14:textId="5C05E8D1"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DA47029" w14:textId="6690CC99" w:rsidR="006B6390" w:rsidRPr="00DA41A1" w:rsidRDefault="006B6390" w:rsidP="006B6390">
            <w:pPr>
              <w:spacing w:line="240" w:lineRule="auto"/>
              <w:rPr>
                <w:rFonts w:eastAsia="Times New Roman"/>
                <w:sz w:val="20"/>
                <w:szCs w:val="20"/>
                <w:lang w:val="en-US"/>
              </w:rPr>
            </w:pPr>
          </w:p>
        </w:tc>
      </w:tr>
      <w:tr w:rsidR="00DA41A1" w:rsidRPr="00DA41A1" w14:paraId="188E3259" w14:textId="77777777" w:rsidTr="00DA41A1">
        <w:trPr>
          <w:trHeight w:val="136"/>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3F67071"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Pulmonary drugs</w:t>
            </w:r>
          </w:p>
          <w:p w14:paraId="42CBA963" w14:textId="1B9664E3"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n</w:t>
            </w:r>
            <w:r w:rsidR="006B6390" w:rsidRPr="00DA41A1">
              <w:rPr>
                <w:rFonts w:eastAsia="Times New Roman"/>
                <w:sz w:val="20"/>
                <w:szCs w:val="20"/>
                <w:lang w:val="en-US"/>
              </w:rPr>
              <w:t>one</w:t>
            </w:r>
          </w:p>
          <w:p w14:paraId="2B05857B" w14:textId="7F7D0645"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only</w:t>
            </w:r>
          </w:p>
          <w:p w14:paraId="78719E59" w14:textId="77777777"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 or LAMA</w:t>
            </w:r>
          </w:p>
          <w:p w14:paraId="1973C585" w14:textId="3B8BBC90"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i</w:t>
            </w:r>
            <w:r w:rsidR="006B6390" w:rsidRPr="00DA41A1">
              <w:rPr>
                <w:rFonts w:eastAsia="Times New Roman"/>
                <w:sz w:val="20"/>
                <w:szCs w:val="20"/>
                <w:lang w:val="en-US"/>
              </w:rPr>
              <w:t>nhalation steroid only</w:t>
            </w:r>
          </w:p>
          <w:p w14:paraId="060EEF5E" w14:textId="2E13740A" w:rsidR="006B6390"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SABA</w:t>
            </w:r>
            <w:r w:rsidR="00F05ED8" w:rsidRPr="00DA41A1">
              <w:rPr>
                <w:rFonts w:eastAsia="Times New Roman"/>
                <w:sz w:val="20"/>
                <w:szCs w:val="20"/>
                <w:lang w:val="en-US"/>
              </w:rPr>
              <w:t xml:space="preserve"> </w:t>
            </w:r>
            <w:r w:rsidRPr="00DA41A1">
              <w:rPr>
                <w:rFonts w:eastAsia="Times New Roman"/>
                <w:sz w:val="20"/>
                <w:szCs w:val="20"/>
                <w:lang w:val="en-US"/>
              </w:rPr>
              <w:t>+</w:t>
            </w:r>
            <w:proofErr w:type="spellStart"/>
            <w:r w:rsidRPr="00DA41A1">
              <w:rPr>
                <w:rFonts w:eastAsia="Times New Roman"/>
                <w:sz w:val="20"/>
                <w:szCs w:val="20"/>
                <w:lang w:val="en-US"/>
              </w:rPr>
              <w:t>Ipratopium</w:t>
            </w:r>
            <w:proofErr w:type="spellEnd"/>
            <w:r w:rsidRPr="00DA41A1">
              <w:rPr>
                <w:rFonts w:eastAsia="Times New Roman"/>
                <w:sz w:val="20"/>
                <w:szCs w:val="20"/>
                <w:lang w:val="en-US"/>
              </w:rPr>
              <w:t xml:space="preserve"> (+/- others)</w:t>
            </w:r>
          </w:p>
          <w:p w14:paraId="7A0176D3" w14:textId="414C7AE5" w:rsidR="00F05ED8" w:rsidRPr="00DA41A1" w:rsidRDefault="006B6390" w:rsidP="006B6390">
            <w:pPr>
              <w:spacing w:line="240" w:lineRule="auto"/>
              <w:rPr>
                <w:rFonts w:eastAsia="Times New Roman"/>
                <w:sz w:val="20"/>
                <w:szCs w:val="20"/>
                <w:lang w:val="en-US"/>
              </w:rPr>
            </w:pPr>
            <w:r w:rsidRPr="00DA41A1">
              <w:rPr>
                <w:rFonts w:eastAsia="Times New Roman"/>
                <w:sz w:val="20"/>
                <w:szCs w:val="20"/>
                <w:lang w:val="en-US"/>
              </w:rPr>
              <w:t>LABA</w:t>
            </w:r>
            <w:r w:rsidR="00F05ED8" w:rsidRPr="00DA41A1">
              <w:rPr>
                <w:rFonts w:eastAsia="Times New Roman"/>
                <w:sz w:val="20"/>
                <w:szCs w:val="20"/>
                <w:lang w:val="en-US"/>
              </w:rPr>
              <w:t xml:space="preserve"> </w:t>
            </w:r>
            <w:r w:rsidRPr="00DA41A1">
              <w:rPr>
                <w:rFonts w:eastAsia="Times New Roman"/>
                <w:sz w:val="20"/>
                <w:szCs w:val="20"/>
                <w:lang w:val="en-US"/>
              </w:rPr>
              <w:t>+steroid</w:t>
            </w:r>
            <w:r w:rsidR="00F05ED8" w:rsidRPr="00DA41A1">
              <w:rPr>
                <w:rFonts w:eastAsia="Times New Roman"/>
                <w:sz w:val="20"/>
                <w:szCs w:val="20"/>
                <w:lang w:val="en-US"/>
              </w:rPr>
              <w:t>s</w:t>
            </w:r>
          </w:p>
          <w:p w14:paraId="65A937B4" w14:textId="1D6EDE2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 +LAMA +steroids</w:t>
            </w:r>
          </w:p>
          <w:p w14:paraId="19ED115B" w14:textId="2DC6D732"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LAMA +steroids</w:t>
            </w:r>
          </w:p>
          <w:p w14:paraId="3B486D72" w14:textId="77777777"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LABA+LAMA</w:t>
            </w:r>
          </w:p>
          <w:p w14:paraId="4811CA03" w14:textId="3FEFCCE9" w:rsidR="00F05ED8"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w:t>
            </w:r>
          </w:p>
          <w:p w14:paraId="580F546C" w14:textId="0471BB58" w:rsidR="006B6390"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00F05ED8" w:rsidRPr="00DA41A1">
              <w:rPr>
                <w:rFonts w:eastAsia="Times New Roman"/>
                <w:sz w:val="20"/>
                <w:szCs w:val="20"/>
                <w:lang w:val="en-US"/>
              </w:rPr>
              <w:t>ther pulmonary drugs +steroids</w:t>
            </w:r>
          </w:p>
          <w:p w14:paraId="025A35F4" w14:textId="0BB7FBD9" w:rsidR="00DA41A1" w:rsidRPr="00DA41A1" w:rsidRDefault="00DA41A1" w:rsidP="006B6390">
            <w:pPr>
              <w:spacing w:line="240" w:lineRule="auto"/>
              <w:rPr>
                <w:rFonts w:eastAsia="Times New Roman"/>
                <w:sz w:val="20"/>
                <w:szCs w:val="20"/>
                <w:lang w:val="en-US"/>
              </w:rPr>
            </w:pPr>
            <w:r w:rsidRPr="00DA41A1">
              <w:rPr>
                <w:rFonts w:eastAsia="Times New Roman"/>
                <w:sz w:val="20"/>
                <w:szCs w:val="20"/>
                <w:lang w:val="en-US"/>
              </w:rPr>
              <w:t>SABA + LABA or LAMA -steroids</w:t>
            </w:r>
          </w:p>
          <w:p w14:paraId="7F905EA5" w14:textId="47AC1CE5" w:rsidR="00F05ED8" w:rsidRPr="00DA41A1" w:rsidRDefault="00F05ED8" w:rsidP="006B6390">
            <w:pPr>
              <w:spacing w:line="240" w:lineRule="auto"/>
              <w:rPr>
                <w:rFonts w:eastAsia="Times New Roman"/>
                <w:sz w:val="20"/>
                <w:szCs w:val="20"/>
                <w:lang w:val="en-US"/>
              </w:rPr>
            </w:pPr>
            <w:r w:rsidRPr="00DA41A1">
              <w:rPr>
                <w:rFonts w:eastAsia="Times New Roman"/>
                <w:sz w:val="20"/>
                <w:szCs w:val="20"/>
                <w:lang w:val="en-US"/>
              </w:rPr>
              <w:t>SABA</w:t>
            </w:r>
            <w:r w:rsidR="00DA41A1" w:rsidRPr="00DA41A1">
              <w:rPr>
                <w:rFonts w:eastAsia="Times New Roman"/>
                <w:sz w:val="20"/>
                <w:szCs w:val="20"/>
                <w:lang w:val="en-US"/>
              </w:rPr>
              <w:t xml:space="preserve"> +LABA or LAMA </w:t>
            </w:r>
            <w:r w:rsidRPr="00DA41A1">
              <w:rPr>
                <w:rFonts w:eastAsia="Times New Roman"/>
                <w:sz w:val="20"/>
                <w:szCs w:val="20"/>
                <w:lang w:val="en-US"/>
              </w:rPr>
              <w:t>+steroids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08BC9F7" w14:textId="2B719B4F"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DCFE377" w14:textId="3CBCA0CD" w:rsidR="006B6390" w:rsidRPr="00DA41A1" w:rsidRDefault="006B6390" w:rsidP="006B6390">
            <w:pPr>
              <w:spacing w:line="240" w:lineRule="auto"/>
              <w:rPr>
                <w:rFonts w:eastAsia="Times New Roman"/>
                <w:sz w:val="20"/>
                <w:szCs w:val="20"/>
                <w:lang w:val="en-US"/>
              </w:rPr>
            </w:pPr>
          </w:p>
        </w:tc>
      </w:tr>
      <w:tr w:rsidR="00DA41A1" w:rsidRPr="00DA41A1" w14:paraId="43717246" w14:textId="77777777" w:rsidTr="00DA41A1">
        <w:trPr>
          <w:tblCellSpacing w:w="0" w:type="dxa"/>
        </w:trPr>
        <w:tc>
          <w:tcPr>
            <w:tcW w:w="0" w:type="auto"/>
            <w:tcBorders>
              <w:top w:val="outset" w:sz="6" w:space="0" w:color="D0D7E5"/>
              <w:left w:val="outset" w:sz="6" w:space="0" w:color="D0D7E5"/>
              <w:bottom w:val="single" w:sz="4" w:space="0" w:color="auto"/>
              <w:right w:val="outset" w:sz="6" w:space="0" w:color="D0D7E5"/>
            </w:tcBorders>
            <w:shd w:val="clear" w:color="auto" w:fill="FFFFFF"/>
          </w:tcPr>
          <w:p w14:paraId="132BC0DE" w14:textId="77777777" w:rsidR="006B6390" w:rsidRPr="00CE42F9" w:rsidRDefault="00DA41A1" w:rsidP="006B6390">
            <w:pPr>
              <w:spacing w:line="240" w:lineRule="auto"/>
              <w:rPr>
                <w:rFonts w:eastAsia="Times New Roman"/>
                <w:sz w:val="20"/>
                <w:szCs w:val="20"/>
                <w:lang w:val="da-DK"/>
              </w:rPr>
            </w:pPr>
            <w:proofErr w:type="spellStart"/>
            <w:r w:rsidRPr="00CE42F9">
              <w:rPr>
                <w:rFonts w:eastAsia="Times New Roman"/>
                <w:sz w:val="20"/>
                <w:szCs w:val="20"/>
                <w:lang w:val="da-DK"/>
              </w:rPr>
              <w:t>Psychotropic</w:t>
            </w:r>
            <w:proofErr w:type="spellEnd"/>
            <w:r w:rsidRPr="00CE42F9">
              <w:rPr>
                <w:rFonts w:eastAsia="Times New Roman"/>
                <w:sz w:val="20"/>
                <w:szCs w:val="20"/>
                <w:lang w:val="da-DK"/>
              </w:rPr>
              <w:t xml:space="preserve"> drugs</w:t>
            </w:r>
          </w:p>
          <w:p w14:paraId="3A2DB722" w14:textId="41EBCF9B" w:rsidR="00DA41A1" w:rsidRPr="00CE42F9" w:rsidRDefault="00DA41A1" w:rsidP="006B6390">
            <w:pPr>
              <w:spacing w:line="240" w:lineRule="auto"/>
              <w:rPr>
                <w:rFonts w:eastAsia="Times New Roman"/>
                <w:sz w:val="20"/>
                <w:szCs w:val="20"/>
                <w:lang w:val="da-DK"/>
              </w:rPr>
            </w:pPr>
            <w:r w:rsidRPr="00CE42F9">
              <w:rPr>
                <w:rFonts w:eastAsia="Times New Roman"/>
                <w:sz w:val="20"/>
                <w:szCs w:val="20"/>
                <w:lang w:val="da-DK"/>
              </w:rPr>
              <w:t>none</w:t>
            </w:r>
          </w:p>
          <w:p w14:paraId="5A43CF94" w14:textId="77777777" w:rsidR="00DA41A1" w:rsidRPr="00CE42F9" w:rsidRDefault="00DA41A1" w:rsidP="006B6390">
            <w:pPr>
              <w:spacing w:line="240" w:lineRule="auto"/>
              <w:rPr>
                <w:rFonts w:eastAsia="Times New Roman"/>
                <w:sz w:val="20"/>
                <w:szCs w:val="20"/>
                <w:lang w:val="da-DK"/>
              </w:rPr>
            </w:pPr>
            <w:r w:rsidRPr="00CE42F9">
              <w:rPr>
                <w:rFonts w:eastAsia="Times New Roman"/>
                <w:sz w:val="20"/>
                <w:szCs w:val="20"/>
                <w:lang w:val="da-DK"/>
              </w:rPr>
              <w:t>SSRI/SNRI/</w:t>
            </w:r>
            <w:proofErr w:type="spellStart"/>
            <w:r w:rsidRPr="00CE42F9">
              <w:rPr>
                <w:rFonts w:eastAsia="Times New Roman"/>
                <w:sz w:val="20"/>
                <w:szCs w:val="20"/>
                <w:lang w:val="da-DK"/>
              </w:rPr>
              <w:t>NaRI</w:t>
            </w:r>
            <w:proofErr w:type="spellEnd"/>
          </w:p>
          <w:p w14:paraId="49256B86" w14:textId="46BA4625"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antidepressants</w:t>
            </w:r>
          </w:p>
          <w:p w14:paraId="341AD62B" w14:textId="1D1B34E8" w:rsidR="00DA41A1" w:rsidRPr="00DA41A1" w:rsidRDefault="00DA41A1" w:rsidP="006B6390">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w:t>
            </w:r>
          </w:p>
          <w:p w14:paraId="61040E81" w14:textId="2955F09B" w:rsidR="00DA41A1" w:rsidRPr="00DA41A1" w:rsidRDefault="00DA41A1" w:rsidP="00DA41A1">
            <w:pPr>
              <w:spacing w:line="240" w:lineRule="auto"/>
              <w:rPr>
                <w:rFonts w:eastAsia="Times New Roman"/>
                <w:sz w:val="20"/>
                <w:szCs w:val="20"/>
                <w:vertAlign w:val="superscript"/>
                <w:lang w:val="en-US"/>
              </w:rPr>
            </w:pPr>
            <w:r>
              <w:rPr>
                <w:rFonts w:eastAsia="Times New Roman"/>
                <w:sz w:val="20"/>
                <w:szCs w:val="20"/>
                <w:lang w:val="en-US"/>
              </w:rPr>
              <w:t>b</w:t>
            </w:r>
            <w:r w:rsidRPr="00DA41A1">
              <w:rPr>
                <w:rFonts w:eastAsia="Times New Roman"/>
                <w:sz w:val="20"/>
                <w:szCs w:val="20"/>
                <w:lang w:val="en-US"/>
              </w:rPr>
              <w:t>enzodiazepines</w:t>
            </w:r>
            <w:r>
              <w:rPr>
                <w:rFonts w:eastAsia="Times New Roman"/>
                <w:sz w:val="20"/>
                <w:szCs w:val="20"/>
                <w:vertAlign w:val="superscript"/>
                <w:lang w:val="en-US"/>
              </w:rPr>
              <w:t>3</w:t>
            </w:r>
          </w:p>
          <w:p w14:paraId="37DDCE98" w14:textId="1F1277FA"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nti-dementia drugs</w:t>
            </w:r>
          </w:p>
          <w:p w14:paraId="0B454806" w14:textId="577A273B"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drugs</w:t>
            </w:r>
          </w:p>
          <w:p w14:paraId="12300BA6"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p>
          <w:p w14:paraId="71913BAA" w14:textId="716E9CF3"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w:t>
            </w:r>
          </w:p>
          <w:p w14:paraId="7EA0E716"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+other antidepressants</w:t>
            </w:r>
          </w:p>
          <w:p w14:paraId="66B11F39"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SSRI +</w:t>
            </w:r>
            <w:proofErr w:type="spellStart"/>
            <w:r w:rsidRPr="00DA41A1">
              <w:rPr>
                <w:rFonts w:eastAsia="Times New Roman"/>
                <w:sz w:val="20"/>
                <w:szCs w:val="20"/>
                <w:lang w:val="en-US"/>
              </w:rPr>
              <w:t>NaSSA</w:t>
            </w:r>
            <w:proofErr w:type="spellEnd"/>
          </w:p>
          <w:p w14:paraId="514EFD60"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+antipsychotics</w:t>
            </w:r>
          </w:p>
          <w:p w14:paraId="1121B51C" w14:textId="77777777" w:rsidR="00DA41A1" w:rsidRPr="00DA41A1" w:rsidRDefault="00DA41A1" w:rsidP="00DA41A1">
            <w:pPr>
              <w:spacing w:line="240" w:lineRule="auto"/>
              <w:rPr>
                <w:rFonts w:eastAsia="Times New Roman"/>
                <w:sz w:val="20"/>
                <w:szCs w:val="20"/>
                <w:lang w:val="en-US"/>
              </w:rPr>
            </w:pPr>
            <w:r w:rsidRPr="00DA41A1">
              <w:rPr>
                <w:rFonts w:eastAsia="Times New Roman"/>
                <w:sz w:val="20"/>
                <w:szCs w:val="20"/>
                <w:lang w:val="en-US"/>
              </w:rPr>
              <w:t>SRRI + other psychotropics</w:t>
            </w:r>
          </w:p>
          <w:p w14:paraId="5DFAB1C9" w14:textId="6D07531F"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b</w:t>
            </w:r>
            <w:r w:rsidRPr="00DA41A1">
              <w:rPr>
                <w:rFonts w:eastAsia="Times New Roman"/>
                <w:sz w:val="20"/>
                <w:szCs w:val="20"/>
                <w:lang w:val="en-US"/>
              </w:rPr>
              <w:t>enzodiazepines +any other psychotropic</w:t>
            </w:r>
          </w:p>
          <w:p w14:paraId="7EA820E7" w14:textId="7B5B0D99"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w:t>
            </w:r>
            <w:r w:rsidRPr="00DA41A1">
              <w:rPr>
                <w:rFonts w:eastAsia="Times New Roman"/>
                <w:sz w:val="20"/>
                <w:szCs w:val="20"/>
                <w:lang w:val="en-US"/>
              </w:rPr>
              <w:t>ntipsychotics +any other psychotropic</w:t>
            </w:r>
          </w:p>
          <w:p w14:paraId="6298222C" w14:textId="271F77B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anti-</w:t>
            </w:r>
            <w:r w:rsidRPr="00DA41A1">
              <w:rPr>
                <w:rFonts w:eastAsia="Times New Roman"/>
                <w:sz w:val="20"/>
                <w:szCs w:val="20"/>
                <w:lang w:val="en-US"/>
              </w:rPr>
              <w:t>ADHD +any other psychotropic</w:t>
            </w:r>
          </w:p>
          <w:p w14:paraId="39003388" w14:textId="77777777" w:rsidR="00DA41A1" w:rsidRPr="00DA41A1" w:rsidRDefault="00DA41A1" w:rsidP="00DA41A1">
            <w:pPr>
              <w:spacing w:line="240" w:lineRule="auto"/>
              <w:rPr>
                <w:rFonts w:eastAsia="Times New Roman"/>
                <w:sz w:val="20"/>
                <w:szCs w:val="20"/>
                <w:lang w:val="en-US"/>
              </w:rPr>
            </w:pPr>
            <w:proofErr w:type="spellStart"/>
            <w:r w:rsidRPr="00DA41A1">
              <w:rPr>
                <w:rFonts w:eastAsia="Times New Roman"/>
                <w:sz w:val="20"/>
                <w:szCs w:val="20"/>
                <w:lang w:val="en-US"/>
              </w:rPr>
              <w:t>NaSSA</w:t>
            </w:r>
            <w:proofErr w:type="spellEnd"/>
            <w:r w:rsidRPr="00DA41A1">
              <w:rPr>
                <w:rFonts w:eastAsia="Times New Roman"/>
                <w:sz w:val="20"/>
                <w:szCs w:val="20"/>
                <w:lang w:val="en-US"/>
              </w:rPr>
              <w:t xml:space="preserve"> +any other psychotropic</w:t>
            </w:r>
          </w:p>
          <w:p w14:paraId="222E3AA1" w14:textId="10B8F326" w:rsidR="00DA41A1" w:rsidRPr="00DA41A1" w:rsidRDefault="00DA41A1" w:rsidP="00DA41A1">
            <w:pPr>
              <w:spacing w:line="240" w:lineRule="auto"/>
              <w:rPr>
                <w:rFonts w:eastAsia="Times New Roman"/>
                <w:sz w:val="20"/>
                <w:szCs w:val="20"/>
                <w:lang w:val="en-US"/>
              </w:rPr>
            </w:pPr>
            <w:r>
              <w:rPr>
                <w:rFonts w:eastAsia="Times New Roman"/>
                <w:sz w:val="20"/>
                <w:szCs w:val="20"/>
                <w:lang w:val="en-US"/>
              </w:rPr>
              <w:t>o</w:t>
            </w:r>
            <w:r w:rsidRPr="00DA41A1">
              <w:rPr>
                <w:rFonts w:eastAsia="Times New Roman"/>
                <w:sz w:val="20"/>
                <w:szCs w:val="20"/>
                <w:lang w:val="en-US"/>
              </w:rPr>
              <w:t>ther psychotropics +any listed psychotropic</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628BF21A" w14:textId="462008EA" w:rsidR="006B6390" w:rsidRPr="00DA41A1" w:rsidRDefault="006B6390" w:rsidP="006B6390">
            <w:pPr>
              <w:spacing w:line="240" w:lineRule="auto"/>
              <w:rPr>
                <w:rFonts w:eastAsia="Times New Roman"/>
                <w:sz w:val="20"/>
                <w:szCs w:val="20"/>
                <w:lang w:val="en-US"/>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DD3B174" w14:textId="3DFDA141" w:rsidR="006B6390" w:rsidRPr="00DA41A1" w:rsidRDefault="006B6390" w:rsidP="006B6390">
            <w:pPr>
              <w:spacing w:line="240" w:lineRule="auto"/>
              <w:rPr>
                <w:rFonts w:eastAsia="Times New Roman"/>
                <w:sz w:val="20"/>
                <w:szCs w:val="20"/>
                <w:lang w:val="en-US"/>
              </w:rPr>
            </w:pPr>
          </w:p>
        </w:tc>
      </w:tr>
      <w:tr w:rsidR="00DA41A1" w:rsidRPr="00DA41A1" w14:paraId="7B091404" w14:textId="77777777" w:rsidTr="00DA41A1">
        <w:trPr>
          <w:tblCellSpacing w:w="0" w:type="dxa"/>
        </w:trPr>
        <w:tc>
          <w:tcPr>
            <w:tcW w:w="0" w:type="auto"/>
            <w:gridSpan w:val="3"/>
            <w:tcBorders>
              <w:top w:val="outset" w:sz="6" w:space="0" w:color="D0D7E5"/>
              <w:left w:val="outset" w:sz="6" w:space="0" w:color="D0D7E5"/>
              <w:bottom w:val="outset" w:sz="6" w:space="0" w:color="D0D7E5"/>
              <w:right w:val="outset" w:sz="6" w:space="0" w:color="D0D7E5"/>
            </w:tcBorders>
            <w:shd w:val="clear" w:color="auto" w:fill="FFFFFF"/>
          </w:tcPr>
          <w:p w14:paraId="273A1A20" w14:textId="399891B0" w:rsidR="00DA41A1" w:rsidRPr="00DA41A1" w:rsidRDefault="00DA41A1" w:rsidP="006B6390">
            <w:pPr>
              <w:spacing w:line="240" w:lineRule="auto"/>
              <w:rPr>
                <w:rFonts w:eastAsia="Times New Roman"/>
                <w:sz w:val="20"/>
                <w:szCs w:val="20"/>
                <w:lang w:val="en-US"/>
              </w:rPr>
            </w:pPr>
            <w:r>
              <w:rPr>
                <w:rFonts w:eastAsia="Times New Roman"/>
                <w:sz w:val="20"/>
                <w:szCs w:val="20"/>
                <w:vertAlign w:val="superscript"/>
                <w:lang w:val="en-US"/>
              </w:rPr>
              <w:t>1</w:t>
            </w:r>
            <w:r>
              <w:rPr>
                <w:rFonts w:eastAsia="Times New Roman"/>
                <w:sz w:val="20"/>
                <w:szCs w:val="20"/>
                <w:lang w:val="en-US"/>
              </w:rPr>
              <w:t xml:space="preserve">Reported diabetes but no registered prescriptions </w:t>
            </w:r>
            <w:r>
              <w:rPr>
                <w:rFonts w:eastAsia="Times New Roman"/>
                <w:sz w:val="20"/>
                <w:szCs w:val="20"/>
                <w:vertAlign w:val="superscript"/>
                <w:lang w:val="en-US"/>
              </w:rPr>
              <w:t>2</w:t>
            </w:r>
            <w:r>
              <w:rPr>
                <w:rFonts w:eastAsia="Times New Roman"/>
                <w:sz w:val="20"/>
                <w:szCs w:val="20"/>
                <w:lang w:val="en-US"/>
              </w:rPr>
              <w:t xml:space="preserve"> +/- oral antidiabetics </w:t>
            </w:r>
            <w:r>
              <w:rPr>
                <w:rFonts w:eastAsia="Times New Roman"/>
                <w:sz w:val="20"/>
                <w:szCs w:val="20"/>
                <w:vertAlign w:val="superscript"/>
                <w:lang w:val="en-US"/>
              </w:rPr>
              <w:t xml:space="preserve">3 </w:t>
            </w:r>
            <w:r>
              <w:rPr>
                <w:rFonts w:eastAsia="Times New Roman"/>
                <w:sz w:val="20"/>
                <w:szCs w:val="20"/>
                <w:lang w:val="en-US"/>
              </w:rPr>
              <w:t>likely underreported due to limited reimbursement for benzodiazepines in Denmark</w:t>
            </w:r>
          </w:p>
        </w:tc>
      </w:tr>
    </w:tbl>
    <w:p w14:paraId="578B5FD4" w14:textId="297E2F6F" w:rsidR="000E4E6D" w:rsidRPr="00CD6E5B" w:rsidRDefault="000E4E6D">
      <w:pPr>
        <w:rPr>
          <w:lang w:val="en-GB"/>
        </w:rPr>
      </w:pPr>
      <w:r w:rsidRPr="00CD6E5B">
        <w:rPr>
          <w:lang w:val="en-GB"/>
        </w:rPr>
        <w:br w:type="page"/>
      </w:r>
    </w:p>
    <w:p w14:paraId="68EE81F9" w14:textId="20FD26B1" w:rsidR="000E4E6D" w:rsidRDefault="000E4E6D">
      <w:pPr>
        <w:rPr>
          <w:lang w:val="en-GB"/>
        </w:rPr>
      </w:pPr>
    </w:p>
    <w:p w14:paraId="2AC22A18" w14:textId="7A01E808" w:rsidR="000E4E6D" w:rsidRDefault="000E4E6D">
      <w:pPr>
        <w:rPr>
          <w:lang w:val="en-GB"/>
        </w:rPr>
      </w:pPr>
    </w:p>
    <w:p w14:paraId="362F6947" w14:textId="62E42AF0" w:rsidR="000E4E6D" w:rsidRDefault="000E4E6D">
      <w:pPr>
        <w:rPr>
          <w:lang w:val="en-GB"/>
        </w:rPr>
      </w:pPr>
    </w:p>
    <w:p w14:paraId="5574C64D" w14:textId="77777777" w:rsidR="000E4E6D" w:rsidRDefault="000E4E6D">
      <w:pPr>
        <w:rPr>
          <w:lang w:val="en-GB"/>
        </w:rPr>
      </w:pPr>
    </w:p>
    <w:tbl>
      <w:tblPr>
        <w:tblpPr w:leftFromText="180" w:rightFromText="180" w:vertAnchor="text" w:horzAnchor="margin" w:tblpY="-1902"/>
        <w:tblW w:w="0" w:type="auto"/>
        <w:tblLayout w:type="fixed"/>
        <w:tblCellMar>
          <w:top w:w="15" w:type="dxa"/>
          <w:left w:w="15" w:type="dxa"/>
          <w:bottom w:w="15" w:type="dxa"/>
          <w:right w:w="15" w:type="dxa"/>
        </w:tblCellMar>
        <w:tblLook w:val="04A0" w:firstRow="1" w:lastRow="0" w:firstColumn="1" w:lastColumn="0" w:noHBand="0" w:noVBand="1"/>
      </w:tblPr>
      <w:tblGrid>
        <w:gridCol w:w="1134"/>
        <w:gridCol w:w="567"/>
        <w:gridCol w:w="627"/>
        <w:gridCol w:w="644"/>
        <w:gridCol w:w="792"/>
        <w:gridCol w:w="893"/>
        <w:gridCol w:w="893"/>
        <w:gridCol w:w="893"/>
        <w:gridCol w:w="1021"/>
        <w:gridCol w:w="1003"/>
        <w:gridCol w:w="893"/>
      </w:tblGrid>
      <w:tr w:rsidR="000E4E6D" w:rsidRPr="0030433B" w14:paraId="61DC06F3" w14:textId="77777777" w:rsidTr="000E4E6D">
        <w:trPr>
          <w:trHeight w:val="297"/>
        </w:trPr>
        <w:tc>
          <w:tcPr>
            <w:tcW w:w="9360" w:type="dxa"/>
            <w:gridSpan w:val="11"/>
            <w:tcBorders>
              <w:bottom w:val="single" w:sz="4" w:space="0" w:color="auto"/>
            </w:tcBorders>
            <w:tcMar>
              <w:top w:w="100" w:type="dxa"/>
              <w:left w:w="100" w:type="dxa"/>
              <w:bottom w:w="100" w:type="dxa"/>
              <w:right w:w="100" w:type="dxa"/>
            </w:tcMar>
          </w:tcPr>
          <w:p w14:paraId="537C47D1" w14:textId="77777777" w:rsidR="000E4E6D" w:rsidRPr="0030433B" w:rsidRDefault="000E4E6D" w:rsidP="000E4E6D">
            <w:pPr>
              <w:pStyle w:val="NormalWeb"/>
              <w:spacing w:before="0" w:beforeAutospacing="0" w:after="0" w:afterAutospacing="0"/>
              <w:rPr>
                <w:rFonts w:ascii="Arial" w:hAnsi="Arial" w:cs="Arial"/>
                <w:color w:val="000000"/>
                <w:sz w:val="18"/>
                <w:szCs w:val="18"/>
              </w:rPr>
            </w:pPr>
            <w:bookmarkStart w:id="370" w:name="_Hlk87618205"/>
            <w:r>
              <w:rPr>
                <w:rFonts w:ascii="Arial" w:hAnsi="Arial" w:cs="Arial"/>
                <w:color w:val="000000"/>
                <w:sz w:val="18"/>
                <w:szCs w:val="18"/>
              </w:rPr>
              <w:t>Table 2: Performance of the six different models with positive prediction fractions of 20%, 25% and 30%</w:t>
            </w:r>
          </w:p>
        </w:tc>
      </w:tr>
      <w:tr w:rsidR="000E4E6D" w:rsidRPr="0030433B" w14:paraId="54C19719" w14:textId="77777777" w:rsidTr="000E4E6D">
        <w:trPr>
          <w:trHeight w:val="249"/>
        </w:trPr>
        <w:tc>
          <w:tcPr>
            <w:tcW w:w="1134" w:type="dxa"/>
            <w:tcBorders>
              <w:top w:val="single" w:sz="4" w:space="0" w:color="auto"/>
              <w:bottom w:val="single" w:sz="4" w:space="0" w:color="auto"/>
            </w:tcBorders>
            <w:tcMar>
              <w:top w:w="100" w:type="dxa"/>
              <w:left w:w="100" w:type="dxa"/>
              <w:bottom w:w="100" w:type="dxa"/>
              <w:right w:w="100" w:type="dxa"/>
            </w:tcMar>
            <w:hideMark/>
          </w:tcPr>
          <w:p w14:paraId="510372F1" w14:textId="77777777" w:rsidR="000E4E6D" w:rsidRPr="0030433B" w:rsidRDefault="000E4E6D" w:rsidP="000E4E6D">
            <w:pPr>
              <w:spacing w:line="240" w:lineRule="auto"/>
              <w:rPr>
                <w:sz w:val="18"/>
                <w:szCs w:val="18"/>
              </w:rPr>
            </w:pPr>
            <w:r>
              <w:rPr>
                <w:sz w:val="18"/>
                <w:szCs w:val="18"/>
              </w:rPr>
              <w:t>PPF 20</w:t>
            </w:r>
          </w:p>
        </w:tc>
        <w:tc>
          <w:tcPr>
            <w:tcW w:w="567" w:type="dxa"/>
            <w:tcBorders>
              <w:top w:val="single" w:sz="4" w:space="0" w:color="auto"/>
              <w:bottom w:val="single" w:sz="4" w:space="0" w:color="auto"/>
            </w:tcBorders>
            <w:tcMar>
              <w:top w:w="100" w:type="dxa"/>
              <w:left w:w="100" w:type="dxa"/>
              <w:bottom w:w="100" w:type="dxa"/>
              <w:right w:w="100" w:type="dxa"/>
            </w:tcMar>
            <w:hideMark/>
          </w:tcPr>
          <w:p w14:paraId="0C5D5927"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w:t>
            </w:r>
          </w:p>
        </w:tc>
        <w:tc>
          <w:tcPr>
            <w:tcW w:w="627" w:type="dxa"/>
            <w:tcBorders>
              <w:top w:val="single" w:sz="4" w:space="0" w:color="auto"/>
              <w:bottom w:val="single" w:sz="4" w:space="0" w:color="auto"/>
            </w:tcBorders>
            <w:tcMar>
              <w:top w:w="100" w:type="dxa"/>
              <w:left w:w="100" w:type="dxa"/>
              <w:bottom w:w="100" w:type="dxa"/>
              <w:right w:w="100" w:type="dxa"/>
            </w:tcMar>
            <w:hideMark/>
          </w:tcPr>
          <w:p w14:paraId="7431D939"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FP</w:t>
            </w:r>
          </w:p>
        </w:tc>
        <w:tc>
          <w:tcPr>
            <w:tcW w:w="644" w:type="dxa"/>
            <w:tcBorders>
              <w:top w:val="single" w:sz="4" w:space="0" w:color="auto"/>
              <w:bottom w:val="single" w:sz="4" w:space="0" w:color="auto"/>
            </w:tcBorders>
            <w:tcMar>
              <w:top w:w="100" w:type="dxa"/>
              <w:left w:w="100" w:type="dxa"/>
              <w:bottom w:w="100" w:type="dxa"/>
              <w:right w:w="100" w:type="dxa"/>
            </w:tcMar>
            <w:hideMark/>
          </w:tcPr>
          <w:p w14:paraId="3767586B"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FN</w:t>
            </w:r>
          </w:p>
        </w:tc>
        <w:tc>
          <w:tcPr>
            <w:tcW w:w="792" w:type="dxa"/>
            <w:tcBorders>
              <w:top w:val="single" w:sz="4" w:space="0" w:color="auto"/>
              <w:bottom w:val="single" w:sz="4" w:space="0" w:color="auto"/>
            </w:tcBorders>
            <w:tcMar>
              <w:top w:w="100" w:type="dxa"/>
              <w:left w:w="100" w:type="dxa"/>
              <w:bottom w:w="100" w:type="dxa"/>
              <w:right w:w="100" w:type="dxa"/>
            </w:tcMar>
            <w:hideMark/>
          </w:tcPr>
          <w:p w14:paraId="12B7CC5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TN</w:t>
            </w:r>
          </w:p>
        </w:tc>
        <w:tc>
          <w:tcPr>
            <w:tcW w:w="893" w:type="dxa"/>
            <w:tcBorders>
              <w:top w:val="single" w:sz="4" w:space="0" w:color="auto"/>
              <w:bottom w:val="single" w:sz="4" w:space="0" w:color="auto"/>
            </w:tcBorders>
            <w:tcMar>
              <w:top w:w="100" w:type="dxa"/>
              <w:left w:w="100" w:type="dxa"/>
              <w:bottom w:w="100" w:type="dxa"/>
              <w:right w:w="100" w:type="dxa"/>
            </w:tcMar>
            <w:hideMark/>
          </w:tcPr>
          <w:p w14:paraId="3026629F"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TPR</w:t>
            </w:r>
          </w:p>
        </w:tc>
        <w:tc>
          <w:tcPr>
            <w:tcW w:w="893" w:type="dxa"/>
            <w:tcBorders>
              <w:top w:val="single" w:sz="4" w:space="0" w:color="auto"/>
              <w:bottom w:val="single" w:sz="4" w:space="0" w:color="auto"/>
            </w:tcBorders>
            <w:tcMar>
              <w:top w:w="100" w:type="dxa"/>
              <w:left w:w="100" w:type="dxa"/>
              <w:bottom w:w="100" w:type="dxa"/>
              <w:right w:w="100" w:type="dxa"/>
            </w:tcMar>
            <w:hideMark/>
          </w:tcPr>
          <w:p w14:paraId="4BA238C4"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PPV</w:t>
            </w:r>
          </w:p>
        </w:tc>
        <w:tc>
          <w:tcPr>
            <w:tcW w:w="893" w:type="dxa"/>
            <w:tcBorders>
              <w:top w:val="single" w:sz="4" w:space="0" w:color="auto"/>
              <w:bottom w:val="single" w:sz="4" w:space="0" w:color="auto"/>
            </w:tcBorders>
            <w:tcMar>
              <w:top w:w="100" w:type="dxa"/>
              <w:left w:w="100" w:type="dxa"/>
              <w:bottom w:w="100" w:type="dxa"/>
              <w:right w:w="100" w:type="dxa"/>
            </w:tcMar>
            <w:hideMark/>
          </w:tcPr>
          <w:p w14:paraId="29688A3A"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MCC</w:t>
            </w:r>
          </w:p>
        </w:tc>
        <w:tc>
          <w:tcPr>
            <w:tcW w:w="1021" w:type="dxa"/>
            <w:tcBorders>
              <w:top w:val="single" w:sz="4" w:space="0" w:color="auto"/>
              <w:bottom w:val="single" w:sz="4" w:space="0" w:color="auto"/>
            </w:tcBorders>
            <w:tcMar>
              <w:top w:w="100" w:type="dxa"/>
              <w:left w:w="100" w:type="dxa"/>
              <w:bottom w:w="100" w:type="dxa"/>
              <w:right w:w="100" w:type="dxa"/>
            </w:tcMar>
            <w:hideMark/>
          </w:tcPr>
          <w:p w14:paraId="2A8B9070"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AUROC</w:t>
            </w:r>
          </w:p>
        </w:tc>
        <w:tc>
          <w:tcPr>
            <w:tcW w:w="1003" w:type="dxa"/>
            <w:tcBorders>
              <w:top w:val="single" w:sz="4" w:space="0" w:color="auto"/>
              <w:bottom w:val="single" w:sz="4" w:space="0" w:color="auto"/>
            </w:tcBorders>
            <w:tcMar>
              <w:top w:w="100" w:type="dxa"/>
              <w:left w:w="100" w:type="dxa"/>
              <w:bottom w:w="100" w:type="dxa"/>
              <w:right w:w="100" w:type="dxa"/>
            </w:tcMar>
            <w:hideMark/>
          </w:tcPr>
          <w:p w14:paraId="4730E976"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AUPRC</w:t>
            </w:r>
          </w:p>
        </w:tc>
        <w:tc>
          <w:tcPr>
            <w:tcW w:w="893" w:type="dxa"/>
            <w:tcBorders>
              <w:top w:val="single" w:sz="4" w:space="0" w:color="auto"/>
              <w:bottom w:val="single" w:sz="4" w:space="0" w:color="auto"/>
            </w:tcBorders>
            <w:tcMar>
              <w:top w:w="100" w:type="dxa"/>
              <w:left w:w="100" w:type="dxa"/>
              <w:bottom w:w="100" w:type="dxa"/>
              <w:right w:w="100" w:type="dxa"/>
            </w:tcMar>
            <w:hideMark/>
          </w:tcPr>
          <w:p w14:paraId="3A79265D" w14:textId="77777777" w:rsidR="000E4E6D" w:rsidRPr="0030433B" w:rsidRDefault="000E4E6D" w:rsidP="000E4E6D">
            <w:pPr>
              <w:pStyle w:val="NormalWeb"/>
              <w:spacing w:before="0" w:beforeAutospacing="0" w:after="0" w:afterAutospacing="0"/>
              <w:jc w:val="center"/>
              <w:rPr>
                <w:rFonts w:ascii="Arial" w:hAnsi="Arial" w:cs="Arial"/>
                <w:sz w:val="18"/>
                <w:szCs w:val="18"/>
              </w:rPr>
            </w:pPr>
            <w:r w:rsidRPr="0030433B">
              <w:rPr>
                <w:rFonts w:ascii="Arial" w:hAnsi="Arial" w:cs="Arial"/>
                <w:color w:val="000000"/>
                <w:sz w:val="18"/>
                <w:szCs w:val="18"/>
              </w:rPr>
              <w:t>P (TPR)</w:t>
            </w:r>
          </w:p>
        </w:tc>
      </w:tr>
      <w:bookmarkEnd w:id="370"/>
      <w:tr w:rsidR="00A12BA3" w:rsidRPr="0030433B" w14:paraId="22899E1D" w14:textId="77777777" w:rsidTr="000E4E6D">
        <w:trPr>
          <w:trHeight w:val="219"/>
        </w:trPr>
        <w:tc>
          <w:tcPr>
            <w:tcW w:w="1134" w:type="dxa"/>
            <w:tcBorders>
              <w:top w:val="single" w:sz="4" w:space="0" w:color="auto"/>
            </w:tcBorders>
            <w:tcMar>
              <w:top w:w="100" w:type="dxa"/>
              <w:left w:w="100" w:type="dxa"/>
              <w:bottom w:w="100" w:type="dxa"/>
              <w:right w:w="100" w:type="dxa"/>
            </w:tcMar>
            <w:hideMark/>
          </w:tcPr>
          <w:p w14:paraId="21CE87B4" w14:textId="47414D70" w:rsidR="00A12BA3" w:rsidRPr="00EC6A2A" w:rsidRDefault="00EC6A2A" w:rsidP="00A12BA3">
            <w:pPr>
              <w:pStyle w:val="NormalWeb"/>
              <w:spacing w:before="0" w:beforeAutospacing="0" w:after="0" w:afterAutospacing="0"/>
              <w:rPr>
                <w:rFonts w:ascii="Courier New" w:hAnsi="Courier New" w:cs="Courier New"/>
                <w:sz w:val="18"/>
                <w:szCs w:val="18"/>
                <w:rPrChange w:id="371" w:author="Christian Michelsen" w:date="2021-11-16T15:14:00Z">
                  <w:rPr>
                    <w:rFonts w:ascii="Arial" w:hAnsi="Arial" w:cs="Arial"/>
                    <w:sz w:val="18"/>
                    <w:szCs w:val="18"/>
                  </w:rPr>
                </w:rPrChange>
              </w:rPr>
            </w:pPr>
            <w:ins w:id="372" w:author="Christian Michelsen" w:date="2021-11-16T15:14:00Z">
              <w:r>
                <w:rPr>
                  <w:rFonts w:ascii="Arial" w:hAnsi="Arial" w:cs="Arial"/>
                  <w:color w:val="000000"/>
                  <w:sz w:val="18"/>
                  <w:szCs w:val="18"/>
                </w:rPr>
                <w:t>ML33</w:t>
              </w:r>
            </w:ins>
            <w:del w:id="373" w:author="Christian Michelsen" w:date="2021-11-16T15:08:00Z">
              <w:r w:rsidR="00A12BA3" w:rsidRPr="00EC6A2A" w:rsidDel="00FD3F9F">
                <w:rPr>
                  <w:rFonts w:ascii="Courier New" w:hAnsi="Courier New" w:cs="Courier New"/>
                  <w:color w:val="000000"/>
                  <w:sz w:val="18"/>
                  <w:szCs w:val="18"/>
                  <w:rPrChange w:id="374" w:author="Christian Michelsen" w:date="2021-11-16T15:14:00Z">
                    <w:rPr>
                      <w:rFonts w:ascii="Arial" w:hAnsi="Arial" w:cs="Arial"/>
                      <w:color w:val="000000"/>
                      <w:sz w:val="18"/>
                      <w:szCs w:val="18"/>
                    </w:rPr>
                  </w:rPrChange>
                </w:rPr>
                <w:delText>ML_all</w:delText>
              </w:r>
            </w:del>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0B38D445" w14:textId="77777777" w:rsidR="00A12BA3" w:rsidRPr="0030433B" w:rsidRDefault="00A12BA3" w:rsidP="00A12BA3">
            <w:pPr>
              <w:pStyle w:val="NormalWeb"/>
              <w:spacing w:before="0" w:beforeAutospacing="0" w:after="0" w:afterAutospacing="0"/>
              <w:jc w:val="right"/>
              <w:rPr>
                <w:rFonts w:ascii="Arial" w:hAnsi="Arial" w:cs="Arial"/>
                <w:sz w:val="18"/>
                <w:szCs w:val="18"/>
              </w:rPr>
            </w:pPr>
            <w:commentRangeStart w:id="375"/>
            <w:r w:rsidRPr="0030433B">
              <w:rPr>
                <w:rFonts w:ascii="Arial" w:hAnsi="Arial" w:cs="Arial"/>
                <w:color w:val="000000"/>
                <w:sz w:val="18"/>
                <w:szCs w:val="18"/>
              </w:rPr>
              <w:t>106</w:t>
            </w:r>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
          <w:p w14:paraId="1E34004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
          <w:p w14:paraId="4BFC94B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
          <w:p w14:paraId="33E2FFC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267B95C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58.2%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6E2E431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
          <w:p w14:paraId="7FCFD776"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21.1%</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p w14:paraId="6389C67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76.3%</w:t>
            </w:r>
            <w:commentRangeEnd w:id="375"/>
            <w:r>
              <w:rPr>
                <w:rStyle w:val="CommentReference"/>
                <w:rFonts w:ascii="Arial" w:eastAsia="Arial" w:hAnsi="Arial" w:cs="Arial"/>
                <w:lang w:val="en"/>
              </w:rPr>
              <w:commentReference w:id="375"/>
            </w:r>
          </w:p>
        </w:tc>
        <w:tc>
          <w:tcPr>
            <w:tcW w:w="1003" w:type="dxa"/>
            <w:tcBorders>
              <w:top w:val="single" w:sz="4" w:space="0" w:color="auto"/>
            </w:tcBorders>
            <w:shd w:val="clear" w:color="auto" w:fill="auto"/>
            <w:tcMar>
              <w:top w:w="100" w:type="dxa"/>
              <w:left w:w="100" w:type="dxa"/>
              <w:bottom w:w="100" w:type="dxa"/>
              <w:right w:w="100" w:type="dxa"/>
            </w:tcMar>
            <w:hideMark/>
          </w:tcPr>
          <w:p w14:paraId="378FEC7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15.5%</w:t>
            </w:r>
          </w:p>
        </w:tc>
        <w:tc>
          <w:tcPr>
            <w:tcW w:w="893" w:type="dxa"/>
            <w:tcBorders>
              <w:top w:val="single" w:sz="4" w:space="0" w:color="auto"/>
            </w:tcBorders>
            <w:tcMar>
              <w:top w:w="100" w:type="dxa"/>
              <w:left w:w="100" w:type="dxa"/>
              <w:bottom w:w="100" w:type="dxa"/>
              <w:right w:w="100" w:type="dxa"/>
            </w:tcMar>
            <w:hideMark/>
          </w:tcPr>
          <w:p w14:paraId="27708421" w14:textId="22E81E55" w:rsidR="00A12BA3" w:rsidRPr="0030433B" w:rsidRDefault="00A12BA3" w:rsidP="00A12BA3">
            <w:pPr>
              <w:pStyle w:val="NormalWeb"/>
              <w:spacing w:before="0" w:beforeAutospacing="0" w:after="0" w:afterAutospacing="0"/>
              <w:jc w:val="right"/>
              <w:rPr>
                <w:rFonts w:ascii="Arial" w:hAnsi="Arial" w:cs="Arial"/>
                <w:sz w:val="18"/>
                <w:szCs w:val="18"/>
              </w:rPr>
            </w:pPr>
            <w:ins w:id="376" w:author="Christian Michelsen" w:date="2021-11-16T15:11:00Z">
              <w:r w:rsidRPr="0030433B">
                <w:rPr>
                  <w:rFonts w:ascii="Arial" w:hAnsi="Arial" w:cs="Arial"/>
                  <w:color w:val="000000"/>
                  <w:sz w:val="18"/>
                  <w:szCs w:val="18"/>
                </w:rPr>
                <w:t>-</w:t>
              </w:r>
            </w:ins>
            <w:del w:id="377" w:author="Christian Michelsen" w:date="2021-11-16T15:11:00Z">
              <w:r w:rsidRPr="0030433B" w:rsidDel="00342BD5">
                <w:rPr>
                  <w:rFonts w:ascii="Arial" w:hAnsi="Arial" w:cs="Arial"/>
                  <w:color w:val="000000"/>
                  <w:sz w:val="18"/>
                  <w:szCs w:val="18"/>
                </w:rPr>
                <w:delText>-</w:delText>
              </w:r>
            </w:del>
          </w:p>
        </w:tc>
      </w:tr>
      <w:tr w:rsidR="00A12BA3" w:rsidRPr="0030433B" w14:paraId="52EFCA9F" w14:textId="77777777" w:rsidTr="000E4E6D">
        <w:trPr>
          <w:trHeight w:val="203"/>
        </w:trPr>
        <w:tc>
          <w:tcPr>
            <w:tcW w:w="1134" w:type="dxa"/>
            <w:tcMar>
              <w:top w:w="100" w:type="dxa"/>
              <w:left w:w="100" w:type="dxa"/>
              <w:bottom w:w="100" w:type="dxa"/>
              <w:right w:w="100" w:type="dxa"/>
            </w:tcMar>
            <w:hideMark/>
          </w:tcPr>
          <w:p w14:paraId="148373E3" w14:textId="5911267C" w:rsidR="00A12BA3" w:rsidRPr="0030433B" w:rsidRDefault="00A12BA3" w:rsidP="00A12BA3">
            <w:pPr>
              <w:pStyle w:val="NormalWeb"/>
              <w:spacing w:before="0" w:beforeAutospacing="0" w:after="0" w:afterAutospacing="0"/>
              <w:rPr>
                <w:rFonts w:ascii="Arial" w:hAnsi="Arial" w:cs="Arial"/>
                <w:sz w:val="18"/>
                <w:szCs w:val="18"/>
              </w:rPr>
            </w:pPr>
            <w:del w:id="378" w:author="Christian Michelsen" w:date="2021-11-16T15:08:00Z">
              <w:r w:rsidRPr="0030433B" w:rsidDel="00FD3F9F">
                <w:rPr>
                  <w:rFonts w:ascii="Arial" w:hAnsi="Arial" w:cs="Arial"/>
                  <w:color w:val="000000"/>
                  <w:sz w:val="18"/>
                  <w:szCs w:val="18"/>
                </w:rPr>
                <w:delText>LR</w:delText>
              </w:r>
              <w:r w:rsidDel="00FD3F9F">
                <w:rPr>
                  <w:rFonts w:ascii="Arial" w:hAnsi="Arial" w:cs="Arial"/>
                  <w:color w:val="000000"/>
                  <w:sz w:val="18"/>
                  <w:szCs w:val="18"/>
                </w:rPr>
                <w:delText>_all</w:delText>
              </w:r>
            </w:del>
            <w:ins w:id="379" w:author="Christian Michelsen" w:date="2021-11-16T15:08:00Z">
              <w:r>
                <w:rPr>
                  <w:rFonts w:ascii="Arial" w:hAnsi="Arial" w:cs="Arial"/>
                  <w:color w:val="000000"/>
                  <w:sz w:val="18"/>
                  <w:szCs w:val="18"/>
                </w:rPr>
                <w:t>LR33</w:t>
              </w:r>
            </w:ins>
          </w:p>
        </w:tc>
        <w:tc>
          <w:tcPr>
            <w:tcW w:w="567" w:type="dxa"/>
            <w:tcMar>
              <w:top w:w="100" w:type="dxa"/>
              <w:left w:w="100" w:type="dxa"/>
              <w:bottom w:w="100" w:type="dxa"/>
              <w:right w:w="100" w:type="dxa"/>
            </w:tcMar>
            <w:hideMark/>
          </w:tcPr>
          <w:p w14:paraId="12018B88"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98</w:t>
            </w:r>
          </w:p>
        </w:tc>
        <w:tc>
          <w:tcPr>
            <w:tcW w:w="627" w:type="dxa"/>
            <w:tcMar>
              <w:top w:w="100" w:type="dxa"/>
              <w:left w:w="100" w:type="dxa"/>
              <w:bottom w:w="100" w:type="dxa"/>
              <w:right w:w="100" w:type="dxa"/>
            </w:tcMar>
            <w:hideMark/>
          </w:tcPr>
          <w:p w14:paraId="60529F7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684</w:t>
            </w:r>
          </w:p>
        </w:tc>
        <w:tc>
          <w:tcPr>
            <w:tcW w:w="644" w:type="dxa"/>
            <w:tcMar>
              <w:top w:w="100" w:type="dxa"/>
              <w:left w:w="100" w:type="dxa"/>
              <w:bottom w:w="100" w:type="dxa"/>
              <w:right w:w="100" w:type="dxa"/>
            </w:tcMar>
            <w:hideMark/>
          </w:tcPr>
          <w:p w14:paraId="5CBDA2B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84</w:t>
            </w:r>
          </w:p>
        </w:tc>
        <w:tc>
          <w:tcPr>
            <w:tcW w:w="792" w:type="dxa"/>
            <w:tcMar>
              <w:top w:w="100" w:type="dxa"/>
              <w:left w:w="100" w:type="dxa"/>
              <w:bottom w:w="100" w:type="dxa"/>
              <w:right w:w="100" w:type="dxa"/>
            </w:tcMar>
            <w:hideMark/>
          </w:tcPr>
          <w:p w14:paraId="7218A05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3047</w:t>
            </w:r>
          </w:p>
        </w:tc>
        <w:tc>
          <w:tcPr>
            <w:tcW w:w="893" w:type="dxa"/>
            <w:tcMar>
              <w:top w:w="100" w:type="dxa"/>
              <w:left w:w="100" w:type="dxa"/>
              <w:bottom w:w="100" w:type="dxa"/>
              <w:right w:w="100" w:type="dxa"/>
            </w:tcMar>
            <w:hideMark/>
          </w:tcPr>
          <w:p w14:paraId="35CD3E72"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53.8%</w:t>
            </w:r>
          </w:p>
        </w:tc>
        <w:tc>
          <w:tcPr>
            <w:tcW w:w="893" w:type="dxa"/>
            <w:tcMar>
              <w:top w:w="100" w:type="dxa"/>
              <w:left w:w="100" w:type="dxa"/>
              <w:bottom w:w="100" w:type="dxa"/>
              <w:right w:w="100" w:type="dxa"/>
            </w:tcMar>
            <w:hideMark/>
          </w:tcPr>
          <w:p w14:paraId="1DE15E7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12.5%</w:t>
            </w:r>
          </w:p>
        </w:tc>
        <w:tc>
          <w:tcPr>
            <w:tcW w:w="893" w:type="dxa"/>
            <w:tcMar>
              <w:top w:w="100" w:type="dxa"/>
              <w:left w:w="100" w:type="dxa"/>
              <w:bottom w:w="100" w:type="dxa"/>
              <w:right w:w="100" w:type="dxa"/>
            </w:tcMar>
            <w:hideMark/>
          </w:tcPr>
          <w:p w14:paraId="69F2379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18.7%</w:t>
            </w:r>
          </w:p>
        </w:tc>
        <w:tc>
          <w:tcPr>
            <w:tcW w:w="1021" w:type="dxa"/>
            <w:tcMar>
              <w:top w:w="100" w:type="dxa"/>
              <w:left w:w="100" w:type="dxa"/>
              <w:bottom w:w="100" w:type="dxa"/>
              <w:right w:w="100" w:type="dxa"/>
            </w:tcMar>
            <w:hideMark/>
          </w:tcPr>
          <w:p w14:paraId="0C4BDB2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74.5%</w:t>
            </w:r>
          </w:p>
        </w:tc>
        <w:tc>
          <w:tcPr>
            <w:tcW w:w="1003" w:type="dxa"/>
            <w:tcMar>
              <w:top w:w="100" w:type="dxa"/>
              <w:left w:w="100" w:type="dxa"/>
              <w:bottom w:w="100" w:type="dxa"/>
              <w:right w:w="100" w:type="dxa"/>
            </w:tcMar>
            <w:hideMark/>
          </w:tcPr>
          <w:p w14:paraId="5523103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893" w:type="dxa"/>
            <w:tcMar>
              <w:top w:w="100" w:type="dxa"/>
              <w:left w:w="100" w:type="dxa"/>
              <w:bottom w:w="100" w:type="dxa"/>
              <w:right w:w="100" w:type="dxa"/>
            </w:tcMar>
            <w:hideMark/>
          </w:tcPr>
          <w:p w14:paraId="3D326F97" w14:textId="675FB90D" w:rsidR="00A12BA3" w:rsidRPr="0030433B" w:rsidRDefault="00A12BA3" w:rsidP="00A12BA3">
            <w:pPr>
              <w:pStyle w:val="NormalWeb"/>
              <w:spacing w:before="0" w:beforeAutospacing="0" w:after="0" w:afterAutospacing="0"/>
              <w:jc w:val="right"/>
              <w:rPr>
                <w:rFonts w:ascii="Arial" w:hAnsi="Arial" w:cs="Arial"/>
                <w:sz w:val="18"/>
                <w:szCs w:val="18"/>
              </w:rPr>
            </w:pPr>
            <w:ins w:id="380" w:author="Christian Michelsen" w:date="2021-11-16T15:11:00Z">
              <w:r w:rsidRPr="0030433B">
                <w:rPr>
                  <w:rFonts w:ascii="Arial" w:hAnsi="Arial" w:cs="Arial"/>
                  <w:color w:val="000000"/>
                  <w:sz w:val="18"/>
                  <w:szCs w:val="18"/>
                </w:rPr>
                <w:t>19.7%</w:t>
              </w:r>
            </w:ins>
            <w:del w:id="381" w:author="Christian Michelsen" w:date="2021-11-16T15:11:00Z">
              <w:r w:rsidRPr="0030433B" w:rsidDel="00342BD5">
                <w:rPr>
                  <w:rFonts w:ascii="Arial" w:hAnsi="Arial" w:cs="Arial"/>
                  <w:color w:val="000000"/>
                  <w:sz w:val="18"/>
                  <w:szCs w:val="18"/>
                </w:rPr>
                <w:delText>19.7%</w:delText>
              </w:r>
            </w:del>
          </w:p>
        </w:tc>
      </w:tr>
      <w:tr w:rsidR="00A12BA3" w:rsidRPr="0030433B" w14:paraId="6220EE0D" w14:textId="77777777" w:rsidTr="000E4E6D">
        <w:trPr>
          <w:trHeight w:val="203"/>
        </w:trPr>
        <w:tc>
          <w:tcPr>
            <w:tcW w:w="1134" w:type="dxa"/>
            <w:tcMar>
              <w:top w:w="100" w:type="dxa"/>
              <w:left w:w="100" w:type="dxa"/>
              <w:bottom w:w="100" w:type="dxa"/>
              <w:right w:w="100" w:type="dxa"/>
            </w:tcMar>
            <w:hideMark/>
          </w:tcPr>
          <w:p w14:paraId="543D1CA3" w14:textId="5973FF93" w:rsidR="00A12BA3" w:rsidRPr="0030433B" w:rsidRDefault="00A12BA3" w:rsidP="00A12BA3">
            <w:pPr>
              <w:pStyle w:val="NormalWeb"/>
              <w:spacing w:before="0" w:beforeAutospacing="0" w:after="0" w:afterAutospacing="0"/>
              <w:rPr>
                <w:rFonts w:ascii="Arial" w:hAnsi="Arial" w:cs="Arial"/>
                <w:sz w:val="18"/>
                <w:szCs w:val="18"/>
              </w:rPr>
            </w:pPr>
            <w:del w:id="382" w:author="Christian Michelsen" w:date="2021-11-16T15:09:00Z">
              <w:r w:rsidRPr="0030433B" w:rsidDel="008C79F2">
                <w:rPr>
                  <w:rFonts w:ascii="Arial" w:hAnsi="Arial" w:cs="Arial"/>
                  <w:color w:val="000000"/>
                  <w:sz w:val="18"/>
                  <w:szCs w:val="18"/>
                </w:rPr>
                <w:delText>ML</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383" w:author="Christian Michelsen" w:date="2021-11-16T15:09:00Z">
              <w:r>
                <w:rPr>
                  <w:rFonts w:ascii="Arial" w:hAnsi="Arial" w:cs="Arial"/>
                  <w:color w:val="000000"/>
                  <w:sz w:val="18"/>
                  <w:szCs w:val="18"/>
                </w:rPr>
                <w:t>ML10</w:t>
              </w:r>
            </w:ins>
          </w:p>
        </w:tc>
        <w:tc>
          <w:tcPr>
            <w:tcW w:w="567" w:type="dxa"/>
            <w:tcMar>
              <w:top w:w="100" w:type="dxa"/>
              <w:left w:w="100" w:type="dxa"/>
              <w:bottom w:w="100" w:type="dxa"/>
              <w:right w:w="100" w:type="dxa"/>
            </w:tcMar>
            <w:hideMark/>
          </w:tcPr>
          <w:p w14:paraId="4780821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100</w:t>
            </w:r>
          </w:p>
        </w:tc>
        <w:tc>
          <w:tcPr>
            <w:tcW w:w="627" w:type="dxa"/>
            <w:tcMar>
              <w:top w:w="100" w:type="dxa"/>
              <w:left w:w="100" w:type="dxa"/>
              <w:bottom w:w="100" w:type="dxa"/>
              <w:right w:w="100" w:type="dxa"/>
            </w:tcMar>
            <w:hideMark/>
          </w:tcPr>
          <w:p w14:paraId="280C77C4"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682</w:t>
            </w:r>
          </w:p>
        </w:tc>
        <w:tc>
          <w:tcPr>
            <w:tcW w:w="644" w:type="dxa"/>
            <w:tcMar>
              <w:top w:w="100" w:type="dxa"/>
              <w:left w:w="100" w:type="dxa"/>
              <w:bottom w:w="100" w:type="dxa"/>
              <w:right w:w="100" w:type="dxa"/>
            </w:tcMar>
            <w:hideMark/>
          </w:tcPr>
          <w:p w14:paraId="015B5CE5"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82</w:t>
            </w:r>
          </w:p>
        </w:tc>
        <w:tc>
          <w:tcPr>
            <w:tcW w:w="792" w:type="dxa"/>
            <w:tcMar>
              <w:top w:w="100" w:type="dxa"/>
              <w:left w:w="100" w:type="dxa"/>
              <w:bottom w:w="100" w:type="dxa"/>
              <w:right w:w="100" w:type="dxa"/>
            </w:tcMar>
            <w:hideMark/>
          </w:tcPr>
          <w:p w14:paraId="290763A2"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3049</w:t>
            </w:r>
          </w:p>
        </w:tc>
        <w:tc>
          <w:tcPr>
            <w:tcW w:w="893" w:type="dxa"/>
            <w:tcMar>
              <w:top w:w="100" w:type="dxa"/>
              <w:left w:w="100" w:type="dxa"/>
              <w:bottom w:w="100" w:type="dxa"/>
              <w:right w:w="100" w:type="dxa"/>
            </w:tcMar>
            <w:hideMark/>
          </w:tcPr>
          <w:p w14:paraId="1B85F84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54.9%</w:t>
            </w:r>
          </w:p>
        </w:tc>
        <w:tc>
          <w:tcPr>
            <w:tcW w:w="893" w:type="dxa"/>
            <w:tcMar>
              <w:top w:w="100" w:type="dxa"/>
              <w:left w:w="100" w:type="dxa"/>
              <w:bottom w:w="100" w:type="dxa"/>
              <w:right w:w="100" w:type="dxa"/>
            </w:tcMar>
            <w:hideMark/>
          </w:tcPr>
          <w:p w14:paraId="7D9354A9"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12.8%</w:t>
            </w:r>
          </w:p>
        </w:tc>
        <w:tc>
          <w:tcPr>
            <w:tcW w:w="893" w:type="dxa"/>
            <w:tcMar>
              <w:top w:w="100" w:type="dxa"/>
              <w:left w:w="100" w:type="dxa"/>
              <w:bottom w:w="100" w:type="dxa"/>
              <w:right w:w="100" w:type="dxa"/>
            </w:tcMar>
            <w:hideMark/>
          </w:tcPr>
          <w:p w14:paraId="1823BFC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19.3%</w:t>
            </w:r>
          </w:p>
        </w:tc>
        <w:tc>
          <w:tcPr>
            <w:tcW w:w="1021" w:type="dxa"/>
            <w:tcMar>
              <w:top w:w="100" w:type="dxa"/>
              <w:left w:w="100" w:type="dxa"/>
              <w:bottom w:w="100" w:type="dxa"/>
              <w:right w:w="100" w:type="dxa"/>
            </w:tcMar>
            <w:hideMark/>
          </w:tcPr>
          <w:p w14:paraId="2E82335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hideMark/>
          </w:tcPr>
          <w:p w14:paraId="53F8E4A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17.3%</w:t>
            </w:r>
          </w:p>
        </w:tc>
        <w:tc>
          <w:tcPr>
            <w:tcW w:w="893" w:type="dxa"/>
            <w:tcMar>
              <w:top w:w="100" w:type="dxa"/>
              <w:left w:w="100" w:type="dxa"/>
              <w:bottom w:w="100" w:type="dxa"/>
              <w:right w:w="100" w:type="dxa"/>
            </w:tcMar>
            <w:hideMark/>
          </w:tcPr>
          <w:p w14:paraId="0E68B629" w14:textId="7EFABDCF" w:rsidR="00A12BA3" w:rsidRPr="0030433B" w:rsidRDefault="00A12BA3" w:rsidP="00A12BA3">
            <w:pPr>
              <w:pStyle w:val="NormalWeb"/>
              <w:spacing w:before="0" w:beforeAutospacing="0" w:after="0" w:afterAutospacing="0"/>
              <w:jc w:val="right"/>
              <w:rPr>
                <w:rFonts w:ascii="Arial" w:hAnsi="Arial" w:cs="Arial"/>
                <w:sz w:val="18"/>
                <w:szCs w:val="18"/>
              </w:rPr>
            </w:pPr>
            <w:ins w:id="384" w:author="Christian Michelsen" w:date="2021-11-16T15:11:00Z">
              <w:r w:rsidRPr="0030433B">
                <w:rPr>
                  <w:rFonts w:ascii="Arial" w:hAnsi="Arial" w:cs="Arial"/>
                  <w:color w:val="000000"/>
                  <w:sz w:val="18"/>
                  <w:szCs w:val="18"/>
                </w:rPr>
                <w:t>26.1%</w:t>
              </w:r>
            </w:ins>
            <w:del w:id="385" w:author="Christian Michelsen" w:date="2021-11-16T15:11:00Z">
              <w:r w:rsidRPr="0030433B" w:rsidDel="00342BD5">
                <w:rPr>
                  <w:rFonts w:ascii="Arial" w:hAnsi="Arial" w:cs="Arial"/>
                  <w:color w:val="000000"/>
                  <w:sz w:val="18"/>
                  <w:szCs w:val="18"/>
                </w:rPr>
                <w:delText>26.1%</w:delText>
              </w:r>
            </w:del>
          </w:p>
        </w:tc>
      </w:tr>
      <w:tr w:rsidR="00A12BA3" w:rsidRPr="0030433B" w14:paraId="093EC7B1" w14:textId="77777777" w:rsidTr="000E4E6D">
        <w:trPr>
          <w:trHeight w:val="219"/>
        </w:trPr>
        <w:tc>
          <w:tcPr>
            <w:tcW w:w="1134" w:type="dxa"/>
            <w:tcMar>
              <w:top w:w="100" w:type="dxa"/>
              <w:left w:w="100" w:type="dxa"/>
              <w:bottom w:w="100" w:type="dxa"/>
              <w:right w:w="100" w:type="dxa"/>
            </w:tcMar>
            <w:hideMark/>
          </w:tcPr>
          <w:p w14:paraId="24595A8A" w14:textId="142B12D8" w:rsidR="00A12BA3" w:rsidRPr="0030433B" w:rsidRDefault="00A12BA3" w:rsidP="00A12BA3">
            <w:pPr>
              <w:pStyle w:val="NormalWeb"/>
              <w:spacing w:before="0" w:beforeAutospacing="0" w:after="0" w:afterAutospacing="0"/>
              <w:rPr>
                <w:rFonts w:ascii="Arial" w:hAnsi="Arial" w:cs="Arial"/>
                <w:sz w:val="18"/>
                <w:szCs w:val="18"/>
              </w:rPr>
            </w:pPr>
            <w:del w:id="386" w:author="Christian Michelsen" w:date="2021-11-16T15:10:00Z">
              <w:r w:rsidRPr="0030433B" w:rsidDel="008C79F2">
                <w:rPr>
                  <w:rFonts w:ascii="Arial" w:hAnsi="Arial" w:cs="Arial"/>
                  <w:color w:val="000000"/>
                  <w:sz w:val="18"/>
                  <w:szCs w:val="18"/>
                </w:rPr>
                <w:delText>LR</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387" w:author="Christian Michelsen" w:date="2021-11-16T15:10:00Z">
              <w:r>
                <w:rPr>
                  <w:rFonts w:ascii="Arial" w:hAnsi="Arial" w:cs="Arial"/>
                  <w:color w:val="000000"/>
                  <w:sz w:val="18"/>
                  <w:szCs w:val="18"/>
                </w:rPr>
                <w:t>LR10</w:t>
              </w:r>
            </w:ins>
          </w:p>
        </w:tc>
        <w:tc>
          <w:tcPr>
            <w:tcW w:w="567" w:type="dxa"/>
            <w:tcMar>
              <w:top w:w="100" w:type="dxa"/>
              <w:left w:w="100" w:type="dxa"/>
              <w:bottom w:w="100" w:type="dxa"/>
              <w:right w:w="100" w:type="dxa"/>
            </w:tcMar>
            <w:hideMark/>
          </w:tcPr>
          <w:p w14:paraId="12F3369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627" w:type="dxa"/>
            <w:tcMar>
              <w:top w:w="100" w:type="dxa"/>
              <w:left w:w="100" w:type="dxa"/>
              <w:bottom w:w="100" w:type="dxa"/>
              <w:right w:w="100" w:type="dxa"/>
            </w:tcMar>
            <w:hideMark/>
          </w:tcPr>
          <w:p w14:paraId="17827CF4"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687</w:t>
            </w:r>
          </w:p>
        </w:tc>
        <w:tc>
          <w:tcPr>
            <w:tcW w:w="644" w:type="dxa"/>
            <w:tcMar>
              <w:top w:w="100" w:type="dxa"/>
              <w:left w:w="100" w:type="dxa"/>
              <w:bottom w:w="100" w:type="dxa"/>
              <w:right w:w="100" w:type="dxa"/>
            </w:tcMar>
            <w:hideMark/>
          </w:tcPr>
          <w:p w14:paraId="0400494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792" w:type="dxa"/>
            <w:tcMar>
              <w:top w:w="100" w:type="dxa"/>
              <w:left w:w="100" w:type="dxa"/>
              <w:bottom w:w="100" w:type="dxa"/>
              <w:right w:w="100" w:type="dxa"/>
            </w:tcMar>
            <w:hideMark/>
          </w:tcPr>
          <w:p w14:paraId="1A08CC5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3045</w:t>
            </w:r>
          </w:p>
        </w:tc>
        <w:tc>
          <w:tcPr>
            <w:tcW w:w="893" w:type="dxa"/>
            <w:tcMar>
              <w:top w:w="100" w:type="dxa"/>
              <w:left w:w="100" w:type="dxa"/>
              <w:bottom w:w="100" w:type="dxa"/>
              <w:right w:w="100" w:type="dxa"/>
            </w:tcMar>
            <w:hideMark/>
          </w:tcPr>
          <w:p w14:paraId="5E93F66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52.2%</w:t>
            </w:r>
          </w:p>
        </w:tc>
        <w:tc>
          <w:tcPr>
            <w:tcW w:w="893" w:type="dxa"/>
            <w:tcMar>
              <w:top w:w="100" w:type="dxa"/>
              <w:left w:w="100" w:type="dxa"/>
              <w:bottom w:w="100" w:type="dxa"/>
              <w:right w:w="100" w:type="dxa"/>
            </w:tcMar>
            <w:hideMark/>
          </w:tcPr>
          <w:p w14:paraId="6D5FB9B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Mar>
              <w:top w:w="100" w:type="dxa"/>
              <w:left w:w="100" w:type="dxa"/>
              <w:bottom w:w="100" w:type="dxa"/>
              <w:right w:w="100" w:type="dxa"/>
            </w:tcMar>
            <w:hideMark/>
          </w:tcPr>
          <w:p w14:paraId="0C653A9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17.8%</w:t>
            </w:r>
          </w:p>
        </w:tc>
        <w:tc>
          <w:tcPr>
            <w:tcW w:w="1021" w:type="dxa"/>
            <w:tcMar>
              <w:top w:w="100" w:type="dxa"/>
              <w:left w:w="100" w:type="dxa"/>
              <w:bottom w:w="100" w:type="dxa"/>
              <w:right w:w="100" w:type="dxa"/>
            </w:tcMar>
            <w:hideMark/>
          </w:tcPr>
          <w:p w14:paraId="2286604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73.7%</w:t>
            </w:r>
          </w:p>
        </w:tc>
        <w:tc>
          <w:tcPr>
            <w:tcW w:w="1003" w:type="dxa"/>
            <w:tcMar>
              <w:top w:w="100" w:type="dxa"/>
              <w:left w:w="100" w:type="dxa"/>
              <w:bottom w:w="100" w:type="dxa"/>
              <w:right w:w="100" w:type="dxa"/>
            </w:tcMar>
            <w:hideMark/>
          </w:tcPr>
          <w:p w14:paraId="1828ED1F"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51D89DD" w14:textId="54794B99" w:rsidR="00A12BA3" w:rsidRPr="0030433B" w:rsidRDefault="00A12BA3" w:rsidP="00A12BA3">
            <w:pPr>
              <w:pStyle w:val="NormalWeb"/>
              <w:spacing w:before="0" w:beforeAutospacing="0" w:after="0" w:afterAutospacing="0"/>
              <w:jc w:val="right"/>
              <w:rPr>
                <w:rFonts w:ascii="Arial" w:hAnsi="Arial" w:cs="Arial"/>
                <w:sz w:val="18"/>
                <w:szCs w:val="18"/>
              </w:rPr>
            </w:pPr>
            <w:ins w:id="388" w:author="Christian Michelsen" w:date="2021-11-16T15:11:00Z">
              <w:r w:rsidRPr="0030433B">
                <w:rPr>
                  <w:rFonts w:ascii="Arial" w:hAnsi="Arial" w:cs="Arial"/>
                  <w:color w:val="000000"/>
                  <w:sz w:val="18"/>
                  <w:szCs w:val="18"/>
                </w:rPr>
                <w:t>12.4%</w:t>
              </w:r>
            </w:ins>
            <w:del w:id="389" w:author="Christian Michelsen" w:date="2021-11-16T15:11:00Z">
              <w:r w:rsidRPr="0030433B" w:rsidDel="00342BD5">
                <w:rPr>
                  <w:rFonts w:ascii="Arial" w:hAnsi="Arial" w:cs="Arial"/>
                  <w:color w:val="000000"/>
                  <w:sz w:val="18"/>
                  <w:szCs w:val="18"/>
                </w:rPr>
                <w:delText>12.4%</w:delText>
              </w:r>
            </w:del>
          </w:p>
        </w:tc>
      </w:tr>
      <w:tr w:rsidR="00A12BA3" w:rsidRPr="0030433B" w14:paraId="7B746E02" w14:textId="77777777" w:rsidTr="000E4E6D">
        <w:trPr>
          <w:trHeight w:val="203"/>
        </w:trPr>
        <w:tc>
          <w:tcPr>
            <w:tcW w:w="1134" w:type="dxa"/>
            <w:tcMar>
              <w:top w:w="100" w:type="dxa"/>
              <w:left w:w="100" w:type="dxa"/>
              <w:bottom w:w="100" w:type="dxa"/>
              <w:right w:w="100" w:type="dxa"/>
            </w:tcMar>
            <w:hideMark/>
          </w:tcPr>
          <w:p w14:paraId="487F9410" w14:textId="77777777" w:rsidR="00A12BA3" w:rsidRPr="0030433B" w:rsidRDefault="00A12BA3" w:rsidP="00A12BA3">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tcMar>
              <w:top w:w="100" w:type="dxa"/>
              <w:left w:w="100" w:type="dxa"/>
              <w:bottom w:w="100" w:type="dxa"/>
              <w:right w:w="100" w:type="dxa"/>
            </w:tcMar>
            <w:hideMark/>
          </w:tcPr>
          <w:p w14:paraId="615FFD95"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88</w:t>
            </w:r>
          </w:p>
        </w:tc>
        <w:tc>
          <w:tcPr>
            <w:tcW w:w="627" w:type="dxa"/>
            <w:shd w:val="clear" w:color="auto" w:fill="F5DCDC"/>
            <w:tcMar>
              <w:top w:w="100" w:type="dxa"/>
              <w:left w:w="100" w:type="dxa"/>
              <w:bottom w:w="100" w:type="dxa"/>
              <w:right w:w="100" w:type="dxa"/>
            </w:tcMar>
            <w:hideMark/>
          </w:tcPr>
          <w:p w14:paraId="3A9019D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694</w:t>
            </w:r>
          </w:p>
        </w:tc>
        <w:tc>
          <w:tcPr>
            <w:tcW w:w="644" w:type="dxa"/>
            <w:tcMar>
              <w:top w:w="100" w:type="dxa"/>
              <w:left w:w="100" w:type="dxa"/>
              <w:bottom w:w="100" w:type="dxa"/>
              <w:right w:w="100" w:type="dxa"/>
            </w:tcMar>
            <w:hideMark/>
          </w:tcPr>
          <w:p w14:paraId="453B34D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94</w:t>
            </w:r>
          </w:p>
        </w:tc>
        <w:tc>
          <w:tcPr>
            <w:tcW w:w="792" w:type="dxa"/>
            <w:shd w:val="clear" w:color="auto" w:fill="F5DCDC"/>
            <w:tcMar>
              <w:top w:w="100" w:type="dxa"/>
              <w:left w:w="100" w:type="dxa"/>
              <w:bottom w:w="100" w:type="dxa"/>
              <w:right w:w="100" w:type="dxa"/>
            </w:tcMar>
            <w:hideMark/>
          </w:tcPr>
          <w:p w14:paraId="0B67657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3037</w:t>
            </w:r>
          </w:p>
        </w:tc>
        <w:tc>
          <w:tcPr>
            <w:tcW w:w="893" w:type="dxa"/>
            <w:tcMar>
              <w:top w:w="100" w:type="dxa"/>
              <w:left w:w="100" w:type="dxa"/>
              <w:bottom w:w="100" w:type="dxa"/>
              <w:right w:w="100" w:type="dxa"/>
            </w:tcMar>
            <w:hideMark/>
          </w:tcPr>
          <w:p w14:paraId="18AB5627"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48.4%</w:t>
            </w:r>
          </w:p>
        </w:tc>
        <w:tc>
          <w:tcPr>
            <w:tcW w:w="893" w:type="dxa"/>
            <w:shd w:val="clear" w:color="auto" w:fill="F5DCDC"/>
            <w:tcMar>
              <w:top w:w="100" w:type="dxa"/>
              <w:left w:w="100" w:type="dxa"/>
              <w:bottom w:w="100" w:type="dxa"/>
              <w:right w:w="100" w:type="dxa"/>
            </w:tcMar>
            <w:hideMark/>
          </w:tcPr>
          <w:p w14:paraId="0014CF31"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11.3%</w:t>
            </w:r>
          </w:p>
        </w:tc>
        <w:tc>
          <w:tcPr>
            <w:tcW w:w="893" w:type="dxa"/>
            <w:shd w:val="clear" w:color="auto" w:fill="F5DCDC"/>
            <w:tcMar>
              <w:top w:w="100" w:type="dxa"/>
              <w:left w:w="100" w:type="dxa"/>
              <w:bottom w:w="100" w:type="dxa"/>
              <w:right w:w="100" w:type="dxa"/>
            </w:tcMar>
            <w:hideMark/>
          </w:tcPr>
          <w:p w14:paraId="395D470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15.7%</w:t>
            </w:r>
          </w:p>
        </w:tc>
        <w:tc>
          <w:tcPr>
            <w:tcW w:w="1021" w:type="dxa"/>
            <w:tcMar>
              <w:top w:w="100" w:type="dxa"/>
              <w:left w:w="100" w:type="dxa"/>
              <w:bottom w:w="100" w:type="dxa"/>
              <w:right w:w="100" w:type="dxa"/>
            </w:tcMar>
            <w:hideMark/>
          </w:tcPr>
          <w:p w14:paraId="4A7B4C56"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72.3%</w:t>
            </w:r>
          </w:p>
        </w:tc>
        <w:tc>
          <w:tcPr>
            <w:tcW w:w="1003" w:type="dxa"/>
            <w:tcMar>
              <w:top w:w="100" w:type="dxa"/>
              <w:left w:w="100" w:type="dxa"/>
              <w:bottom w:w="100" w:type="dxa"/>
              <w:right w:w="100" w:type="dxa"/>
            </w:tcMar>
            <w:hideMark/>
          </w:tcPr>
          <w:p w14:paraId="772C5076"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13.6%</w:t>
            </w:r>
          </w:p>
        </w:tc>
        <w:tc>
          <w:tcPr>
            <w:tcW w:w="893" w:type="dxa"/>
            <w:tcMar>
              <w:top w:w="100" w:type="dxa"/>
              <w:left w:w="100" w:type="dxa"/>
              <w:bottom w:w="100" w:type="dxa"/>
              <w:right w:w="100" w:type="dxa"/>
            </w:tcMar>
            <w:hideMark/>
          </w:tcPr>
          <w:p w14:paraId="7A17BB2C" w14:textId="1C15E557" w:rsidR="00A12BA3" w:rsidRPr="0030433B" w:rsidRDefault="00A12BA3" w:rsidP="00A12BA3">
            <w:pPr>
              <w:pStyle w:val="NormalWeb"/>
              <w:spacing w:before="0" w:beforeAutospacing="0" w:after="0" w:afterAutospacing="0"/>
              <w:jc w:val="right"/>
              <w:rPr>
                <w:rFonts w:ascii="Arial" w:hAnsi="Arial" w:cs="Arial"/>
                <w:sz w:val="18"/>
                <w:szCs w:val="18"/>
              </w:rPr>
            </w:pPr>
            <w:ins w:id="390" w:author="Christian Michelsen" w:date="2021-11-16T15:11:00Z">
              <w:r w:rsidRPr="0030433B">
                <w:rPr>
                  <w:rFonts w:ascii="Arial" w:hAnsi="Arial" w:cs="Arial"/>
                  <w:color w:val="000000"/>
                  <w:sz w:val="18"/>
                  <w:szCs w:val="18"/>
                </w:rPr>
                <w:t>3.1%</w:t>
              </w:r>
            </w:ins>
            <w:del w:id="391" w:author="Christian Michelsen" w:date="2021-11-16T15:11:00Z">
              <w:r w:rsidRPr="0030433B" w:rsidDel="00342BD5">
                <w:rPr>
                  <w:rFonts w:ascii="Arial" w:hAnsi="Arial" w:cs="Arial"/>
                  <w:color w:val="000000"/>
                  <w:sz w:val="18"/>
                  <w:szCs w:val="18"/>
                </w:rPr>
                <w:delText>3.1%</w:delText>
              </w:r>
            </w:del>
          </w:p>
        </w:tc>
      </w:tr>
      <w:tr w:rsidR="00A12BA3" w:rsidRPr="0030433B" w14:paraId="5B1F76DC" w14:textId="77777777" w:rsidTr="000E4E6D">
        <w:trPr>
          <w:trHeight w:val="219"/>
        </w:trPr>
        <w:tc>
          <w:tcPr>
            <w:tcW w:w="1134" w:type="dxa"/>
            <w:tcBorders>
              <w:bottom w:val="single" w:sz="4" w:space="0" w:color="auto"/>
            </w:tcBorders>
            <w:tcMar>
              <w:top w:w="100" w:type="dxa"/>
              <w:left w:w="100" w:type="dxa"/>
              <w:bottom w:w="100" w:type="dxa"/>
              <w:right w:w="100" w:type="dxa"/>
            </w:tcMar>
            <w:hideMark/>
          </w:tcPr>
          <w:p w14:paraId="3CAD39A3" w14:textId="77777777" w:rsidR="00A12BA3" w:rsidRPr="0030433B" w:rsidRDefault="00A12BA3" w:rsidP="00A12BA3">
            <w:pPr>
              <w:pStyle w:val="NormalWeb"/>
              <w:spacing w:before="0" w:beforeAutospacing="0" w:after="0" w:afterAutospacing="0"/>
              <w:rPr>
                <w:rFonts w:ascii="Arial" w:hAnsi="Arial" w:cs="Arial"/>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5DCDC"/>
            <w:tcMar>
              <w:top w:w="100" w:type="dxa"/>
              <w:left w:w="100" w:type="dxa"/>
              <w:bottom w:w="100" w:type="dxa"/>
              <w:right w:w="100" w:type="dxa"/>
            </w:tcMar>
            <w:hideMark/>
          </w:tcPr>
          <w:p w14:paraId="5C89063E"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87</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
          <w:p w14:paraId="0FC1652C"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676</w:t>
            </w:r>
          </w:p>
        </w:tc>
        <w:tc>
          <w:tcPr>
            <w:tcW w:w="644" w:type="dxa"/>
            <w:tcBorders>
              <w:bottom w:val="single" w:sz="4" w:space="0" w:color="auto"/>
            </w:tcBorders>
            <w:shd w:val="clear" w:color="auto" w:fill="F5DCDC"/>
            <w:tcMar>
              <w:top w:w="100" w:type="dxa"/>
              <w:left w:w="100" w:type="dxa"/>
              <w:bottom w:w="100" w:type="dxa"/>
              <w:right w:w="100" w:type="dxa"/>
            </w:tcMar>
            <w:hideMark/>
          </w:tcPr>
          <w:p w14:paraId="09530B0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95</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
          <w:p w14:paraId="51D9B373"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3055</w:t>
            </w:r>
          </w:p>
        </w:tc>
        <w:tc>
          <w:tcPr>
            <w:tcW w:w="893" w:type="dxa"/>
            <w:tcBorders>
              <w:bottom w:val="single" w:sz="4" w:space="0" w:color="auto"/>
            </w:tcBorders>
            <w:shd w:val="clear" w:color="auto" w:fill="F5DCDC"/>
            <w:tcMar>
              <w:top w:w="100" w:type="dxa"/>
              <w:left w:w="100" w:type="dxa"/>
              <w:bottom w:w="100" w:type="dxa"/>
              <w:right w:w="100" w:type="dxa"/>
            </w:tcMar>
            <w:hideMark/>
          </w:tcPr>
          <w:p w14:paraId="27C6225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47.8%</w:t>
            </w:r>
          </w:p>
        </w:tc>
        <w:tc>
          <w:tcPr>
            <w:tcW w:w="893" w:type="dxa"/>
            <w:tcBorders>
              <w:bottom w:val="single" w:sz="4" w:space="0" w:color="auto"/>
            </w:tcBorders>
            <w:tcMar>
              <w:top w:w="100" w:type="dxa"/>
              <w:left w:w="100" w:type="dxa"/>
              <w:bottom w:w="100" w:type="dxa"/>
              <w:right w:w="100" w:type="dxa"/>
            </w:tcMar>
            <w:hideMark/>
          </w:tcPr>
          <w:p w14:paraId="771F213D"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11.4%</w:t>
            </w:r>
          </w:p>
        </w:tc>
        <w:tc>
          <w:tcPr>
            <w:tcW w:w="893" w:type="dxa"/>
            <w:tcBorders>
              <w:bottom w:val="single" w:sz="4" w:space="0" w:color="auto"/>
            </w:tcBorders>
            <w:tcMar>
              <w:top w:w="100" w:type="dxa"/>
              <w:left w:w="100" w:type="dxa"/>
              <w:bottom w:w="100" w:type="dxa"/>
              <w:right w:w="100" w:type="dxa"/>
            </w:tcMar>
            <w:hideMark/>
          </w:tcPr>
          <w:p w14:paraId="004B1AA0"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15.8%</w:t>
            </w:r>
          </w:p>
        </w:tc>
        <w:tc>
          <w:tcPr>
            <w:tcW w:w="1021" w:type="dxa"/>
            <w:tcBorders>
              <w:bottom w:val="single" w:sz="4" w:space="0" w:color="auto"/>
            </w:tcBorders>
            <w:shd w:val="clear" w:color="auto" w:fill="F5DCDC"/>
            <w:tcMar>
              <w:top w:w="100" w:type="dxa"/>
              <w:left w:w="100" w:type="dxa"/>
              <w:bottom w:w="100" w:type="dxa"/>
              <w:right w:w="100" w:type="dxa"/>
            </w:tcMar>
            <w:hideMark/>
          </w:tcPr>
          <w:p w14:paraId="5C490A2B"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69.7%</w:t>
            </w:r>
          </w:p>
        </w:tc>
        <w:tc>
          <w:tcPr>
            <w:tcW w:w="1003" w:type="dxa"/>
            <w:tcBorders>
              <w:bottom w:val="single" w:sz="4" w:space="0" w:color="auto"/>
            </w:tcBorders>
            <w:shd w:val="clear" w:color="auto" w:fill="F5DCDC"/>
            <w:tcMar>
              <w:top w:w="100" w:type="dxa"/>
              <w:left w:w="100" w:type="dxa"/>
              <w:bottom w:w="100" w:type="dxa"/>
              <w:right w:w="100" w:type="dxa"/>
            </w:tcMar>
            <w:hideMark/>
          </w:tcPr>
          <w:p w14:paraId="79180D9A" w14:textId="77777777" w:rsidR="00A12BA3" w:rsidRPr="0030433B" w:rsidRDefault="00A12BA3" w:rsidP="00A12BA3">
            <w:pPr>
              <w:pStyle w:val="NormalWeb"/>
              <w:spacing w:before="0" w:beforeAutospacing="0" w:after="0" w:afterAutospacing="0"/>
              <w:jc w:val="right"/>
              <w:rPr>
                <w:rFonts w:ascii="Arial" w:hAnsi="Arial" w:cs="Arial"/>
                <w:sz w:val="18"/>
                <w:szCs w:val="18"/>
              </w:rPr>
            </w:pPr>
            <w:r w:rsidRPr="0030433B">
              <w:rPr>
                <w:rFonts w:ascii="Arial" w:hAnsi="Arial" w:cs="Arial"/>
                <w:color w:val="000000"/>
                <w:sz w:val="18"/>
                <w:szCs w:val="18"/>
              </w:rPr>
              <w:t>12.1%</w:t>
            </w:r>
          </w:p>
        </w:tc>
        <w:tc>
          <w:tcPr>
            <w:tcW w:w="893" w:type="dxa"/>
            <w:tcBorders>
              <w:bottom w:val="single" w:sz="4" w:space="0" w:color="auto"/>
            </w:tcBorders>
            <w:shd w:val="clear" w:color="auto" w:fill="F5DCDC"/>
            <w:tcMar>
              <w:top w:w="100" w:type="dxa"/>
              <w:left w:w="100" w:type="dxa"/>
              <w:bottom w:w="100" w:type="dxa"/>
              <w:right w:w="100" w:type="dxa"/>
            </w:tcMar>
            <w:hideMark/>
          </w:tcPr>
          <w:p w14:paraId="2ACED072" w14:textId="57F2EAB7" w:rsidR="00A12BA3" w:rsidRPr="0030433B" w:rsidRDefault="00A12BA3" w:rsidP="00A12BA3">
            <w:pPr>
              <w:pStyle w:val="NormalWeb"/>
              <w:spacing w:before="0" w:beforeAutospacing="0" w:after="0" w:afterAutospacing="0"/>
              <w:jc w:val="right"/>
              <w:rPr>
                <w:rFonts w:ascii="Arial" w:hAnsi="Arial" w:cs="Arial"/>
                <w:sz w:val="18"/>
                <w:szCs w:val="18"/>
              </w:rPr>
            </w:pPr>
            <w:ins w:id="392" w:author="Christian Michelsen" w:date="2021-11-16T15:11:00Z">
              <w:r w:rsidRPr="0030433B">
                <w:rPr>
                  <w:rFonts w:ascii="Arial" w:hAnsi="Arial" w:cs="Arial"/>
                  <w:color w:val="000000"/>
                  <w:sz w:val="18"/>
                  <w:szCs w:val="18"/>
                </w:rPr>
                <w:t>2.3%</w:t>
              </w:r>
            </w:ins>
            <w:del w:id="393" w:author="Christian Michelsen" w:date="2021-11-16T15:11:00Z">
              <w:r w:rsidRPr="0030433B" w:rsidDel="00342BD5">
                <w:rPr>
                  <w:rFonts w:ascii="Arial" w:hAnsi="Arial" w:cs="Arial"/>
                  <w:color w:val="000000"/>
                  <w:sz w:val="18"/>
                  <w:szCs w:val="18"/>
                </w:rPr>
                <w:delText>2.3%</w:delText>
              </w:r>
            </w:del>
          </w:p>
        </w:tc>
      </w:tr>
      <w:tr w:rsidR="00A12BA3" w:rsidRPr="0030433B" w14:paraId="1E55DEDE"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611FC0C5" w14:textId="77777777" w:rsidR="00A12BA3" w:rsidRPr="0030433B" w:rsidRDefault="00A12BA3" w:rsidP="00A12BA3">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A33202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65692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B80206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D693AA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8FC347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3E74C51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20B9EEBB"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18083A9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0EBBED8D"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5A94ED0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r>
      <w:tr w:rsidR="00A12BA3" w:rsidRPr="0030433B" w14:paraId="487A6601" w14:textId="77777777" w:rsidTr="000E4E6D">
        <w:trPr>
          <w:trHeight w:val="219"/>
        </w:trPr>
        <w:tc>
          <w:tcPr>
            <w:tcW w:w="1134" w:type="dxa"/>
            <w:tcBorders>
              <w:top w:val="single" w:sz="4" w:space="0" w:color="auto"/>
            </w:tcBorders>
            <w:tcMar>
              <w:top w:w="100" w:type="dxa"/>
              <w:left w:w="100" w:type="dxa"/>
              <w:bottom w:w="100" w:type="dxa"/>
              <w:right w:w="100" w:type="dxa"/>
            </w:tcMar>
          </w:tcPr>
          <w:p w14:paraId="5F539C66" w14:textId="4F1CB8F4" w:rsidR="00A12BA3" w:rsidRPr="0030433B" w:rsidRDefault="00A12BA3" w:rsidP="00A12BA3">
            <w:pPr>
              <w:pStyle w:val="NormalWeb"/>
              <w:spacing w:before="0" w:beforeAutospacing="0" w:after="0" w:afterAutospacing="0"/>
              <w:rPr>
                <w:rFonts w:ascii="Arial" w:hAnsi="Arial" w:cs="Arial"/>
                <w:color w:val="000000"/>
                <w:sz w:val="18"/>
                <w:szCs w:val="18"/>
              </w:rPr>
            </w:pPr>
            <w:del w:id="394" w:author="Christian Michelsen" w:date="2021-11-16T15:08:00Z">
              <w:r w:rsidRPr="0030433B" w:rsidDel="00FD3F9F">
                <w:rPr>
                  <w:rFonts w:ascii="Arial" w:hAnsi="Arial" w:cs="Arial"/>
                  <w:color w:val="000000"/>
                  <w:sz w:val="18"/>
                  <w:szCs w:val="18"/>
                </w:rPr>
                <w:delText>ML</w:delText>
              </w:r>
              <w:r w:rsidDel="00FD3F9F">
                <w:rPr>
                  <w:rFonts w:ascii="Arial" w:hAnsi="Arial" w:cs="Arial"/>
                  <w:color w:val="000000"/>
                  <w:sz w:val="18"/>
                  <w:szCs w:val="18"/>
                </w:rPr>
                <w:delText>_all</w:delText>
              </w:r>
            </w:del>
            <w:ins w:id="395" w:author="Christian Michelsen" w:date="2021-11-16T15:08: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25A3E64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117</w:t>
            </w:r>
          </w:p>
        </w:tc>
        <w:tc>
          <w:tcPr>
            <w:tcW w:w="627" w:type="dxa"/>
            <w:tcBorders>
              <w:top w:val="single" w:sz="4" w:space="0" w:color="auto"/>
            </w:tcBorders>
            <w:shd w:val="clear" w:color="auto" w:fill="auto"/>
            <w:tcMar>
              <w:top w:w="100" w:type="dxa"/>
              <w:left w:w="100" w:type="dxa"/>
              <w:bottom w:w="100" w:type="dxa"/>
              <w:right w:w="100" w:type="dxa"/>
            </w:tcMar>
          </w:tcPr>
          <w:p w14:paraId="1BC5D08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861</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EDD1D91"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65</w:t>
            </w:r>
          </w:p>
        </w:tc>
        <w:tc>
          <w:tcPr>
            <w:tcW w:w="792" w:type="dxa"/>
            <w:tcBorders>
              <w:top w:val="single" w:sz="4" w:space="0" w:color="auto"/>
            </w:tcBorders>
            <w:shd w:val="clear" w:color="auto" w:fill="auto"/>
            <w:tcMar>
              <w:top w:w="100" w:type="dxa"/>
              <w:left w:w="100" w:type="dxa"/>
              <w:bottom w:w="100" w:type="dxa"/>
              <w:right w:w="100" w:type="dxa"/>
            </w:tcMar>
          </w:tcPr>
          <w:p w14:paraId="53C3ED5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2870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1E74D5C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64.3%</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033A35D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12.0%</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B2F7CC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20.0%</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17D3913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A76427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15DFDEFE" w14:textId="1D23422E"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396" w:author="Christian Michelsen" w:date="2021-11-16T15:11:00Z">
              <w:r>
                <w:rPr>
                  <w:rFonts w:ascii="Arial" w:hAnsi="Arial" w:cs="Arial"/>
                  <w:color w:val="000000"/>
                  <w:sz w:val="18"/>
                  <w:szCs w:val="18"/>
                </w:rPr>
                <w:t>-</w:t>
              </w:r>
            </w:ins>
          </w:p>
        </w:tc>
      </w:tr>
      <w:tr w:rsidR="00A12BA3" w:rsidRPr="0030433B" w14:paraId="2366C5F6" w14:textId="77777777" w:rsidTr="000E4E6D">
        <w:trPr>
          <w:trHeight w:val="219"/>
        </w:trPr>
        <w:tc>
          <w:tcPr>
            <w:tcW w:w="1134" w:type="dxa"/>
            <w:tcMar>
              <w:top w:w="100" w:type="dxa"/>
              <w:left w:w="100" w:type="dxa"/>
              <w:bottom w:w="100" w:type="dxa"/>
              <w:right w:w="100" w:type="dxa"/>
            </w:tcMar>
          </w:tcPr>
          <w:p w14:paraId="1AA802E4" w14:textId="0AF1B4BB" w:rsidR="00A12BA3" w:rsidRPr="0030433B" w:rsidRDefault="00A12BA3" w:rsidP="00A12BA3">
            <w:pPr>
              <w:pStyle w:val="NormalWeb"/>
              <w:spacing w:before="0" w:beforeAutospacing="0" w:after="0" w:afterAutospacing="0"/>
              <w:rPr>
                <w:rFonts w:ascii="Arial" w:hAnsi="Arial" w:cs="Arial"/>
                <w:color w:val="000000"/>
                <w:sz w:val="18"/>
                <w:szCs w:val="18"/>
              </w:rPr>
            </w:pPr>
            <w:del w:id="397" w:author="Christian Michelsen" w:date="2021-11-16T15:08:00Z">
              <w:r w:rsidRPr="0030433B" w:rsidDel="00FD3F9F">
                <w:rPr>
                  <w:rFonts w:ascii="Arial" w:hAnsi="Arial" w:cs="Arial"/>
                  <w:color w:val="000000"/>
                  <w:sz w:val="18"/>
                  <w:szCs w:val="18"/>
                </w:rPr>
                <w:delText>LR</w:delText>
              </w:r>
              <w:r w:rsidDel="00FD3F9F">
                <w:rPr>
                  <w:rFonts w:ascii="Arial" w:hAnsi="Arial" w:cs="Arial"/>
                  <w:color w:val="000000"/>
                  <w:sz w:val="18"/>
                  <w:szCs w:val="18"/>
                </w:rPr>
                <w:delText>_all</w:delText>
              </w:r>
            </w:del>
            <w:ins w:id="398" w:author="Christian Michelsen" w:date="2021-11-16T15:08:00Z">
              <w:r>
                <w:rPr>
                  <w:rFonts w:ascii="Arial" w:hAnsi="Arial" w:cs="Arial"/>
                  <w:color w:val="000000"/>
                  <w:sz w:val="18"/>
                  <w:szCs w:val="18"/>
                </w:rPr>
                <w:t>LR33</w:t>
              </w:r>
            </w:ins>
          </w:p>
        </w:tc>
        <w:tc>
          <w:tcPr>
            <w:tcW w:w="567" w:type="dxa"/>
            <w:shd w:val="clear" w:color="auto" w:fill="auto"/>
            <w:tcMar>
              <w:top w:w="100" w:type="dxa"/>
              <w:left w:w="100" w:type="dxa"/>
              <w:bottom w:w="100" w:type="dxa"/>
              <w:right w:w="100" w:type="dxa"/>
            </w:tcMar>
          </w:tcPr>
          <w:p w14:paraId="3A83A61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110</w:t>
            </w:r>
          </w:p>
        </w:tc>
        <w:tc>
          <w:tcPr>
            <w:tcW w:w="627" w:type="dxa"/>
            <w:shd w:val="clear" w:color="auto" w:fill="auto"/>
            <w:tcMar>
              <w:top w:w="100" w:type="dxa"/>
              <w:left w:w="100" w:type="dxa"/>
              <w:bottom w:w="100" w:type="dxa"/>
              <w:right w:w="100" w:type="dxa"/>
            </w:tcMar>
          </w:tcPr>
          <w:p w14:paraId="6787A23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868</w:t>
            </w:r>
          </w:p>
        </w:tc>
        <w:tc>
          <w:tcPr>
            <w:tcW w:w="644" w:type="dxa"/>
            <w:shd w:val="clear" w:color="auto" w:fill="auto"/>
            <w:tcMar>
              <w:top w:w="100" w:type="dxa"/>
              <w:left w:w="100" w:type="dxa"/>
              <w:bottom w:w="100" w:type="dxa"/>
              <w:right w:w="100" w:type="dxa"/>
            </w:tcMar>
          </w:tcPr>
          <w:p w14:paraId="5966D3F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72</w:t>
            </w:r>
          </w:p>
        </w:tc>
        <w:tc>
          <w:tcPr>
            <w:tcW w:w="792" w:type="dxa"/>
            <w:shd w:val="clear" w:color="auto" w:fill="auto"/>
            <w:tcMar>
              <w:top w:w="100" w:type="dxa"/>
              <w:left w:w="100" w:type="dxa"/>
              <w:bottom w:w="100" w:type="dxa"/>
              <w:right w:w="100" w:type="dxa"/>
            </w:tcMar>
          </w:tcPr>
          <w:p w14:paraId="58DFCA6E"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2863</w:t>
            </w:r>
          </w:p>
        </w:tc>
        <w:tc>
          <w:tcPr>
            <w:tcW w:w="893" w:type="dxa"/>
            <w:shd w:val="clear" w:color="auto" w:fill="auto"/>
            <w:tcMar>
              <w:top w:w="100" w:type="dxa"/>
              <w:left w:w="100" w:type="dxa"/>
              <w:bottom w:w="100" w:type="dxa"/>
              <w:right w:w="100" w:type="dxa"/>
            </w:tcMar>
          </w:tcPr>
          <w:p w14:paraId="1C65D44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60.4%</w:t>
            </w:r>
          </w:p>
        </w:tc>
        <w:tc>
          <w:tcPr>
            <w:tcW w:w="893" w:type="dxa"/>
            <w:shd w:val="clear" w:color="auto" w:fill="auto"/>
            <w:tcMar>
              <w:top w:w="100" w:type="dxa"/>
              <w:left w:w="100" w:type="dxa"/>
              <w:bottom w:w="100" w:type="dxa"/>
              <w:right w:w="100" w:type="dxa"/>
            </w:tcMar>
          </w:tcPr>
          <w:p w14:paraId="098D540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11.2%</w:t>
            </w:r>
          </w:p>
        </w:tc>
        <w:tc>
          <w:tcPr>
            <w:tcW w:w="893" w:type="dxa"/>
            <w:shd w:val="clear" w:color="auto" w:fill="auto"/>
            <w:tcMar>
              <w:top w:w="100" w:type="dxa"/>
              <w:left w:w="100" w:type="dxa"/>
              <w:bottom w:w="100" w:type="dxa"/>
              <w:right w:w="100" w:type="dxa"/>
            </w:tcMar>
          </w:tcPr>
          <w:p w14:paraId="0DDC644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18.1%</w:t>
            </w:r>
          </w:p>
        </w:tc>
        <w:tc>
          <w:tcPr>
            <w:tcW w:w="1021" w:type="dxa"/>
            <w:shd w:val="clear" w:color="auto" w:fill="auto"/>
            <w:tcMar>
              <w:top w:w="100" w:type="dxa"/>
              <w:left w:w="100" w:type="dxa"/>
              <w:bottom w:w="100" w:type="dxa"/>
              <w:right w:w="100" w:type="dxa"/>
            </w:tcMar>
          </w:tcPr>
          <w:p w14:paraId="5B0007A7"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2B32884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4CA2FA3D" w14:textId="6CAE8E10"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399" w:author="Christian Michelsen" w:date="2021-11-16T15:11:00Z">
              <w:r>
                <w:rPr>
                  <w:rFonts w:ascii="Arial" w:hAnsi="Arial" w:cs="Arial"/>
                  <w:color w:val="000000"/>
                  <w:sz w:val="18"/>
                  <w:szCs w:val="18"/>
                </w:rPr>
                <w:t>23.1%</w:t>
              </w:r>
            </w:ins>
          </w:p>
        </w:tc>
      </w:tr>
      <w:tr w:rsidR="00A12BA3" w:rsidRPr="0030433B" w14:paraId="2098F36D" w14:textId="77777777" w:rsidTr="000E4E6D">
        <w:trPr>
          <w:trHeight w:val="219"/>
        </w:trPr>
        <w:tc>
          <w:tcPr>
            <w:tcW w:w="1134" w:type="dxa"/>
            <w:tcMar>
              <w:top w:w="100" w:type="dxa"/>
              <w:left w:w="100" w:type="dxa"/>
              <w:bottom w:w="100" w:type="dxa"/>
              <w:right w:w="100" w:type="dxa"/>
            </w:tcMar>
          </w:tcPr>
          <w:p w14:paraId="38C53301" w14:textId="656160B7" w:rsidR="00A12BA3" w:rsidRPr="0030433B" w:rsidRDefault="00A12BA3" w:rsidP="00A12BA3">
            <w:pPr>
              <w:pStyle w:val="NormalWeb"/>
              <w:spacing w:before="0" w:beforeAutospacing="0" w:after="0" w:afterAutospacing="0"/>
              <w:rPr>
                <w:rFonts w:ascii="Arial" w:hAnsi="Arial" w:cs="Arial"/>
                <w:color w:val="000000"/>
                <w:sz w:val="18"/>
                <w:szCs w:val="18"/>
              </w:rPr>
            </w:pPr>
            <w:del w:id="400" w:author="Christian Michelsen" w:date="2021-11-16T15:09:00Z">
              <w:r w:rsidRPr="0030433B" w:rsidDel="008C79F2">
                <w:rPr>
                  <w:rFonts w:ascii="Arial" w:hAnsi="Arial" w:cs="Arial"/>
                  <w:color w:val="000000"/>
                  <w:sz w:val="18"/>
                  <w:szCs w:val="18"/>
                </w:rPr>
                <w:delText>ML</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01" w:author="Christian Michelsen" w:date="2021-11-16T15:09:00Z">
              <w:r>
                <w:rPr>
                  <w:rFonts w:ascii="Arial" w:hAnsi="Arial" w:cs="Arial"/>
                  <w:color w:val="000000"/>
                  <w:sz w:val="18"/>
                  <w:szCs w:val="18"/>
                </w:rPr>
                <w:t>ML10</w:t>
              </w:r>
            </w:ins>
          </w:p>
        </w:tc>
        <w:tc>
          <w:tcPr>
            <w:tcW w:w="567" w:type="dxa"/>
            <w:shd w:val="clear" w:color="auto" w:fill="auto"/>
            <w:tcMar>
              <w:top w:w="100" w:type="dxa"/>
              <w:left w:w="100" w:type="dxa"/>
              <w:bottom w:w="100" w:type="dxa"/>
              <w:right w:w="100" w:type="dxa"/>
            </w:tcMar>
          </w:tcPr>
          <w:p w14:paraId="00426F8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auto"/>
            <w:tcMar>
              <w:top w:w="100" w:type="dxa"/>
              <w:left w:w="100" w:type="dxa"/>
              <w:bottom w:w="100" w:type="dxa"/>
              <w:right w:w="100" w:type="dxa"/>
            </w:tcMar>
          </w:tcPr>
          <w:p w14:paraId="0FBD506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863</w:t>
            </w:r>
          </w:p>
        </w:tc>
        <w:tc>
          <w:tcPr>
            <w:tcW w:w="644" w:type="dxa"/>
            <w:shd w:val="clear" w:color="auto" w:fill="auto"/>
            <w:tcMar>
              <w:top w:w="100" w:type="dxa"/>
              <w:left w:w="100" w:type="dxa"/>
              <w:bottom w:w="100" w:type="dxa"/>
              <w:right w:w="100" w:type="dxa"/>
            </w:tcMar>
          </w:tcPr>
          <w:p w14:paraId="6CC36340"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1EC38DE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2868</w:t>
            </w:r>
          </w:p>
        </w:tc>
        <w:tc>
          <w:tcPr>
            <w:tcW w:w="893" w:type="dxa"/>
            <w:shd w:val="clear" w:color="auto" w:fill="auto"/>
            <w:tcMar>
              <w:top w:w="100" w:type="dxa"/>
              <w:left w:w="100" w:type="dxa"/>
              <w:bottom w:w="100" w:type="dxa"/>
              <w:right w:w="100" w:type="dxa"/>
            </w:tcMar>
          </w:tcPr>
          <w:p w14:paraId="4F27F2D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4A9C2215"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11.8%</w:t>
            </w:r>
          </w:p>
        </w:tc>
        <w:tc>
          <w:tcPr>
            <w:tcW w:w="893" w:type="dxa"/>
            <w:shd w:val="clear" w:color="auto" w:fill="auto"/>
            <w:tcMar>
              <w:top w:w="100" w:type="dxa"/>
              <w:left w:w="100" w:type="dxa"/>
              <w:bottom w:w="100" w:type="dxa"/>
              <w:right w:w="100" w:type="dxa"/>
            </w:tcMar>
          </w:tcPr>
          <w:p w14:paraId="62D462C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19.5%</w:t>
            </w:r>
          </w:p>
        </w:tc>
        <w:tc>
          <w:tcPr>
            <w:tcW w:w="1021" w:type="dxa"/>
            <w:shd w:val="clear" w:color="auto" w:fill="auto"/>
            <w:tcMar>
              <w:top w:w="100" w:type="dxa"/>
              <w:left w:w="100" w:type="dxa"/>
              <w:bottom w:w="100" w:type="dxa"/>
              <w:right w:w="100" w:type="dxa"/>
            </w:tcMar>
          </w:tcPr>
          <w:p w14:paraId="08DD923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373FAE8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21179417" w14:textId="7F8CF438"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2" w:author="Christian Michelsen" w:date="2021-11-16T15:11:00Z">
              <w:r>
                <w:rPr>
                  <w:rFonts w:ascii="Arial" w:hAnsi="Arial" w:cs="Arial"/>
                  <w:color w:val="000000"/>
                  <w:sz w:val="18"/>
                  <w:szCs w:val="18"/>
                </w:rPr>
                <w:t>41.2%</w:t>
              </w:r>
            </w:ins>
          </w:p>
        </w:tc>
      </w:tr>
      <w:tr w:rsidR="00A12BA3" w:rsidRPr="0030433B" w14:paraId="7AB9681F" w14:textId="77777777" w:rsidTr="000E4E6D">
        <w:trPr>
          <w:trHeight w:val="219"/>
        </w:trPr>
        <w:tc>
          <w:tcPr>
            <w:tcW w:w="1134" w:type="dxa"/>
            <w:tcMar>
              <w:top w:w="100" w:type="dxa"/>
              <w:left w:w="100" w:type="dxa"/>
              <w:bottom w:w="100" w:type="dxa"/>
              <w:right w:w="100" w:type="dxa"/>
            </w:tcMar>
          </w:tcPr>
          <w:p w14:paraId="26BF5180" w14:textId="5360DCB3" w:rsidR="00A12BA3" w:rsidRPr="0030433B" w:rsidRDefault="00A12BA3" w:rsidP="00A12BA3">
            <w:pPr>
              <w:pStyle w:val="NormalWeb"/>
              <w:spacing w:before="0" w:beforeAutospacing="0" w:after="0" w:afterAutospacing="0"/>
              <w:rPr>
                <w:rFonts w:ascii="Arial" w:hAnsi="Arial" w:cs="Arial"/>
                <w:color w:val="000000"/>
                <w:sz w:val="18"/>
                <w:szCs w:val="18"/>
              </w:rPr>
            </w:pPr>
            <w:del w:id="403" w:author="Christian Michelsen" w:date="2021-11-16T15:10:00Z">
              <w:r w:rsidRPr="0030433B" w:rsidDel="008C79F2">
                <w:rPr>
                  <w:rFonts w:ascii="Arial" w:hAnsi="Arial" w:cs="Arial"/>
                  <w:color w:val="000000"/>
                  <w:sz w:val="18"/>
                  <w:szCs w:val="18"/>
                </w:rPr>
                <w:delText>LR</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04" w:author="Christian Michelsen" w:date="2021-11-16T15:10:00Z">
              <w:r>
                <w:rPr>
                  <w:rFonts w:ascii="Arial" w:hAnsi="Arial" w:cs="Arial"/>
                  <w:color w:val="000000"/>
                  <w:sz w:val="18"/>
                  <w:szCs w:val="18"/>
                </w:rPr>
                <w:t>LR10</w:t>
              </w:r>
            </w:ins>
          </w:p>
        </w:tc>
        <w:tc>
          <w:tcPr>
            <w:tcW w:w="567" w:type="dxa"/>
            <w:shd w:val="clear" w:color="auto" w:fill="auto"/>
            <w:tcMar>
              <w:top w:w="100" w:type="dxa"/>
              <w:left w:w="100" w:type="dxa"/>
              <w:bottom w:w="100" w:type="dxa"/>
              <w:right w:w="100" w:type="dxa"/>
            </w:tcMar>
          </w:tcPr>
          <w:p w14:paraId="14A6581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4C8F4EB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30CB97D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0D8C4F3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5AC801D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45FA8D0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3801718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A6C368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73.4%</w:t>
            </w:r>
          </w:p>
        </w:tc>
        <w:tc>
          <w:tcPr>
            <w:tcW w:w="1003" w:type="dxa"/>
            <w:shd w:val="clear" w:color="auto" w:fill="auto"/>
            <w:tcMar>
              <w:top w:w="100" w:type="dxa"/>
              <w:left w:w="100" w:type="dxa"/>
              <w:bottom w:w="100" w:type="dxa"/>
              <w:right w:w="100" w:type="dxa"/>
            </w:tcMar>
          </w:tcPr>
          <w:p w14:paraId="1474E2FD"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334C6BF" w14:textId="5D8204A6"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5" w:author="Christian Michelsen" w:date="2021-11-16T15:11:00Z">
              <w:r>
                <w:rPr>
                  <w:rFonts w:ascii="Arial" w:hAnsi="Arial" w:cs="Arial"/>
                  <w:color w:val="000000"/>
                  <w:sz w:val="18"/>
                  <w:szCs w:val="18"/>
                </w:rPr>
                <w:t>11.8%</w:t>
              </w:r>
            </w:ins>
          </w:p>
        </w:tc>
      </w:tr>
      <w:tr w:rsidR="00A12BA3" w:rsidRPr="0030433B" w14:paraId="57143071" w14:textId="77777777" w:rsidTr="000E4E6D">
        <w:trPr>
          <w:trHeight w:val="219"/>
        </w:trPr>
        <w:tc>
          <w:tcPr>
            <w:tcW w:w="1134" w:type="dxa"/>
            <w:tcMar>
              <w:top w:w="100" w:type="dxa"/>
              <w:left w:w="100" w:type="dxa"/>
              <w:bottom w:w="100" w:type="dxa"/>
              <w:right w:w="100" w:type="dxa"/>
            </w:tcMar>
          </w:tcPr>
          <w:p w14:paraId="35DC6C31"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642F6240"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106</w:t>
            </w:r>
          </w:p>
        </w:tc>
        <w:tc>
          <w:tcPr>
            <w:tcW w:w="627" w:type="dxa"/>
            <w:shd w:val="clear" w:color="auto" w:fill="F2DBDB" w:themeFill="accent2" w:themeFillTint="33"/>
            <w:tcMar>
              <w:top w:w="100" w:type="dxa"/>
              <w:left w:w="100" w:type="dxa"/>
              <w:bottom w:w="100" w:type="dxa"/>
              <w:right w:w="100" w:type="dxa"/>
            </w:tcMar>
          </w:tcPr>
          <w:p w14:paraId="08D911E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872</w:t>
            </w:r>
          </w:p>
        </w:tc>
        <w:tc>
          <w:tcPr>
            <w:tcW w:w="644" w:type="dxa"/>
            <w:shd w:val="clear" w:color="auto" w:fill="auto"/>
            <w:tcMar>
              <w:top w:w="100" w:type="dxa"/>
              <w:left w:w="100" w:type="dxa"/>
              <w:bottom w:w="100" w:type="dxa"/>
              <w:right w:w="100" w:type="dxa"/>
            </w:tcMar>
          </w:tcPr>
          <w:p w14:paraId="0A90D74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76</w:t>
            </w:r>
          </w:p>
        </w:tc>
        <w:tc>
          <w:tcPr>
            <w:tcW w:w="792" w:type="dxa"/>
            <w:shd w:val="clear" w:color="auto" w:fill="F2DBDB" w:themeFill="accent2" w:themeFillTint="33"/>
            <w:tcMar>
              <w:top w:w="100" w:type="dxa"/>
              <w:left w:w="100" w:type="dxa"/>
              <w:bottom w:w="100" w:type="dxa"/>
              <w:right w:w="100" w:type="dxa"/>
            </w:tcMar>
          </w:tcPr>
          <w:p w14:paraId="719EE0FB"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2859</w:t>
            </w:r>
          </w:p>
        </w:tc>
        <w:tc>
          <w:tcPr>
            <w:tcW w:w="893" w:type="dxa"/>
            <w:shd w:val="clear" w:color="auto" w:fill="auto"/>
            <w:tcMar>
              <w:top w:w="100" w:type="dxa"/>
              <w:left w:w="100" w:type="dxa"/>
              <w:bottom w:w="100" w:type="dxa"/>
              <w:right w:w="100" w:type="dxa"/>
            </w:tcMar>
          </w:tcPr>
          <w:p w14:paraId="7729ED8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58.2%</w:t>
            </w:r>
          </w:p>
        </w:tc>
        <w:tc>
          <w:tcPr>
            <w:tcW w:w="893" w:type="dxa"/>
            <w:shd w:val="clear" w:color="auto" w:fill="auto"/>
            <w:tcMar>
              <w:top w:w="100" w:type="dxa"/>
              <w:left w:w="100" w:type="dxa"/>
              <w:bottom w:w="100" w:type="dxa"/>
              <w:right w:w="100" w:type="dxa"/>
            </w:tcMar>
          </w:tcPr>
          <w:p w14:paraId="1E892C2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10.8%</w:t>
            </w:r>
          </w:p>
        </w:tc>
        <w:tc>
          <w:tcPr>
            <w:tcW w:w="893" w:type="dxa"/>
            <w:shd w:val="clear" w:color="auto" w:fill="auto"/>
            <w:tcMar>
              <w:top w:w="100" w:type="dxa"/>
              <w:left w:w="100" w:type="dxa"/>
              <w:bottom w:w="100" w:type="dxa"/>
              <w:right w:w="100" w:type="dxa"/>
            </w:tcMar>
          </w:tcPr>
          <w:p w14:paraId="0F6EC5B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17.0%</w:t>
            </w:r>
          </w:p>
        </w:tc>
        <w:tc>
          <w:tcPr>
            <w:tcW w:w="1021" w:type="dxa"/>
            <w:shd w:val="clear" w:color="auto" w:fill="auto"/>
            <w:tcMar>
              <w:top w:w="100" w:type="dxa"/>
              <w:left w:w="100" w:type="dxa"/>
              <w:bottom w:w="100" w:type="dxa"/>
              <w:right w:w="100" w:type="dxa"/>
            </w:tcMar>
          </w:tcPr>
          <w:p w14:paraId="27A4654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8CF616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76D7FD0F" w14:textId="5FF93B54"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6" w:author="Christian Michelsen" w:date="2021-11-16T15:11:00Z">
              <w:r>
                <w:rPr>
                  <w:rFonts w:ascii="Arial" w:hAnsi="Arial" w:cs="Arial"/>
                  <w:color w:val="000000"/>
                  <w:sz w:val="18"/>
                  <w:szCs w:val="18"/>
                </w:rPr>
                <w:t>11.8%</w:t>
              </w:r>
            </w:ins>
          </w:p>
        </w:tc>
      </w:tr>
      <w:tr w:rsidR="00A12BA3" w:rsidRPr="0030433B" w14:paraId="43C4D740"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C9352F7"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7AE2A77E"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94</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64407DD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824</w:t>
            </w:r>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
          <w:p w14:paraId="19287EB2"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88</w:t>
            </w:r>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
          <w:p w14:paraId="4191211F"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2907</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77B06D69"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51.6%</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625C77"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
          <w:p w14:paraId="46821CD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14.7%</w:t>
            </w:r>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
          <w:p w14:paraId="089A501C"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2300056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52DB57D1" w14:textId="7765FC59"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07" w:author="Christian Michelsen" w:date="2021-11-16T15:11:00Z">
              <w:r>
                <w:rPr>
                  <w:rFonts w:ascii="Arial" w:hAnsi="Arial" w:cs="Arial"/>
                  <w:color w:val="000000"/>
                  <w:sz w:val="18"/>
                  <w:szCs w:val="18"/>
                </w:rPr>
                <w:t>0.7%</w:t>
              </w:r>
            </w:ins>
          </w:p>
        </w:tc>
      </w:tr>
      <w:tr w:rsidR="00A12BA3" w:rsidRPr="0030433B" w14:paraId="5791FA94" w14:textId="77777777" w:rsidTr="000E4E6D">
        <w:trPr>
          <w:trHeight w:val="219"/>
        </w:trPr>
        <w:tc>
          <w:tcPr>
            <w:tcW w:w="1134" w:type="dxa"/>
            <w:tcBorders>
              <w:top w:val="single" w:sz="4" w:space="0" w:color="auto"/>
              <w:bottom w:val="single" w:sz="4" w:space="0" w:color="auto"/>
            </w:tcBorders>
            <w:tcMar>
              <w:top w:w="100" w:type="dxa"/>
              <w:left w:w="100" w:type="dxa"/>
              <w:bottom w:w="100" w:type="dxa"/>
              <w:right w:w="100" w:type="dxa"/>
            </w:tcMar>
          </w:tcPr>
          <w:p w14:paraId="7182826C" w14:textId="77777777" w:rsidR="00A12BA3" w:rsidRPr="0030433B" w:rsidRDefault="00A12BA3" w:rsidP="00A12BA3">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PPF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6D250B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
          <w:p w14:paraId="3D6F2A1D"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
          <w:p w14:paraId="6CAF65C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FDFD1C5"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687F23A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708749C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11274E0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
          <w:p w14:paraId="2BE88B67"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1338BEB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
          <w:p w14:paraId="02FA4E1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p>
        </w:tc>
      </w:tr>
      <w:tr w:rsidR="00A12BA3" w:rsidRPr="0030433B" w14:paraId="4643A591" w14:textId="77777777" w:rsidTr="000E4E6D">
        <w:trPr>
          <w:trHeight w:val="219"/>
        </w:trPr>
        <w:tc>
          <w:tcPr>
            <w:tcW w:w="1134" w:type="dxa"/>
            <w:tcBorders>
              <w:top w:val="single" w:sz="4" w:space="0" w:color="auto"/>
            </w:tcBorders>
            <w:tcMar>
              <w:top w:w="100" w:type="dxa"/>
              <w:left w:w="100" w:type="dxa"/>
              <w:bottom w:w="100" w:type="dxa"/>
              <w:right w:w="100" w:type="dxa"/>
            </w:tcMar>
          </w:tcPr>
          <w:p w14:paraId="1646EB25" w14:textId="1BF03718" w:rsidR="00A12BA3" w:rsidRPr="0030433B" w:rsidRDefault="00A12BA3" w:rsidP="00A12BA3">
            <w:pPr>
              <w:pStyle w:val="NormalWeb"/>
              <w:spacing w:before="0" w:beforeAutospacing="0" w:after="0" w:afterAutospacing="0"/>
              <w:rPr>
                <w:rFonts w:ascii="Arial" w:hAnsi="Arial" w:cs="Arial"/>
                <w:color w:val="000000"/>
                <w:sz w:val="18"/>
                <w:szCs w:val="18"/>
              </w:rPr>
            </w:pPr>
            <w:del w:id="408" w:author="Christian Michelsen" w:date="2021-11-16T15:08:00Z">
              <w:r w:rsidRPr="0030433B" w:rsidDel="00FD3F9F">
                <w:rPr>
                  <w:rFonts w:ascii="Arial" w:hAnsi="Arial" w:cs="Arial"/>
                  <w:color w:val="000000"/>
                  <w:sz w:val="18"/>
                  <w:szCs w:val="18"/>
                </w:rPr>
                <w:delText>ML</w:delText>
              </w:r>
              <w:r w:rsidDel="00FD3F9F">
                <w:rPr>
                  <w:rFonts w:ascii="Arial" w:hAnsi="Arial" w:cs="Arial"/>
                  <w:color w:val="000000"/>
                  <w:sz w:val="18"/>
                  <w:szCs w:val="18"/>
                </w:rPr>
                <w:delText>_all</w:delText>
              </w:r>
            </w:del>
            <w:ins w:id="409" w:author="Christian Michelsen" w:date="2021-11-16T15:08: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39B799B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126</w:t>
            </w:r>
          </w:p>
        </w:tc>
        <w:tc>
          <w:tcPr>
            <w:tcW w:w="627" w:type="dxa"/>
            <w:tcBorders>
              <w:top w:val="single" w:sz="4" w:space="0" w:color="auto"/>
            </w:tcBorders>
            <w:shd w:val="clear" w:color="auto" w:fill="auto"/>
            <w:tcMar>
              <w:top w:w="100" w:type="dxa"/>
              <w:left w:w="100" w:type="dxa"/>
              <w:bottom w:w="100" w:type="dxa"/>
              <w:right w:w="100" w:type="dxa"/>
            </w:tcMar>
          </w:tcPr>
          <w:p w14:paraId="5391194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1047</w:t>
            </w:r>
          </w:p>
        </w:tc>
        <w:tc>
          <w:tcPr>
            <w:tcW w:w="644" w:type="dxa"/>
            <w:tcBorders>
              <w:top w:val="single" w:sz="4" w:space="0" w:color="auto"/>
            </w:tcBorders>
            <w:shd w:val="clear" w:color="auto" w:fill="EAF1DD" w:themeFill="accent3" w:themeFillTint="33"/>
            <w:tcMar>
              <w:top w:w="100" w:type="dxa"/>
              <w:left w:w="100" w:type="dxa"/>
              <w:bottom w:w="100" w:type="dxa"/>
              <w:right w:w="100" w:type="dxa"/>
            </w:tcMar>
          </w:tcPr>
          <w:p w14:paraId="0083DF8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56</w:t>
            </w:r>
          </w:p>
        </w:tc>
        <w:tc>
          <w:tcPr>
            <w:tcW w:w="792" w:type="dxa"/>
            <w:tcBorders>
              <w:top w:val="single" w:sz="4" w:space="0" w:color="auto"/>
            </w:tcBorders>
            <w:shd w:val="clear" w:color="auto" w:fill="EAF1DD" w:themeFill="accent3" w:themeFillTint="33"/>
            <w:tcMar>
              <w:top w:w="100" w:type="dxa"/>
              <w:left w:w="100" w:type="dxa"/>
              <w:bottom w:w="100" w:type="dxa"/>
              <w:right w:w="100" w:type="dxa"/>
            </w:tcMar>
          </w:tcPr>
          <w:p w14:paraId="5E225DD5"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2684</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776ABE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69.2%</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4EAD244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10.7%</w:t>
            </w:r>
          </w:p>
        </w:tc>
        <w:tc>
          <w:tcPr>
            <w:tcW w:w="893" w:type="dxa"/>
            <w:tcBorders>
              <w:top w:val="single" w:sz="4" w:space="0" w:color="auto"/>
            </w:tcBorders>
            <w:shd w:val="clear" w:color="auto" w:fill="EAF1DD" w:themeFill="accent3" w:themeFillTint="33"/>
            <w:tcMar>
              <w:top w:w="100" w:type="dxa"/>
              <w:left w:w="100" w:type="dxa"/>
              <w:bottom w:w="100" w:type="dxa"/>
              <w:right w:w="100" w:type="dxa"/>
            </w:tcMar>
          </w:tcPr>
          <w:p w14:paraId="635527C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18.9%</w:t>
            </w:r>
          </w:p>
        </w:tc>
        <w:tc>
          <w:tcPr>
            <w:tcW w:w="1021" w:type="dxa"/>
            <w:tcBorders>
              <w:top w:val="single" w:sz="4" w:space="0" w:color="auto"/>
            </w:tcBorders>
            <w:shd w:val="clear" w:color="auto" w:fill="EAF1DD" w:themeFill="accent3" w:themeFillTint="33"/>
            <w:tcMar>
              <w:top w:w="100" w:type="dxa"/>
              <w:left w:w="100" w:type="dxa"/>
              <w:bottom w:w="100" w:type="dxa"/>
              <w:right w:w="100" w:type="dxa"/>
            </w:tcMar>
          </w:tcPr>
          <w:p w14:paraId="54E31C4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76.3%</w:t>
            </w:r>
          </w:p>
        </w:tc>
        <w:tc>
          <w:tcPr>
            <w:tcW w:w="1003" w:type="dxa"/>
            <w:tcBorders>
              <w:top w:val="single" w:sz="4" w:space="0" w:color="auto"/>
            </w:tcBorders>
            <w:shd w:val="clear" w:color="auto" w:fill="auto"/>
            <w:tcMar>
              <w:top w:w="100" w:type="dxa"/>
              <w:left w:w="100" w:type="dxa"/>
              <w:bottom w:w="100" w:type="dxa"/>
              <w:right w:w="100" w:type="dxa"/>
            </w:tcMar>
          </w:tcPr>
          <w:p w14:paraId="27C0079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tcBorders>
              <w:top w:val="single" w:sz="4" w:space="0" w:color="auto"/>
            </w:tcBorders>
            <w:shd w:val="clear" w:color="auto" w:fill="auto"/>
            <w:tcMar>
              <w:top w:w="100" w:type="dxa"/>
              <w:left w:w="100" w:type="dxa"/>
              <w:bottom w:w="100" w:type="dxa"/>
              <w:right w:w="100" w:type="dxa"/>
            </w:tcMar>
          </w:tcPr>
          <w:p w14:paraId="0CEEF542" w14:textId="1E8EE5AF"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0" w:author="Christian Michelsen" w:date="2021-11-16T15:11:00Z">
              <w:r>
                <w:rPr>
                  <w:rFonts w:ascii="Arial" w:hAnsi="Arial" w:cs="Arial"/>
                  <w:color w:val="000000"/>
                  <w:sz w:val="18"/>
                  <w:szCs w:val="18"/>
                </w:rPr>
                <w:t>-</w:t>
              </w:r>
            </w:ins>
          </w:p>
        </w:tc>
      </w:tr>
      <w:tr w:rsidR="00A12BA3" w:rsidRPr="0030433B" w14:paraId="5697EC43" w14:textId="77777777" w:rsidTr="000E4E6D">
        <w:trPr>
          <w:trHeight w:val="219"/>
        </w:trPr>
        <w:tc>
          <w:tcPr>
            <w:tcW w:w="1134" w:type="dxa"/>
            <w:tcMar>
              <w:top w:w="100" w:type="dxa"/>
              <w:left w:w="100" w:type="dxa"/>
              <w:bottom w:w="100" w:type="dxa"/>
              <w:right w:w="100" w:type="dxa"/>
            </w:tcMar>
          </w:tcPr>
          <w:p w14:paraId="2C33752F" w14:textId="75AF0DAC" w:rsidR="00A12BA3" w:rsidRPr="0030433B" w:rsidRDefault="00A12BA3" w:rsidP="00A12BA3">
            <w:pPr>
              <w:pStyle w:val="NormalWeb"/>
              <w:spacing w:before="0" w:beforeAutospacing="0" w:after="0" w:afterAutospacing="0"/>
              <w:rPr>
                <w:rFonts w:ascii="Arial" w:hAnsi="Arial" w:cs="Arial"/>
                <w:color w:val="000000"/>
                <w:sz w:val="18"/>
                <w:szCs w:val="18"/>
              </w:rPr>
            </w:pPr>
            <w:del w:id="411" w:author="Christian Michelsen" w:date="2021-11-16T15:08:00Z">
              <w:r w:rsidRPr="0030433B" w:rsidDel="00FD3F9F">
                <w:rPr>
                  <w:rFonts w:ascii="Arial" w:hAnsi="Arial" w:cs="Arial"/>
                  <w:color w:val="000000"/>
                  <w:sz w:val="18"/>
                  <w:szCs w:val="18"/>
                </w:rPr>
                <w:delText>LR</w:delText>
              </w:r>
              <w:r w:rsidDel="00FD3F9F">
                <w:rPr>
                  <w:rFonts w:ascii="Arial" w:hAnsi="Arial" w:cs="Arial"/>
                  <w:color w:val="000000"/>
                  <w:sz w:val="18"/>
                  <w:szCs w:val="18"/>
                </w:rPr>
                <w:delText>_all</w:delText>
              </w:r>
            </w:del>
            <w:ins w:id="412" w:author="Christian Michelsen" w:date="2021-11-16T15:08:00Z">
              <w:r>
                <w:rPr>
                  <w:rFonts w:ascii="Arial" w:hAnsi="Arial" w:cs="Arial"/>
                  <w:color w:val="000000"/>
                  <w:sz w:val="18"/>
                  <w:szCs w:val="18"/>
                </w:rPr>
                <w:t>LR33</w:t>
              </w:r>
            </w:ins>
          </w:p>
        </w:tc>
        <w:tc>
          <w:tcPr>
            <w:tcW w:w="567" w:type="dxa"/>
            <w:shd w:val="clear" w:color="auto" w:fill="auto"/>
            <w:tcMar>
              <w:top w:w="100" w:type="dxa"/>
              <w:left w:w="100" w:type="dxa"/>
              <w:bottom w:w="100" w:type="dxa"/>
              <w:right w:w="100" w:type="dxa"/>
            </w:tcMar>
          </w:tcPr>
          <w:p w14:paraId="4D2346D1"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120</w:t>
            </w:r>
          </w:p>
        </w:tc>
        <w:tc>
          <w:tcPr>
            <w:tcW w:w="627" w:type="dxa"/>
            <w:shd w:val="clear" w:color="auto" w:fill="auto"/>
            <w:tcMar>
              <w:top w:w="100" w:type="dxa"/>
              <w:left w:w="100" w:type="dxa"/>
              <w:bottom w:w="100" w:type="dxa"/>
              <w:right w:w="100" w:type="dxa"/>
            </w:tcMar>
          </w:tcPr>
          <w:p w14:paraId="5D60A95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1053</w:t>
            </w:r>
          </w:p>
        </w:tc>
        <w:tc>
          <w:tcPr>
            <w:tcW w:w="644" w:type="dxa"/>
            <w:shd w:val="clear" w:color="auto" w:fill="auto"/>
            <w:tcMar>
              <w:top w:w="100" w:type="dxa"/>
              <w:left w:w="100" w:type="dxa"/>
              <w:bottom w:w="100" w:type="dxa"/>
              <w:right w:w="100" w:type="dxa"/>
            </w:tcMar>
          </w:tcPr>
          <w:p w14:paraId="604DAAF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62</w:t>
            </w:r>
          </w:p>
        </w:tc>
        <w:tc>
          <w:tcPr>
            <w:tcW w:w="792" w:type="dxa"/>
            <w:shd w:val="clear" w:color="auto" w:fill="auto"/>
            <w:tcMar>
              <w:top w:w="100" w:type="dxa"/>
              <w:left w:w="100" w:type="dxa"/>
              <w:bottom w:w="100" w:type="dxa"/>
              <w:right w:w="100" w:type="dxa"/>
            </w:tcMar>
          </w:tcPr>
          <w:p w14:paraId="1EA5050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2678</w:t>
            </w:r>
          </w:p>
        </w:tc>
        <w:tc>
          <w:tcPr>
            <w:tcW w:w="893" w:type="dxa"/>
            <w:shd w:val="clear" w:color="auto" w:fill="auto"/>
            <w:tcMar>
              <w:top w:w="100" w:type="dxa"/>
              <w:left w:w="100" w:type="dxa"/>
              <w:bottom w:w="100" w:type="dxa"/>
              <w:right w:w="100" w:type="dxa"/>
            </w:tcMar>
          </w:tcPr>
          <w:p w14:paraId="3BBE869B"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65.9%</w:t>
            </w:r>
          </w:p>
        </w:tc>
        <w:tc>
          <w:tcPr>
            <w:tcW w:w="893" w:type="dxa"/>
            <w:shd w:val="clear" w:color="auto" w:fill="auto"/>
            <w:tcMar>
              <w:top w:w="100" w:type="dxa"/>
              <w:left w:w="100" w:type="dxa"/>
              <w:bottom w:w="100" w:type="dxa"/>
              <w:right w:w="100" w:type="dxa"/>
            </w:tcMar>
          </w:tcPr>
          <w:p w14:paraId="173EB07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10.2%</w:t>
            </w:r>
          </w:p>
        </w:tc>
        <w:tc>
          <w:tcPr>
            <w:tcW w:w="893" w:type="dxa"/>
            <w:shd w:val="clear" w:color="auto" w:fill="auto"/>
            <w:tcMar>
              <w:top w:w="100" w:type="dxa"/>
              <w:left w:w="100" w:type="dxa"/>
              <w:bottom w:w="100" w:type="dxa"/>
              <w:right w:w="100" w:type="dxa"/>
            </w:tcMar>
          </w:tcPr>
          <w:p w14:paraId="5B049BF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1021" w:type="dxa"/>
            <w:shd w:val="clear" w:color="auto" w:fill="auto"/>
            <w:tcMar>
              <w:top w:w="100" w:type="dxa"/>
              <w:left w:w="100" w:type="dxa"/>
              <w:bottom w:w="100" w:type="dxa"/>
              <w:right w:w="100" w:type="dxa"/>
            </w:tcMar>
          </w:tcPr>
          <w:p w14:paraId="5AE16C8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74.5%</w:t>
            </w:r>
          </w:p>
        </w:tc>
        <w:tc>
          <w:tcPr>
            <w:tcW w:w="1003" w:type="dxa"/>
            <w:shd w:val="clear" w:color="auto" w:fill="auto"/>
            <w:tcMar>
              <w:top w:w="100" w:type="dxa"/>
              <w:left w:w="100" w:type="dxa"/>
              <w:bottom w:w="100" w:type="dxa"/>
              <w:right w:w="100" w:type="dxa"/>
            </w:tcMar>
          </w:tcPr>
          <w:p w14:paraId="150CC67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15.7%</w:t>
            </w:r>
          </w:p>
        </w:tc>
        <w:tc>
          <w:tcPr>
            <w:tcW w:w="893" w:type="dxa"/>
            <w:shd w:val="clear" w:color="auto" w:fill="auto"/>
            <w:tcMar>
              <w:top w:w="100" w:type="dxa"/>
              <w:left w:w="100" w:type="dxa"/>
              <w:bottom w:w="100" w:type="dxa"/>
              <w:right w:w="100" w:type="dxa"/>
            </w:tcMar>
          </w:tcPr>
          <w:p w14:paraId="26278EA4" w14:textId="6B0E2E15"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3" w:author="Christian Michelsen" w:date="2021-11-16T15:11:00Z">
              <w:r>
                <w:rPr>
                  <w:rFonts w:ascii="Arial" w:hAnsi="Arial" w:cs="Arial"/>
                  <w:color w:val="000000"/>
                  <w:sz w:val="18"/>
                  <w:szCs w:val="18"/>
                </w:rPr>
                <w:t>25.2%</w:t>
              </w:r>
            </w:ins>
          </w:p>
        </w:tc>
      </w:tr>
      <w:tr w:rsidR="00A12BA3" w:rsidRPr="0030433B" w14:paraId="7B63613C" w14:textId="77777777" w:rsidTr="000E4E6D">
        <w:trPr>
          <w:trHeight w:val="219"/>
        </w:trPr>
        <w:tc>
          <w:tcPr>
            <w:tcW w:w="1134" w:type="dxa"/>
            <w:tcMar>
              <w:top w:w="100" w:type="dxa"/>
              <w:left w:w="100" w:type="dxa"/>
              <w:bottom w:w="100" w:type="dxa"/>
              <w:right w:w="100" w:type="dxa"/>
            </w:tcMar>
          </w:tcPr>
          <w:p w14:paraId="1D4FB982" w14:textId="63C827F7" w:rsidR="00A12BA3" w:rsidRPr="0030433B" w:rsidRDefault="00A12BA3" w:rsidP="00A12BA3">
            <w:pPr>
              <w:pStyle w:val="NormalWeb"/>
              <w:spacing w:before="0" w:beforeAutospacing="0" w:after="0" w:afterAutospacing="0"/>
              <w:rPr>
                <w:rFonts w:ascii="Arial" w:hAnsi="Arial" w:cs="Arial"/>
                <w:color w:val="000000"/>
                <w:sz w:val="18"/>
                <w:szCs w:val="18"/>
              </w:rPr>
            </w:pPr>
            <w:del w:id="414" w:author="Christian Michelsen" w:date="2021-11-16T15:09:00Z">
              <w:r w:rsidRPr="0030433B" w:rsidDel="008C79F2">
                <w:rPr>
                  <w:rFonts w:ascii="Arial" w:hAnsi="Arial" w:cs="Arial"/>
                  <w:color w:val="000000"/>
                  <w:sz w:val="18"/>
                  <w:szCs w:val="18"/>
                </w:rPr>
                <w:delText>ML</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15" w:author="Christian Michelsen" w:date="2021-11-16T15:09:00Z">
              <w:r>
                <w:rPr>
                  <w:rFonts w:ascii="Arial" w:hAnsi="Arial" w:cs="Arial"/>
                  <w:color w:val="000000"/>
                  <w:sz w:val="18"/>
                  <w:szCs w:val="18"/>
                </w:rPr>
                <w:t>ML10</w:t>
              </w:r>
            </w:ins>
          </w:p>
        </w:tc>
        <w:tc>
          <w:tcPr>
            <w:tcW w:w="567" w:type="dxa"/>
            <w:shd w:val="clear" w:color="auto" w:fill="auto"/>
            <w:tcMar>
              <w:top w:w="100" w:type="dxa"/>
              <w:left w:w="100" w:type="dxa"/>
              <w:bottom w:w="100" w:type="dxa"/>
              <w:right w:w="100" w:type="dxa"/>
            </w:tcMar>
          </w:tcPr>
          <w:p w14:paraId="168C6AAC"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124</w:t>
            </w:r>
          </w:p>
        </w:tc>
        <w:tc>
          <w:tcPr>
            <w:tcW w:w="627" w:type="dxa"/>
            <w:shd w:val="clear" w:color="auto" w:fill="auto"/>
            <w:tcMar>
              <w:top w:w="100" w:type="dxa"/>
              <w:left w:w="100" w:type="dxa"/>
              <w:bottom w:w="100" w:type="dxa"/>
              <w:right w:w="100" w:type="dxa"/>
            </w:tcMar>
          </w:tcPr>
          <w:p w14:paraId="23E5160A"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1049</w:t>
            </w:r>
          </w:p>
        </w:tc>
        <w:tc>
          <w:tcPr>
            <w:tcW w:w="644" w:type="dxa"/>
            <w:shd w:val="clear" w:color="auto" w:fill="auto"/>
            <w:tcMar>
              <w:top w:w="100" w:type="dxa"/>
              <w:left w:w="100" w:type="dxa"/>
              <w:bottom w:w="100" w:type="dxa"/>
              <w:right w:w="100" w:type="dxa"/>
            </w:tcMar>
          </w:tcPr>
          <w:p w14:paraId="268B310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58</w:t>
            </w:r>
          </w:p>
        </w:tc>
        <w:tc>
          <w:tcPr>
            <w:tcW w:w="792" w:type="dxa"/>
            <w:shd w:val="clear" w:color="auto" w:fill="auto"/>
            <w:tcMar>
              <w:top w:w="100" w:type="dxa"/>
              <w:left w:w="100" w:type="dxa"/>
              <w:bottom w:w="100" w:type="dxa"/>
              <w:right w:w="100" w:type="dxa"/>
            </w:tcMar>
          </w:tcPr>
          <w:p w14:paraId="44E4F0F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2682</w:t>
            </w:r>
          </w:p>
        </w:tc>
        <w:tc>
          <w:tcPr>
            <w:tcW w:w="893" w:type="dxa"/>
            <w:shd w:val="clear" w:color="auto" w:fill="auto"/>
            <w:tcMar>
              <w:top w:w="100" w:type="dxa"/>
              <w:left w:w="100" w:type="dxa"/>
              <w:bottom w:w="100" w:type="dxa"/>
              <w:right w:w="100" w:type="dxa"/>
            </w:tcMar>
          </w:tcPr>
          <w:p w14:paraId="1DFD5DF8"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68.1%</w:t>
            </w:r>
          </w:p>
        </w:tc>
        <w:tc>
          <w:tcPr>
            <w:tcW w:w="893" w:type="dxa"/>
            <w:shd w:val="clear" w:color="auto" w:fill="auto"/>
            <w:tcMar>
              <w:top w:w="100" w:type="dxa"/>
              <w:left w:w="100" w:type="dxa"/>
              <w:bottom w:w="100" w:type="dxa"/>
              <w:right w:w="100" w:type="dxa"/>
            </w:tcMar>
          </w:tcPr>
          <w:p w14:paraId="1C0AC0F2"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10.6%</w:t>
            </w:r>
          </w:p>
        </w:tc>
        <w:tc>
          <w:tcPr>
            <w:tcW w:w="893" w:type="dxa"/>
            <w:shd w:val="clear" w:color="auto" w:fill="auto"/>
            <w:tcMar>
              <w:top w:w="100" w:type="dxa"/>
              <w:left w:w="100" w:type="dxa"/>
              <w:bottom w:w="100" w:type="dxa"/>
              <w:right w:w="100" w:type="dxa"/>
            </w:tcMar>
          </w:tcPr>
          <w:p w14:paraId="6398D33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18.4%</w:t>
            </w:r>
          </w:p>
        </w:tc>
        <w:tc>
          <w:tcPr>
            <w:tcW w:w="1021" w:type="dxa"/>
            <w:shd w:val="clear" w:color="auto" w:fill="auto"/>
            <w:tcMar>
              <w:top w:w="100" w:type="dxa"/>
              <w:left w:w="100" w:type="dxa"/>
              <w:bottom w:w="100" w:type="dxa"/>
              <w:right w:w="100" w:type="dxa"/>
            </w:tcMar>
          </w:tcPr>
          <w:p w14:paraId="78EAB90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75.9%</w:t>
            </w:r>
          </w:p>
        </w:tc>
        <w:tc>
          <w:tcPr>
            <w:tcW w:w="1003" w:type="dxa"/>
            <w:shd w:val="clear" w:color="auto" w:fill="EAF1DD" w:themeFill="accent3" w:themeFillTint="33"/>
            <w:tcMar>
              <w:top w:w="100" w:type="dxa"/>
              <w:left w:w="100" w:type="dxa"/>
              <w:bottom w:w="100" w:type="dxa"/>
              <w:right w:w="100" w:type="dxa"/>
            </w:tcMar>
          </w:tcPr>
          <w:p w14:paraId="5FC8D3D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17.3%</w:t>
            </w:r>
          </w:p>
        </w:tc>
        <w:tc>
          <w:tcPr>
            <w:tcW w:w="893" w:type="dxa"/>
            <w:shd w:val="clear" w:color="auto" w:fill="auto"/>
            <w:tcMar>
              <w:top w:w="100" w:type="dxa"/>
              <w:left w:w="100" w:type="dxa"/>
              <w:bottom w:w="100" w:type="dxa"/>
              <w:right w:w="100" w:type="dxa"/>
            </w:tcMar>
          </w:tcPr>
          <w:p w14:paraId="36732BC8" w14:textId="1A0ACEB9"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6" w:author="Christian Michelsen" w:date="2021-11-16T15:11:00Z">
              <w:r>
                <w:rPr>
                  <w:rFonts w:ascii="Arial" w:hAnsi="Arial" w:cs="Arial"/>
                  <w:color w:val="000000"/>
                  <w:sz w:val="18"/>
                  <w:szCs w:val="18"/>
                </w:rPr>
                <w:t>40.8%</w:t>
              </w:r>
            </w:ins>
          </w:p>
        </w:tc>
      </w:tr>
      <w:tr w:rsidR="00A12BA3" w:rsidRPr="0030433B" w14:paraId="5C64EB32" w14:textId="77777777" w:rsidTr="000E4E6D">
        <w:trPr>
          <w:trHeight w:val="219"/>
        </w:trPr>
        <w:tc>
          <w:tcPr>
            <w:tcW w:w="1134" w:type="dxa"/>
            <w:tcMar>
              <w:top w:w="100" w:type="dxa"/>
              <w:left w:w="100" w:type="dxa"/>
              <w:bottom w:w="100" w:type="dxa"/>
              <w:right w:w="100" w:type="dxa"/>
            </w:tcMar>
          </w:tcPr>
          <w:p w14:paraId="2E9622E0" w14:textId="45FFA155" w:rsidR="00A12BA3" w:rsidRPr="0030433B" w:rsidRDefault="00A12BA3" w:rsidP="00A12BA3">
            <w:pPr>
              <w:pStyle w:val="NormalWeb"/>
              <w:spacing w:before="0" w:beforeAutospacing="0" w:after="0" w:afterAutospacing="0"/>
              <w:rPr>
                <w:rFonts w:ascii="Arial" w:hAnsi="Arial" w:cs="Arial"/>
                <w:color w:val="000000"/>
                <w:sz w:val="18"/>
                <w:szCs w:val="18"/>
              </w:rPr>
            </w:pPr>
            <w:del w:id="417" w:author="Christian Michelsen" w:date="2021-11-16T15:10:00Z">
              <w:r w:rsidRPr="0030433B" w:rsidDel="008C79F2">
                <w:rPr>
                  <w:rFonts w:ascii="Arial" w:hAnsi="Arial" w:cs="Arial"/>
                  <w:color w:val="000000"/>
                  <w:sz w:val="18"/>
                  <w:szCs w:val="18"/>
                </w:rPr>
                <w:delText>LR</w:delText>
              </w:r>
              <w:r w:rsidDel="008C79F2">
                <w:rPr>
                  <w:rFonts w:ascii="Arial" w:hAnsi="Arial" w:cs="Arial"/>
                  <w:color w:val="000000"/>
                  <w:sz w:val="18"/>
                  <w:szCs w:val="18"/>
                </w:rPr>
                <w:delText>_</w:delText>
              </w:r>
              <w:r w:rsidRPr="0030433B" w:rsidDel="008C79F2">
                <w:rPr>
                  <w:rFonts w:ascii="Arial" w:hAnsi="Arial" w:cs="Arial"/>
                  <w:color w:val="000000"/>
                  <w:sz w:val="18"/>
                  <w:szCs w:val="18"/>
                </w:rPr>
                <w:delText>10</w:delText>
              </w:r>
            </w:del>
            <w:ins w:id="418" w:author="Christian Michelsen" w:date="2021-11-16T15:10:00Z">
              <w:r>
                <w:rPr>
                  <w:rFonts w:ascii="Arial" w:hAnsi="Arial" w:cs="Arial"/>
                  <w:color w:val="000000"/>
                  <w:sz w:val="18"/>
                  <w:szCs w:val="18"/>
                </w:rPr>
                <w:t>LR10</w:t>
              </w:r>
            </w:ins>
          </w:p>
        </w:tc>
        <w:tc>
          <w:tcPr>
            <w:tcW w:w="567" w:type="dxa"/>
            <w:shd w:val="clear" w:color="auto" w:fill="auto"/>
            <w:tcMar>
              <w:top w:w="100" w:type="dxa"/>
              <w:left w:w="100" w:type="dxa"/>
              <w:bottom w:w="100" w:type="dxa"/>
              <w:right w:w="100" w:type="dxa"/>
            </w:tcMar>
          </w:tcPr>
          <w:p w14:paraId="50C4AA6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115</w:t>
            </w:r>
          </w:p>
        </w:tc>
        <w:tc>
          <w:tcPr>
            <w:tcW w:w="627" w:type="dxa"/>
            <w:shd w:val="clear" w:color="auto" w:fill="F2DBDB" w:themeFill="accent2" w:themeFillTint="33"/>
            <w:tcMar>
              <w:top w:w="100" w:type="dxa"/>
              <w:left w:w="100" w:type="dxa"/>
              <w:bottom w:w="100" w:type="dxa"/>
              <w:right w:w="100" w:type="dxa"/>
            </w:tcMar>
          </w:tcPr>
          <w:p w14:paraId="23C98EF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1058</w:t>
            </w:r>
          </w:p>
        </w:tc>
        <w:tc>
          <w:tcPr>
            <w:tcW w:w="644" w:type="dxa"/>
            <w:shd w:val="clear" w:color="auto" w:fill="auto"/>
            <w:tcMar>
              <w:top w:w="100" w:type="dxa"/>
              <w:left w:w="100" w:type="dxa"/>
              <w:bottom w:w="100" w:type="dxa"/>
              <w:right w:w="100" w:type="dxa"/>
            </w:tcMar>
          </w:tcPr>
          <w:p w14:paraId="067DEB3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67</w:t>
            </w:r>
          </w:p>
        </w:tc>
        <w:tc>
          <w:tcPr>
            <w:tcW w:w="792" w:type="dxa"/>
            <w:shd w:val="clear" w:color="auto" w:fill="auto"/>
            <w:tcMar>
              <w:top w:w="100" w:type="dxa"/>
              <w:left w:w="100" w:type="dxa"/>
              <w:bottom w:w="100" w:type="dxa"/>
              <w:right w:w="100" w:type="dxa"/>
            </w:tcMar>
          </w:tcPr>
          <w:p w14:paraId="27B4E516"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2673</w:t>
            </w:r>
          </w:p>
        </w:tc>
        <w:tc>
          <w:tcPr>
            <w:tcW w:w="893" w:type="dxa"/>
            <w:shd w:val="clear" w:color="auto" w:fill="auto"/>
            <w:tcMar>
              <w:top w:w="100" w:type="dxa"/>
              <w:left w:w="100" w:type="dxa"/>
              <w:bottom w:w="100" w:type="dxa"/>
              <w:right w:w="100" w:type="dxa"/>
            </w:tcMar>
          </w:tcPr>
          <w:p w14:paraId="61C5437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63.2%</w:t>
            </w:r>
          </w:p>
        </w:tc>
        <w:tc>
          <w:tcPr>
            <w:tcW w:w="893" w:type="dxa"/>
            <w:shd w:val="clear" w:color="auto" w:fill="auto"/>
            <w:tcMar>
              <w:top w:w="100" w:type="dxa"/>
              <w:left w:w="100" w:type="dxa"/>
              <w:bottom w:w="100" w:type="dxa"/>
              <w:right w:w="100" w:type="dxa"/>
            </w:tcMar>
          </w:tcPr>
          <w:p w14:paraId="67BB5C6A"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9.8%</w:t>
            </w:r>
          </w:p>
        </w:tc>
        <w:tc>
          <w:tcPr>
            <w:tcW w:w="893" w:type="dxa"/>
            <w:shd w:val="clear" w:color="auto" w:fill="auto"/>
            <w:tcMar>
              <w:top w:w="100" w:type="dxa"/>
              <w:left w:w="100" w:type="dxa"/>
              <w:bottom w:w="100" w:type="dxa"/>
              <w:right w:w="100" w:type="dxa"/>
            </w:tcMar>
          </w:tcPr>
          <w:p w14:paraId="19D5435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16.0%</w:t>
            </w:r>
          </w:p>
        </w:tc>
        <w:tc>
          <w:tcPr>
            <w:tcW w:w="1021" w:type="dxa"/>
            <w:shd w:val="clear" w:color="auto" w:fill="auto"/>
            <w:tcMar>
              <w:top w:w="100" w:type="dxa"/>
              <w:left w:w="100" w:type="dxa"/>
              <w:bottom w:w="100" w:type="dxa"/>
              <w:right w:w="100" w:type="dxa"/>
            </w:tcMar>
          </w:tcPr>
          <w:p w14:paraId="2584817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73.7%</w:t>
            </w:r>
          </w:p>
        </w:tc>
        <w:tc>
          <w:tcPr>
            <w:tcW w:w="1003" w:type="dxa"/>
            <w:shd w:val="clear" w:color="auto" w:fill="auto"/>
            <w:tcMar>
              <w:top w:w="100" w:type="dxa"/>
              <w:left w:w="100" w:type="dxa"/>
              <w:bottom w:w="100" w:type="dxa"/>
              <w:right w:w="100" w:type="dxa"/>
            </w:tcMar>
          </w:tcPr>
          <w:p w14:paraId="6766D864"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15.5%</w:t>
            </w:r>
          </w:p>
        </w:tc>
        <w:tc>
          <w:tcPr>
            <w:tcW w:w="893" w:type="dxa"/>
            <w:shd w:val="clear" w:color="auto" w:fill="auto"/>
            <w:tcMar>
              <w:top w:w="100" w:type="dxa"/>
              <w:left w:w="100" w:type="dxa"/>
              <w:bottom w:w="100" w:type="dxa"/>
              <w:right w:w="100" w:type="dxa"/>
            </w:tcMar>
          </w:tcPr>
          <w:p w14:paraId="6F885655" w14:textId="2BA942AF"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19" w:author="Christian Michelsen" w:date="2021-11-16T15:11:00Z">
              <w:r>
                <w:rPr>
                  <w:rFonts w:ascii="Arial" w:hAnsi="Arial" w:cs="Arial"/>
                  <w:color w:val="000000"/>
                  <w:sz w:val="18"/>
                  <w:szCs w:val="18"/>
                </w:rPr>
                <w:t>11.1%</w:t>
              </w:r>
            </w:ins>
          </w:p>
        </w:tc>
      </w:tr>
      <w:tr w:rsidR="00A12BA3" w:rsidRPr="0030433B" w14:paraId="550EC6EC" w14:textId="77777777" w:rsidTr="000E4E6D">
        <w:trPr>
          <w:trHeight w:val="219"/>
        </w:trPr>
        <w:tc>
          <w:tcPr>
            <w:tcW w:w="1134" w:type="dxa"/>
            <w:tcMar>
              <w:top w:w="100" w:type="dxa"/>
              <w:left w:w="100" w:type="dxa"/>
              <w:bottom w:w="100" w:type="dxa"/>
              <w:right w:w="100" w:type="dxa"/>
            </w:tcMar>
          </w:tcPr>
          <w:p w14:paraId="269FC1CB"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proofErr w:type="spellEnd"/>
          </w:p>
        </w:tc>
        <w:tc>
          <w:tcPr>
            <w:tcW w:w="567" w:type="dxa"/>
            <w:shd w:val="clear" w:color="auto" w:fill="auto"/>
            <w:tcMar>
              <w:top w:w="100" w:type="dxa"/>
              <w:left w:w="100" w:type="dxa"/>
              <w:bottom w:w="100" w:type="dxa"/>
              <w:right w:w="100" w:type="dxa"/>
            </w:tcMar>
          </w:tcPr>
          <w:p w14:paraId="59DA6069"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116</w:t>
            </w:r>
          </w:p>
        </w:tc>
        <w:tc>
          <w:tcPr>
            <w:tcW w:w="627" w:type="dxa"/>
            <w:shd w:val="clear" w:color="auto" w:fill="auto"/>
            <w:tcMar>
              <w:top w:w="100" w:type="dxa"/>
              <w:left w:w="100" w:type="dxa"/>
              <w:bottom w:w="100" w:type="dxa"/>
              <w:right w:w="100" w:type="dxa"/>
            </w:tcMar>
          </w:tcPr>
          <w:p w14:paraId="29B189EB"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1057</w:t>
            </w:r>
          </w:p>
        </w:tc>
        <w:tc>
          <w:tcPr>
            <w:tcW w:w="644" w:type="dxa"/>
            <w:shd w:val="clear" w:color="auto" w:fill="auto"/>
            <w:tcMar>
              <w:top w:w="100" w:type="dxa"/>
              <w:left w:w="100" w:type="dxa"/>
              <w:bottom w:w="100" w:type="dxa"/>
              <w:right w:w="100" w:type="dxa"/>
            </w:tcMar>
          </w:tcPr>
          <w:p w14:paraId="1B04B3D2"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66</w:t>
            </w:r>
          </w:p>
        </w:tc>
        <w:tc>
          <w:tcPr>
            <w:tcW w:w="792" w:type="dxa"/>
            <w:shd w:val="clear" w:color="auto" w:fill="auto"/>
            <w:tcMar>
              <w:top w:w="100" w:type="dxa"/>
              <w:left w:w="100" w:type="dxa"/>
              <w:bottom w:w="100" w:type="dxa"/>
              <w:right w:w="100" w:type="dxa"/>
            </w:tcMar>
          </w:tcPr>
          <w:p w14:paraId="1E7342A7"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2674</w:t>
            </w:r>
          </w:p>
        </w:tc>
        <w:tc>
          <w:tcPr>
            <w:tcW w:w="893" w:type="dxa"/>
            <w:shd w:val="clear" w:color="auto" w:fill="auto"/>
            <w:tcMar>
              <w:top w:w="100" w:type="dxa"/>
              <w:left w:w="100" w:type="dxa"/>
              <w:bottom w:w="100" w:type="dxa"/>
              <w:right w:w="100" w:type="dxa"/>
            </w:tcMar>
          </w:tcPr>
          <w:p w14:paraId="46D0BF75"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63.7%</w:t>
            </w:r>
          </w:p>
        </w:tc>
        <w:tc>
          <w:tcPr>
            <w:tcW w:w="893" w:type="dxa"/>
            <w:shd w:val="clear" w:color="auto" w:fill="auto"/>
            <w:tcMar>
              <w:top w:w="100" w:type="dxa"/>
              <w:left w:w="100" w:type="dxa"/>
              <w:bottom w:w="100" w:type="dxa"/>
              <w:right w:w="100" w:type="dxa"/>
            </w:tcMar>
          </w:tcPr>
          <w:p w14:paraId="514DCD96"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9.9%</w:t>
            </w:r>
          </w:p>
        </w:tc>
        <w:tc>
          <w:tcPr>
            <w:tcW w:w="893" w:type="dxa"/>
            <w:shd w:val="clear" w:color="auto" w:fill="auto"/>
            <w:tcMar>
              <w:top w:w="100" w:type="dxa"/>
              <w:left w:w="100" w:type="dxa"/>
              <w:bottom w:w="100" w:type="dxa"/>
              <w:right w:w="100" w:type="dxa"/>
            </w:tcMar>
          </w:tcPr>
          <w:p w14:paraId="30D4C46A"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16.3%</w:t>
            </w:r>
          </w:p>
        </w:tc>
        <w:tc>
          <w:tcPr>
            <w:tcW w:w="1021" w:type="dxa"/>
            <w:shd w:val="clear" w:color="auto" w:fill="auto"/>
            <w:tcMar>
              <w:top w:w="100" w:type="dxa"/>
              <w:left w:w="100" w:type="dxa"/>
              <w:bottom w:w="100" w:type="dxa"/>
              <w:right w:w="100" w:type="dxa"/>
            </w:tcMar>
          </w:tcPr>
          <w:p w14:paraId="6D7FF6F0"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72.3%</w:t>
            </w:r>
          </w:p>
        </w:tc>
        <w:tc>
          <w:tcPr>
            <w:tcW w:w="1003" w:type="dxa"/>
            <w:shd w:val="clear" w:color="auto" w:fill="auto"/>
            <w:tcMar>
              <w:top w:w="100" w:type="dxa"/>
              <w:left w:w="100" w:type="dxa"/>
              <w:bottom w:w="100" w:type="dxa"/>
              <w:right w:w="100" w:type="dxa"/>
            </w:tcMar>
          </w:tcPr>
          <w:p w14:paraId="61314C9F"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13.6%</w:t>
            </w:r>
          </w:p>
        </w:tc>
        <w:tc>
          <w:tcPr>
            <w:tcW w:w="893" w:type="dxa"/>
            <w:shd w:val="clear" w:color="auto" w:fill="auto"/>
            <w:tcMar>
              <w:top w:w="100" w:type="dxa"/>
              <w:left w:w="100" w:type="dxa"/>
              <w:bottom w:w="100" w:type="dxa"/>
              <w:right w:w="100" w:type="dxa"/>
            </w:tcMar>
          </w:tcPr>
          <w:p w14:paraId="3B555E48" w14:textId="17700540"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20" w:author="Christian Michelsen" w:date="2021-11-16T15:11:00Z">
              <w:r>
                <w:rPr>
                  <w:rFonts w:ascii="Arial" w:hAnsi="Arial" w:cs="Arial"/>
                  <w:color w:val="000000"/>
                  <w:sz w:val="18"/>
                  <w:szCs w:val="18"/>
                </w:rPr>
                <w:t>13.8%</w:t>
              </w:r>
            </w:ins>
          </w:p>
        </w:tc>
      </w:tr>
      <w:tr w:rsidR="00A12BA3" w:rsidRPr="0030433B" w14:paraId="2079F105" w14:textId="77777777" w:rsidTr="000E4E6D">
        <w:trPr>
          <w:trHeight w:val="219"/>
        </w:trPr>
        <w:tc>
          <w:tcPr>
            <w:tcW w:w="1134" w:type="dxa"/>
            <w:tcBorders>
              <w:bottom w:val="single" w:sz="4" w:space="0" w:color="auto"/>
            </w:tcBorders>
            <w:tcMar>
              <w:top w:w="100" w:type="dxa"/>
              <w:left w:w="100" w:type="dxa"/>
              <w:bottom w:w="100" w:type="dxa"/>
              <w:right w:w="100" w:type="dxa"/>
            </w:tcMar>
          </w:tcPr>
          <w:p w14:paraId="32F2329D" w14:textId="77777777" w:rsidR="00A12BA3" w:rsidRPr="0030433B" w:rsidRDefault="00A12BA3" w:rsidP="00A12BA3">
            <w:pPr>
              <w:pStyle w:val="NormalWeb"/>
              <w:spacing w:before="0" w:beforeAutospacing="0" w:after="0" w:afterAutospacing="0"/>
              <w:rPr>
                <w:rFonts w:ascii="Arial" w:hAnsi="Arial" w:cs="Arial"/>
                <w:color w:val="000000"/>
                <w:sz w:val="18"/>
                <w:szCs w:val="18"/>
              </w:rPr>
            </w:pPr>
            <w:proofErr w:type="spellStart"/>
            <w:r w:rsidRPr="0030433B">
              <w:rPr>
                <w:rFonts w:ascii="Arial" w:hAnsi="Arial" w:cs="Arial"/>
                <w:color w:val="000000"/>
                <w:sz w:val="18"/>
                <w:szCs w:val="18"/>
              </w:rPr>
              <w:t>Age</w:t>
            </w:r>
            <w:r>
              <w:rPr>
                <w:rFonts w:ascii="Arial" w:hAnsi="Arial" w:cs="Arial"/>
                <w:color w:val="000000"/>
                <w:sz w:val="18"/>
                <w:szCs w:val="18"/>
              </w:rPr>
              <w:t>_only</w:t>
            </w:r>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08C7393"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100</w:t>
            </w:r>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
          <w:p w14:paraId="773A8D44"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955</w:t>
            </w:r>
          </w:p>
        </w:tc>
        <w:tc>
          <w:tcPr>
            <w:tcW w:w="644" w:type="dxa"/>
            <w:tcBorders>
              <w:bottom w:val="single" w:sz="4" w:space="0" w:color="auto"/>
            </w:tcBorders>
            <w:shd w:val="clear" w:color="auto" w:fill="auto"/>
            <w:tcMar>
              <w:top w:w="100" w:type="dxa"/>
              <w:left w:w="100" w:type="dxa"/>
              <w:bottom w:w="100" w:type="dxa"/>
              <w:right w:w="100" w:type="dxa"/>
            </w:tcMar>
          </w:tcPr>
          <w:p w14:paraId="1C4A52C1"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82</w:t>
            </w:r>
          </w:p>
        </w:tc>
        <w:tc>
          <w:tcPr>
            <w:tcW w:w="792" w:type="dxa"/>
            <w:tcBorders>
              <w:bottom w:val="single" w:sz="4" w:space="0" w:color="auto"/>
            </w:tcBorders>
            <w:shd w:val="clear" w:color="auto" w:fill="auto"/>
            <w:tcMar>
              <w:top w:w="100" w:type="dxa"/>
              <w:left w:w="100" w:type="dxa"/>
              <w:bottom w:w="100" w:type="dxa"/>
              <w:right w:w="100" w:type="dxa"/>
            </w:tcMar>
          </w:tcPr>
          <w:p w14:paraId="6A558310" w14:textId="77777777" w:rsidR="00A12BA3" w:rsidRPr="004806F7" w:rsidRDefault="00A12BA3" w:rsidP="00A12BA3">
            <w:pPr>
              <w:pStyle w:val="NormalWeb"/>
              <w:spacing w:before="0" w:beforeAutospacing="0" w:after="0" w:afterAutospacing="0"/>
              <w:jc w:val="right"/>
              <w:rPr>
                <w:rFonts w:ascii="Arial" w:hAnsi="Arial" w:cs="Arial"/>
                <w:color w:val="000000"/>
                <w:sz w:val="18"/>
                <w:szCs w:val="18"/>
              </w:rPr>
            </w:pPr>
            <w:r w:rsidRPr="004806F7">
              <w:rPr>
                <w:rFonts w:ascii="Arial" w:hAnsi="Arial" w:cs="Arial"/>
                <w:color w:val="000000"/>
                <w:sz w:val="18"/>
                <w:szCs w:val="18"/>
              </w:rPr>
              <w:t>2776</w:t>
            </w:r>
          </w:p>
        </w:tc>
        <w:tc>
          <w:tcPr>
            <w:tcW w:w="893" w:type="dxa"/>
            <w:tcBorders>
              <w:bottom w:val="single" w:sz="4" w:space="0" w:color="auto"/>
            </w:tcBorders>
            <w:shd w:val="clear" w:color="auto" w:fill="auto"/>
            <w:tcMar>
              <w:top w:w="100" w:type="dxa"/>
              <w:left w:w="100" w:type="dxa"/>
              <w:bottom w:w="100" w:type="dxa"/>
              <w:right w:w="100" w:type="dxa"/>
            </w:tcMar>
          </w:tcPr>
          <w:p w14:paraId="6D91EB8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54.9%</w:t>
            </w:r>
          </w:p>
        </w:tc>
        <w:tc>
          <w:tcPr>
            <w:tcW w:w="893" w:type="dxa"/>
            <w:tcBorders>
              <w:bottom w:val="single" w:sz="4" w:space="0" w:color="auto"/>
            </w:tcBorders>
            <w:shd w:val="clear" w:color="auto" w:fill="auto"/>
            <w:tcMar>
              <w:top w:w="100" w:type="dxa"/>
              <w:left w:w="100" w:type="dxa"/>
              <w:bottom w:w="100" w:type="dxa"/>
              <w:right w:w="100" w:type="dxa"/>
            </w:tcMar>
          </w:tcPr>
          <w:p w14:paraId="12069243"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9.5%</w:t>
            </w:r>
          </w:p>
        </w:tc>
        <w:tc>
          <w:tcPr>
            <w:tcW w:w="893" w:type="dxa"/>
            <w:tcBorders>
              <w:bottom w:val="single" w:sz="4" w:space="0" w:color="auto"/>
            </w:tcBorders>
            <w:shd w:val="clear" w:color="auto" w:fill="auto"/>
            <w:tcMar>
              <w:top w:w="100" w:type="dxa"/>
              <w:left w:w="100" w:type="dxa"/>
              <w:bottom w:w="100" w:type="dxa"/>
              <w:right w:w="100" w:type="dxa"/>
            </w:tcMar>
          </w:tcPr>
          <w:p w14:paraId="2125C89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13.9%</w:t>
            </w:r>
          </w:p>
        </w:tc>
        <w:tc>
          <w:tcPr>
            <w:tcW w:w="1021" w:type="dxa"/>
            <w:tcBorders>
              <w:bottom w:val="single" w:sz="4" w:space="0" w:color="auto"/>
            </w:tcBorders>
            <w:shd w:val="clear" w:color="auto" w:fill="auto"/>
            <w:tcMar>
              <w:top w:w="100" w:type="dxa"/>
              <w:left w:w="100" w:type="dxa"/>
              <w:bottom w:w="100" w:type="dxa"/>
              <w:right w:w="100" w:type="dxa"/>
            </w:tcMar>
          </w:tcPr>
          <w:p w14:paraId="418C2D4E"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69.7%</w:t>
            </w:r>
          </w:p>
        </w:tc>
        <w:tc>
          <w:tcPr>
            <w:tcW w:w="1003" w:type="dxa"/>
            <w:tcBorders>
              <w:bottom w:val="single" w:sz="4" w:space="0" w:color="auto"/>
            </w:tcBorders>
            <w:shd w:val="clear" w:color="auto" w:fill="auto"/>
            <w:tcMar>
              <w:top w:w="100" w:type="dxa"/>
              <w:left w:w="100" w:type="dxa"/>
              <w:bottom w:w="100" w:type="dxa"/>
              <w:right w:w="100" w:type="dxa"/>
            </w:tcMar>
          </w:tcPr>
          <w:p w14:paraId="39B2DFE1" w14:textId="77777777" w:rsidR="00A12BA3" w:rsidRPr="0030433B" w:rsidRDefault="00A12BA3" w:rsidP="00A12BA3">
            <w:pPr>
              <w:pStyle w:val="NormalWeb"/>
              <w:spacing w:before="0" w:beforeAutospacing="0" w:after="0" w:afterAutospacing="0"/>
              <w:jc w:val="right"/>
              <w:rPr>
                <w:rFonts w:ascii="Arial" w:hAnsi="Arial" w:cs="Arial"/>
                <w:color w:val="000000"/>
                <w:sz w:val="18"/>
                <w:szCs w:val="18"/>
              </w:rPr>
            </w:pPr>
            <w:r>
              <w:rPr>
                <w:rFonts w:ascii="Arial" w:hAnsi="Arial" w:cs="Arial"/>
                <w:color w:val="000000"/>
                <w:sz w:val="18"/>
                <w:szCs w:val="18"/>
              </w:rPr>
              <w:t>12.2%</w:t>
            </w:r>
          </w:p>
        </w:tc>
        <w:tc>
          <w:tcPr>
            <w:tcW w:w="893" w:type="dxa"/>
            <w:tcBorders>
              <w:bottom w:val="single" w:sz="4" w:space="0" w:color="auto"/>
            </w:tcBorders>
            <w:shd w:val="clear" w:color="auto" w:fill="auto"/>
            <w:tcMar>
              <w:top w:w="100" w:type="dxa"/>
              <w:left w:w="100" w:type="dxa"/>
              <w:bottom w:w="100" w:type="dxa"/>
              <w:right w:w="100" w:type="dxa"/>
            </w:tcMar>
          </w:tcPr>
          <w:p w14:paraId="1E438CB6" w14:textId="3F861B47" w:rsidR="00A12BA3" w:rsidRPr="0030433B" w:rsidRDefault="00A12BA3" w:rsidP="00A12BA3">
            <w:pPr>
              <w:pStyle w:val="NormalWeb"/>
              <w:spacing w:before="0" w:beforeAutospacing="0" w:after="0" w:afterAutospacing="0"/>
              <w:jc w:val="right"/>
              <w:rPr>
                <w:rFonts w:ascii="Arial" w:hAnsi="Arial" w:cs="Arial"/>
                <w:color w:val="000000"/>
                <w:sz w:val="18"/>
                <w:szCs w:val="18"/>
              </w:rPr>
            </w:pPr>
            <w:ins w:id="421" w:author="Christian Michelsen" w:date="2021-11-16T15:11:00Z">
              <w:r>
                <w:rPr>
                  <w:rFonts w:ascii="Arial" w:hAnsi="Arial" w:cs="Arial"/>
                  <w:color w:val="000000"/>
                  <w:sz w:val="18"/>
                  <w:szCs w:val="18"/>
                </w:rPr>
                <w:t>0.2%</w:t>
              </w:r>
            </w:ins>
          </w:p>
        </w:tc>
      </w:tr>
      <w:tr w:rsidR="000E4E6D" w:rsidRPr="0030433B" w14:paraId="4541DD33" w14:textId="77777777" w:rsidTr="000E4E6D">
        <w:trPr>
          <w:trHeight w:val="219"/>
        </w:trPr>
        <w:tc>
          <w:tcPr>
            <w:tcW w:w="9360" w:type="dxa"/>
            <w:gridSpan w:val="11"/>
            <w:tcBorders>
              <w:top w:val="single" w:sz="4" w:space="0" w:color="auto"/>
            </w:tcBorders>
            <w:tcMar>
              <w:top w:w="100" w:type="dxa"/>
              <w:left w:w="100" w:type="dxa"/>
              <w:bottom w:w="100" w:type="dxa"/>
              <w:right w:w="100" w:type="dxa"/>
            </w:tcMar>
          </w:tcPr>
          <w:p w14:paraId="01200A90" w14:textId="77777777" w:rsidR="000E4E6D" w:rsidRPr="0030433B" w:rsidRDefault="000E4E6D" w:rsidP="000E4E6D">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 xml:space="preserve">PPF: positive prediction fraction </w:t>
            </w:r>
            <w:r w:rsidRPr="0030433B">
              <w:rPr>
                <w:rFonts w:ascii="Arial" w:hAnsi="Arial" w:cs="Arial"/>
                <w:color w:val="000000"/>
                <w:sz w:val="18"/>
                <w:szCs w:val="18"/>
              </w:rPr>
              <w:t xml:space="preserve">TP: true positives FP: false positives FN: false negatives TN: true negatives TPR: true positive rate PPV: positive predictive value MCC: Matthews correlation coefficient AURC: area under the ROC </w:t>
            </w:r>
            <w:proofErr w:type="gramStart"/>
            <w:r w:rsidRPr="0030433B">
              <w:rPr>
                <w:rFonts w:ascii="Arial" w:hAnsi="Arial" w:cs="Arial"/>
                <w:color w:val="000000"/>
                <w:sz w:val="18"/>
                <w:szCs w:val="18"/>
              </w:rPr>
              <w:t>curve  AUPRC</w:t>
            </w:r>
            <w:proofErr w:type="gramEnd"/>
            <w:r w:rsidRPr="0030433B">
              <w:rPr>
                <w:rFonts w:ascii="Arial" w:hAnsi="Arial" w:cs="Arial"/>
                <w:color w:val="000000"/>
                <w:sz w:val="18"/>
                <w:szCs w:val="18"/>
              </w:rPr>
              <w:t>: area under the precision recall curve P(TPR): probability that the model performs better than the ML model relative to TPR. Green/red colors indicates the model with the best/worst performance given that specific metric </w:t>
            </w:r>
          </w:p>
        </w:tc>
      </w:tr>
    </w:tbl>
    <w:p w14:paraId="4237FE4C" w14:textId="3E72DCBF" w:rsidR="00DE67BB" w:rsidRPr="0040209C" w:rsidRDefault="00355961">
      <w:pPr>
        <w:widowControl w:val="0"/>
        <w:pBdr>
          <w:top w:val="nil"/>
          <w:left w:val="nil"/>
          <w:bottom w:val="nil"/>
          <w:right w:val="nil"/>
          <w:between w:val="nil"/>
        </w:pBdr>
        <w:spacing w:line="240" w:lineRule="auto"/>
        <w:ind w:left="384" w:hanging="384"/>
        <w:rPr>
          <w:lang w:val="en-GB"/>
        </w:rPr>
      </w:pPr>
      <w:r w:rsidRPr="0040209C">
        <w:rPr>
          <w:lang w:val="en-GB"/>
        </w:rPr>
        <w:br w:type="page"/>
      </w:r>
    </w:p>
    <w:p w14:paraId="09D23B81" w14:textId="6558BF38" w:rsidR="00292FCC" w:rsidRDefault="00292FCC" w:rsidP="00292FCC">
      <w:pPr>
        <w:pStyle w:val="Heading1"/>
        <w:widowControl w:val="0"/>
        <w:spacing w:line="240" w:lineRule="auto"/>
        <w:ind w:left="384"/>
        <w:rPr>
          <w:lang w:val="en-GB"/>
        </w:rPr>
      </w:pPr>
      <w:bookmarkStart w:id="422" w:name="_gjxqx8pcndq3" w:colFirst="0" w:colLast="0"/>
      <w:bookmarkEnd w:id="422"/>
      <w:r>
        <w:rPr>
          <w:lang w:val="en-GB"/>
        </w:rPr>
        <w:lastRenderedPageBreak/>
        <w:t>Figures</w:t>
      </w:r>
    </w:p>
    <w:p w14:paraId="3AA47EAE" w14:textId="77777777" w:rsidR="00292FCC" w:rsidRDefault="00292FCC" w:rsidP="00292FCC">
      <w:pPr>
        <w:rPr>
          <w:lang w:val="en-GB"/>
        </w:rPr>
      </w:pPr>
    </w:p>
    <w:p w14:paraId="344A0BC2" w14:textId="77777777" w:rsidR="00292FCC" w:rsidRDefault="00292FCC" w:rsidP="00292FCC">
      <w:pPr>
        <w:rPr>
          <w:lang w:val="en-GB"/>
        </w:rPr>
      </w:pPr>
    </w:p>
    <w:p w14:paraId="1272D5E2" w14:textId="586FC030" w:rsidR="00292FCC" w:rsidRPr="00292FCC" w:rsidRDefault="00292FCC" w:rsidP="00292FCC">
      <w:pPr>
        <w:rPr>
          <w:lang w:val="en-GB"/>
        </w:rPr>
      </w:pPr>
      <w:r>
        <w:rPr>
          <w:noProof/>
          <w:lang w:val="en-GB"/>
        </w:rPr>
        <mc:AlternateContent>
          <mc:Choice Requires="wpg">
            <w:drawing>
              <wp:anchor distT="0" distB="0" distL="114300" distR="114300" simplePos="0" relativeHeight="251666432" behindDoc="0" locked="0" layoutInCell="1" allowOverlap="1" wp14:anchorId="58055095" wp14:editId="61252723">
                <wp:simplePos x="0" y="0"/>
                <wp:positionH relativeFrom="column">
                  <wp:posOffset>-38100</wp:posOffset>
                </wp:positionH>
                <wp:positionV relativeFrom="paragraph">
                  <wp:posOffset>338455</wp:posOffset>
                </wp:positionV>
                <wp:extent cx="6048375" cy="3819525"/>
                <wp:effectExtent l="0" t="0" r="0" b="3175"/>
                <wp:wrapSquare wrapText="bothSides"/>
                <wp:docPr id="3" name="Gruppe 3"/>
                <wp:cNvGraphicFramePr/>
                <a:graphic xmlns:a="http://schemas.openxmlformats.org/drawingml/2006/main">
                  <a:graphicData uri="http://schemas.microsoft.com/office/word/2010/wordprocessingGroup">
                    <wpg:wgp>
                      <wpg:cNvGrpSpPr/>
                      <wpg:grpSpPr>
                        <a:xfrm>
                          <a:off x="0" y="0"/>
                          <a:ext cx="6048375" cy="3819525"/>
                          <a:chOff x="0" y="0"/>
                          <a:chExt cx="6048375" cy="3819525"/>
                        </a:xfrm>
                      </wpg:grpSpPr>
                      <pic:pic xmlns:pic="http://schemas.openxmlformats.org/drawingml/2006/picture">
                        <pic:nvPicPr>
                          <pic:cNvPr id="2" name="Billed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222627" y="0"/>
                            <a:ext cx="5640585" cy="2953385"/>
                          </a:xfrm>
                          <a:prstGeom prst="rect">
                            <a:avLst/>
                          </a:prstGeom>
                        </pic:spPr>
                      </pic:pic>
                      <wps:wsp>
                        <wps:cNvPr id="1" name="Tekstfelt 1"/>
                        <wps:cNvSpPr txBox="1"/>
                        <wps:spPr>
                          <a:xfrm>
                            <a:off x="0" y="3114675"/>
                            <a:ext cx="6048375" cy="704850"/>
                          </a:xfrm>
                          <a:prstGeom prst="rect">
                            <a:avLst/>
                          </a:prstGeom>
                          <a:solidFill>
                            <a:schemeClr val="lt1"/>
                          </a:solidFill>
                          <a:ln w="6350">
                            <a:noFill/>
                          </a:ln>
                        </wps:spPr>
                        <wps:txbx>
                          <w:txbxContent>
                            <w:p w14:paraId="447031D2" w14:textId="64463E6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423" w:author="Christian Michelsen" w:date="2021-11-16T15:08:00Z">
                                <w:r w:rsidRPr="00970E8C" w:rsidDel="00FD3F9F">
                                  <w:rPr>
                                    <w:color w:val="000000"/>
                                    <w:sz w:val="18"/>
                                    <w:szCs w:val="18"/>
                                  </w:rPr>
                                  <w:delText>ML</w:delText>
                                </w:r>
                                <w:r w:rsidDel="00FD3F9F">
                                  <w:rPr>
                                    <w:color w:val="000000"/>
                                    <w:sz w:val="18"/>
                                    <w:szCs w:val="18"/>
                                  </w:rPr>
                                  <w:delText>_all</w:delText>
                                </w:r>
                              </w:del>
                              <w:ins w:id="424"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25" w:author="Christian Michelsen" w:date="2021-11-16T15:08:00Z">
                                <w:r w:rsidRPr="00970E8C" w:rsidDel="00FD3F9F">
                                  <w:rPr>
                                    <w:color w:val="000000"/>
                                    <w:sz w:val="18"/>
                                    <w:szCs w:val="18"/>
                                  </w:rPr>
                                  <w:delText>LR</w:delText>
                                </w:r>
                                <w:r w:rsidDel="00FD3F9F">
                                  <w:rPr>
                                    <w:color w:val="000000"/>
                                    <w:sz w:val="18"/>
                                    <w:szCs w:val="18"/>
                                  </w:rPr>
                                  <w:delText>_all</w:delText>
                                </w:r>
                              </w:del>
                              <w:ins w:id="426"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427"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428"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29"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430"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055095" id="Gruppe 3" o:spid="_x0000_s1026" style="position:absolute;margin-left:-3pt;margin-top:26.65pt;width:476.25pt;height:300.75pt;z-index:251666432" coordsize="60483,3819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left:2226;width:56406;height:29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">
                  <v:imagedata r:id="rId13" o:title=""/>
                </v:shape>
                <v:shapetype id="_x0000_t202" coordsize="21600,21600" o:spt="202" path="m,l,21600r21600,l21600,xe">
                  <v:stroke joinstyle="miter"/>
                  <v:path gradientshapeok="t" o:connecttype="rect"/>
                </v:shapetype>
                <v:shape id="Tekstfelt 1" o:spid="_x0000_s1028" type="#_x0000_t202" style="position:absolute;top:31146;width:60483;height:70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" fillcolor="white [3201]" stroked="f" strokeweight=".5pt">
                  <v:textbox>
                    <w:txbxContent>
                      <w:p w14:paraId="447031D2" w14:textId="64463E60" w:rsidR="00C54D28" w:rsidRPr="00970E8C" w:rsidRDefault="00C54D28" w:rsidP="00292FCC">
                        <w:pPr>
                          <w:rPr>
                            <w:sz w:val="12"/>
                            <w:szCs w:val="12"/>
                          </w:rPr>
                        </w:pPr>
                        <w:r>
                          <w:rPr>
                            <w:color w:val="000000"/>
                            <w:sz w:val="18"/>
                            <w:szCs w:val="18"/>
                          </w:rPr>
                          <w:t>Figure 1a</w:t>
                        </w:r>
                        <w:r w:rsidRPr="00970E8C">
                          <w:rPr>
                            <w:color w:val="000000"/>
                            <w:sz w:val="18"/>
                            <w:szCs w:val="18"/>
                          </w:rPr>
                          <w:t xml:space="preserve">) Distribution of risk scores for </w:t>
                        </w:r>
                        <w:r>
                          <w:rPr>
                            <w:color w:val="000000"/>
                            <w:sz w:val="18"/>
                            <w:szCs w:val="18"/>
                          </w:rPr>
                          <w:t xml:space="preserve">patients +/- outcome A.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r>
                          <w:rPr>
                            <w:color w:val="000000"/>
                            <w:sz w:val="18"/>
                            <w:szCs w:val="18"/>
                          </w:rPr>
                          <w:t>1b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431" w:author="Christian Michelsen" w:date="2021-11-16T15:08:00Z">
                          <w:r w:rsidRPr="00970E8C" w:rsidDel="00FD3F9F">
                            <w:rPr>
                              <w:color w:val="000000"/>
                              <w:sz w:val="18"/>
                              <w:szCs w:val="18"/>
                            </w:rPr>
                            <w:delText>ML</w:delText>
                          </w:r>
                          <w:r w:rsidDel="00FD3F9F">
                            <w:rPr>
                              <w:color w:val="000000"/>
                              <w:sz w:val="18"/>
                              <w:szCs w:val="18"/>
                            </w:rPr>
                            <w:delText>_all</w:delText>
                          </w:r>
                        </w:del>
                        <w:ins w:id="432"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33" w:author="Christian Michelsen" w:date="2021-11-16T15:08:00Z">
                          <w:r w:rsidRPr="00970E8C" w:rsidDel="00FD3F9F">
                            <w:rPr>
                              <w:color w:val="000000"/>
                              <w:sz w:val="18"/>
                              <w:szCs w:val="18"/>
                            </w:rPr>
                            <w:delText>LR</w:delText>
                          </w:r>
                          <w:r w:rsidDel="00FD3F9F">
                            <w:rPr>
                              <w:color w:val="000000"/>
                              <w:sz w:val="18"/>
                              <w:szCs w:val="18"/>
                            </w:rPr>
                            <w:delText>_all</w:delText>
                          </w:r>
                        </w:del>
                        <w:ins w:id="434"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435"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436"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37"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438"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10:wrap type="square"/>
              </v:group>
            </w:pict>
          </mc:Fallback>
        </mc:AlternateContent>
      </w:r>
      <w:r>
        <w:rPr>
          <w:lang w:val="en-GB"/>
        </w:rPr>
        <w:t>Figure 1</w:t>
      </w:r>
      <w:ins w:id="439" w:author="Christian Michelsen" w:date="2021-11-16T15:17:00Z">
        <w:r w:rsidR="00613418">
          <w:rPr>
            <w:lang w:val="en-GB"/>
          </w:rPr>
          <w:t xml:space="preserve"> </w:t>
        </w:r>
      </w:ins>
      <w:proofErr w:type="spellStart"/>
      <w:r>
        <w:rPr>
          <w:lang w:val="en-GB"/>
        </w:rPr>
        <w:t>a+b</w:t>
      </w:r>
      <w:proofErr w:type="spellEnd"/>
    </w:p>
    <w:p w14:paraId="05A6ECF1" w14:textId="77777777" w:rsidR="00DA5123" w:rsidRDefault="00DA5123">
      <w:pPr>
        <w:rPr>
          <w:lang w:val="en-GB"/>
        </w:rPr>
      </w:pPr>
      <w:r>
        <w:rPr>
          <w:lang w:val="en-GB"/>
        </w:rPr>
        <w:br w:type="page"/>
      </w:r>
    </w:p>
    <w:p w14:paraId="3F5B49DA" w14:textId="3AEC18DD" w:rsidR="00DA5123" w:rsidRPr="00601EE5" w:rsidRDefault="00DA5123" w:rsidP="00DA5123">
      <w:pPr>
        <w:pStyle w:val="NormalWeb"/>
        <w:spacing w:before="0" w:beforeAutospacing="0" w:after="0" w:afterAutospacing="0"/>
        <w:rPr>
          <w:lang w:val="en"/>
          <w:rPrChange w:id="440" w:author="Christian Michelsen" w:date="2021-11-16T16:47:00Z">
            <w:rPr>
              <w:lang w:val="en-GB"/>
            </w:rPr>
          </w:rPrChange>
        </w:rPr>
      </w:pPr>
      <w:r w:rsidRPr="000E4E6D">
        <w:rPr>
          <w:rFonts w:ascii="Arial" w:hAnsi="Arial" w:cs="Arial"/>
          <w:sz w:val="22"/>
          <w:szCs w:val="22"/>
          <w:lang w:val="en-GB"/>
        </w:rPr>
        <w:lastRenderedPageBreak/>
        <w:t>Figure 2</w:t>
      </w:r>
      <w:ins w:id="441" w:author="Christian Michelsen" w:date="2021-11-16T15:17:00Z">
        <w:r w:rsidR="00613418">
          <w:rPr>
            <w:rFonts w:ascii="Arial" w:hAnsi="Arial" w:cs="Arial"/>
            <w:sz w:val="22"/>
            <w:szCs w:val="22"/>
            <w:lang w:val="en-GB"/>
          </w:rPr>
          <w:t xml:space="preserve"> </w:t>
        </w:r>
      </w:ins>
      <w:proofErr w:type="spellStart"/>
      <w:r w:rsidRPr="000E4E6D">
        <w:rPr>
          <w:rFonts w:ascii="Arial" w:hAnsi="Arial" w:cs="Arial"/>
          <w:sz w:val="22"/>
          <w:szCs w:val="22"/>
          <w:lang w:val="en-GB"/>
        </w:rPr>
        <w:t>a+b</w:t>
      </w:r>
      <w:proofErr w:type="spellEnd"/>
      <w:r>
        <w:rPr>
          <w:noProof/>
          <w:lang w:val="en-GB"/>
        </w:rPr>
        <w:drawing>
          <wp:inline distT="0" distB="0" distL="0" distR="0" wp14:anchorId="0832F6FA" wp14:editId="671D4879">
            <wp:extent cx="6858000" cy="38100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10000"/>
                    </a:xfrm>
                    <a:prstGeom prst="rect">
                      <a:avLst/>
                    </a:prstGeom>
                  </pic:spPr>
                </pic:pic>
              </a:graphicData>
            </a:graphic>
          </wp:inline>
        </w:drawing>
      </w:r>
      <w:r w:rsidRPr="00DA5123">
        <w:rPr>
          <w:rFonts w:ascii="Arial" w:hAnsi="Arial" w:cs="Arial"/>
          <w:color w:val="000000"/>
          <w:sz w:val="20"/>
          <w:szCs w:val="20"/>
        </w:rPr>
        <w:t xml:space="preserve"> </w:t>
      </w:r>
      <w:r>
        <w:rPr>
          <w:rFonts w:ascii="Arial" w:hAnsi="Arial" w:cs="Arial"/>
          <w:color w:val="000000"/>
          <w:sz w:val="20"/>
          <w:szCs w:val="20"/>
        </w:rPr>
        <w:t>a</w:t>
      </w:r>
      <w:r w:rsidRPr="00DA5123">
        <w:rPr>
          <w:rFonts w:ascii="Arial" w:hAnsi="Arial" w:cs="Arial"/>
          <w:color w:val="000000"/>
          <w:sz w:val="20"/>
          <w:szCs w:val="20"/>
        </w:rPr>
        <w:t xml:space="preserve">) The overall importance of the </w:t>
      </w:r>
      <w:r>
        <w:rPr>
          <w:rFonts w:ascii="Arial" w:hAnsi="Arial" w:cs="Arial"/>
          <w:color w:val="000000"/>
          <w:sz w:val="20"/>
          <w:szCs w:val="20"/>
        </w:rPr>
        <w:t>10 most important</w:t>
      </w:r>
      <w:r w:rsidRPr="00DA5123">
        <w:rPr>
          <w:rFonts w:ascii="Arial" w:hAnsi="Arial" w:cs="Arial"/>
          <w:color w:val="000000"/>
          <w:sz w:val="20"/>
          <w:szCs w:val="20"/>
        </w:rPr>
        <w:t xml:space="preserve"> variables</w:t>
      </w:r>
      <w:ins w:id="442" w:author="Christian Michelsen" w:date="2021-11-16T16:46:00Z">
        <w:r w:rsidR="001350E7">
          <w:rPr>
            <w:rFonts w:ascii="Arial" w:hAnsi="Arial" w:cs="Arial"/>
            <w:color w:val="000000"/>
            <w:sz w:val="20"/>
            <w:szCs w:val="20"/>
          </w:rPr>
          <w:t xml:space="preserve"> </w:t>
        </w:r>
        <w:r w:rsidR="001350E7">
          <w:rPr>
            <w:rFonts w:ascii="Arial" w:hAnsi="Arial" w:cs="Arial"/>
            <w:color w:val="000000"/>
            <w:sz w:val="20"/>
            <w:szCs w:val="20"/>
          </w:rPr>
          <w:t>(the union of both sets)</w:t>
        </w:r>
      </w:ins>
      <w:r w:rsidRPr="00DA5123">
        <w:rPr>
          <w:rFonts w:ascii="Arial" w:hAnsi="Arial" w:cs="Arial"/>
          <w:color w:val="000000"/>
          <w:sz w:val="20"/>
          <w:szCs w:val="20"/>
        </w:rPr>
        <w:t xml:space="preserve"> measured by the SHAP values for both the ML</w:t>
      </w:r>
      <w:ins w:id="443" w:author="Christian Michelsen" w:date="2021-11-16T16:45:00Z">
        <w:r w:rsidR="001350E7">
          <w:rPr>
            <w:rFonts w:ascii="Arial" w:hAnsi="Arial" w:cs="Arial"/>
            <w:color w:val="000000"/>
            <w:sz w:val="20"/>
            <w:szCs w:val="20"/>
          </w:rPr>
          <w:t>33</w:t>
        </w:r>
      </w:ins>
      <w:r w:rsidRPr="00DA5123">
        <w:rPr>
          <w:rFonts w:ascii="Arial" w:hAnsi="Arial" w:cs="Arial"/>
          <w:color w:val="000000"/>
          <w:sz w:val="20"/>
          <w:szCs w:val="20"/>
        </w:rPr>
        <w:t xml:space="preserve"> and LR</w:t>
      </w:r>
      <w:ins w:id="444" w:author="Christian Michelsen" w:date="2021-11-16T16:46:00Z">
        <w:r w:rsidR="001350E7">
          <w:rPr>
            <w:rFonts w:ascii="Arial" w:hAnsi="Arial" w:cs="Arial"/>
            <w:color w:val="000000"/>
            <w:sz w:val="20"/>
            <w:szCs w:val="20"/>
          </w:rPr>
          <w:t>33</w:t>
        </w:r>
      </w:ins>
      <w:r w:rsidRPr="00DA5123">
        <w:rPr>
          <w:rFonts w:ascii="Arial" w:hAnsi="Arial" w:cs="Arial"/>
          <w:color w:val="000000"/>
          <w:sz w:val="20"/>
          <w:szCs w:val="20"/>
        </w:rPr>
        <w:t xml:space="preserve"> model</w:t>
      </w:r>
      <w:ins w:id="445" w:author="Christian Michelsen" w:date="2021-11-16T16:46:00Z">
        <w:r w:rsidR="001350E7">
          <w:rPr>
            <w:rFonts w:ascii="Arial" w:hAnsi="Arial" w:cs="Arial"/>
            <w:color w:val="000000"/>
            <w:sz w:val="20"/>
            <w:szCs w:val="20"/>
          </w:rPr>
          <w:t>s</w:t>
        </w:r>
      </w:ins>
      <w:del w:id="446" w:author="Christian Michelsen" w:date="2021-11-16T16:46:00Z">
        <w:r w:rsidRPr="00DA5123" w:rsidDel="001350E7">
          <w:rPr>
            <w:rFonts w:ascii="Arial" w:hAnsi="Arial" w:cs="Arial"/>
            <w:color w:val="000000"/>
            <w:sz w:val="20"/>
            <w:szCs w:val="20"/>
          </w:rPr>
          <w:delText>s</w:delText>
        </w:r>
      </w:del>
      <w:r>
        <w:rPr>
          <w:rFonts w:ascii="Arial" w:hAnsi="Arial" w:cs="Arial"/>
          <w:color w:val="000000"/>
          <w:sz w:val="20"/>
          <w:szCs w:val="20"/>
        </w:rPr>
        <w:t>. T</w:t>
      </w:r>
      <w:r w:rsidRPr="00DA5123">
        <w:rPr>
          <w:rFonts w:ascii="Arial" w:hAnsi="Arial" w:cs="Arial"/>
          <w:color w:val="000000"/>
          <w:sz w:val="20"/>
          <w:szCs w:val="20"/>
        </w:rPr>
        <w:t xml:space="preserve">he </w:t>
      </w:r>
      <w:r>
        <w:rPr>
          <w:rFonts w:ascii="Arial" w:hAnsi="Arial" w:cs="Arial"/>
          <w:color w:val="000000"/>
          <w:sz w:val="20"/>
          <w:szCs w:val="20"/>
        </w:rPr>
        <w:t>contributions</w:t>
      </w:r>
      <w:r w:rsidRPr="00DA5123">
        <w:rPr>
          <w:rFonts w:ascii="Arial" w:hAnsi="Arial" w:cs="Arial"/>
          <w:color w:val="000000"/>
          <w:sz w:val="20"/>
          <w:szCs w:val="20"/>
        </w:rPr>
        <w:t xml:space="preserve"> of the </w:t>
      </w:r>
      <w:r>
        <w:rPr>
          <w:rFonts w:ascii="Arial" w:hAnsi="Arial" w:cs="Arial"/>
          <w:color w:val="000000"/>
          <w:sz w:val="20"/>
          <w:szCs w:val="20"/>
        </w:rPr>
        <w:t>remaining variables are summed</w:t>
      </w:r>
      <w:r w:rsidRPr="00DA5123">
        <w:rPr>
          <w:rFonts w:ascii="Arial" w:hAnsi="Arial" w:cs="Arial"/>
          <w:color w:val="000000"/>
          <w:sz w:val="20"/>
          <w:szCs w:val="20"/>
        </w:rPr>
        <w:t xml:space="preserve"> in the </w:t>
      </w:r>
      <w:del w:id="447" w:author="Christian Michelsen" w:date="2021-11-16T16:46:00Z">
        <w:r w:rsidRPr="00DA5123" w:rsidDel="001350E7">
          <w:rPr>
            <w:rFonts w:ascii="Arial" w:hAnsi="Arial" w:cs="Arial"/>
            <w:color w:val="000000"/>
            <w:sz w:val="20"/>
            <w:szCs w:val="20"/>
          </w:rPr>
          <w:delText>“overflow”</w:delText>
        </w:r>
      </w:del>
      <w:ins w:id="448" w:author="Christian Michelsen" w:date="2021-11-16T16:46:00Z">
        <w:r w:rsidR="001350E7">
          <w:rPr>
            <w:rFonts w:ascii="Arial" w:hAnsi="Arial" w:cs="Arial"/>
            <w:color w:val="000000"/>
            <w:sz w:val="20"/>
            <w:szCs w:val="20"/>
          </w:rPr>
          <w:t>bottom</w:t>
        </w:r>
      </w:ins>
      <w:r w:rsidRPr="00DA5123">
        <w:rPr>
          <w:rFonts w:ascii="Arial" w:hAnsi="Arial" w:cs="Arial"/>
          <w:color w:val="000000"/>
          <w:sz w:val="20"/>
          <w:szCs w:val="20"/>
        </w:rPr>
        <w:t xml:space="preserve"> bar. </w:t>
      </w:r>
      <w:commentRangeStart w:id="449"/>
      <w:commentRangeStart w:id="450"/>
      <w:r>
        <w:rPr>
          <w:rFonts w:ascii="Arial" w:hAnsi="Arial" w:cs="Arial"/>
          <w:color w:val="000000"/>
          <w:sz w:val="20"/>
          <w:szCs w:val="20"/>
        </w:rPr>
        <w:t>b)</w:t>
      </w:r>
      <w:r w:rsidRPr="00DA5123">
        <w:rPr>
          <w:rFonts w:ascii="Arial" w:hAnsi="Arial" w:cs="Arial"/>
          <w:color w:val="000000"/>
          <w:sz w:val="20"/>
          <w:szCs w:val="20"/>
        </w:rPr>
        <w:t xml:space="preserve"> The SHAP values for the ML</w:t>
      </w:r>
      <w:ins w:id="451" w:author="Christian Michelsen" w:date="2021-11-16T16:46:00Z">
        <w:r w:rsidR="00601EE5">
          <w:rPr>
            <w:rFonts w:ascii="Arial" w:hAnsi="Arial" w:cs="Arial"/>
            <w:color w:val="000000"/>
            <w:sz w:val="20"/>
            <w:szCs w:val="20"/>
          </w:rPr>
          <w:t>33</w:t>
        </w:r>
      </w:ins>
      <w:r w:rsidRPr="00DA5123">
        <w:rPr>
          <w:rFonts w:ascii="Arial" w:hAnsi="Arial" w:cs="Arial"/>
          <w:color w:val="000000"/>
          <w:sz w:val="20"/>
          <w:szCs w:val="20"/>
        </w:rPr>
        <w:t xml:space="preserve"> model. Each individual point is a patient. The horizontal position is determined by the SHAP value</w:t>
      </w:r>
      <w:ins w:id="452" w:author="Christian Michelsen" w:date="2021-11-16T16:46:00Z">
        <w:r w:rsidR="00601EE5">
          <w:rPr>
            <w:rFonts w:ascii="Arial" w:hAnsi="Arial" w:cs="Arial"/>
            <w:color w:val="000000"/>
            <w:sz w:val="20"/>
            <w:szCs w:val="20"/>
          </w:rPr>
          <w:t xml:space="preserve"> </w:t>
        </w:r>
      </w:ins>
      <w:ins w:id="453" w:author="Christian Michelsen" w:date="2021-11-16T16:47:00Z">
        <w:r w:rsidR="00601EE5">
          <w:rPr>
            <w:rFonts w:ascii="Arial" w:hAnsi="Arial" w:cs="Arial"/>
            <w:color w:val="000000"/>
            <w:sz w:val="20"/>
            <w:szCs w:val="20"/>
          </w:rPr>
          <w:t xml:space="preserve">thus describes the impact on the </w:t>
        </w:r>
        <w:proofErr w:type="spellStart"/>
        <w:r w:rsidR="00601EE5">
          <w:rPr>
            <w:rFonts w:ascii="Arial" w:hAnsi="Arial" w:cs="Arial"/>
            <w:color w:val="000000"/>
            <w:sz w:val="20"/>
            <w:szCs w:val="20"/>
          </w:rPr>
          <w:t>risc</w:t>
        </w:r>
        <w:proofErr w:type="spellEnd"/>
        <w:r w:rsidR="00601EE5">
          <w:rPr>
            <w:rFonts w:ascii="Arial" w:hAnsi="Arial" w:cs="Arial"/>
            <w:color w:val="000000"/>
            <w:sz w:val="20"/>
            <w:szCs w:val="20"/>
          </w:rPr>
          <w:t xml:space="preserve"> score. </w:t>
        </w:r>
      </w:ins>
      <w:del w:id="454" w:author="Christian Michelsen" w:date="2021-11-16T16:47:00Z">
        <w:r w:rsidRPr="00DA5123" w:rsidDel="00601EE5">
          <w:rPr>
            <w:rFonts w:ascii="Arial" w:hAnsi="Arial" w:cs="Arial"/>
            <w:color w:val="000000"/>
            <w:sz w:val="20"/>
            <w:szCs w:val="20"/>
          </w:rPr>
          <w:delText xml:space="preserve"> and t</w:delText>
        </w:r>
      </w:del>
      <w:ins w:id="455" w:author="Christian Michelsen" w:date="2021-11-16T16:47:00Z">
        <w:r w:rsidR="00601EE5">
          <w:rPr>
            <w:rFonts w:ascii="Arial" w:hAnsi="Arial" w:cs="Arial"/>
            <w:color w:val="000000"/>
            <w:sz w:val="20"/>
            <w:szCs w:val="20"/>
          </w:rPr>
          <w:t>T</w:t>
        </w:r>
      </w:ins>
      <w:r w:rsidRPr="00DA5123">
        <w:rPr>
          <w:rFonts w:ascii="Arial" w:hAnsi="Arial" w:cs="Arial"/>
          <w:color w:val="000000"/>
          <w:sz w:val="20"/>
          <w:szCs w:val="20"/>
        </w:rPr>
        <w:t>he color is related to the value of the variable. In addition to the overall importance of the different variables</w:t>
      </w:r>
      <w:ins w:id="456" w:author="Christian Michelsen" w:date="2021-11-16T16:47:00Z">
        <w:r w:rsidR="00601EE5">
          <w:rPr>
            <w:rFonts w:ascii="Arial" w:hAnsi="Arial" w:cs="Arial"/>
            <w:color w:val="000000"/>
            <w:sz w:val="20"/>
            <w:szCs w:val="20"/>
          </w:rPr>
          <w:t xml:space="preserve"> in a)</w:t>
        </w:r>
      </w:ins>
      <w:r w:rsidRPr="00DA5123">
        <w:rPr>
          <w:rFonts w:ascii="Arial" w:hAnsi="Arial" w:cs="Arial"/>
          <w:color w:val="000000"/>
          <w:sz w:val="20"/>
          <w:szCs w:val="20"/>
        </w:rPr>
        <w:t xml:space="preserve">, </w:t>
      </w:r>
      <w:del w:id="457" w:author="Christian Michelsen" w:date="2021-11-16T16:47:00Z">
        <w:r w:rsidRPr="00DA5123" w:rsidDel="00601EE5">
          <w:rPr>
            <w:rFonts w:ascii="Arial" w:hAnsi="Arial" w:cs="Arial"/>
            <w:color w:val="000000"/>
            <w:sz w:val="20"/>
            <w:szCs w:val="20"/>
          </w:rPr>
          <w:delText>this plot</w:delText>
        </w:r>
      </w:del>
      <w:ins w:id="458" w:author="Christian Michelsen" w:date="2021-11-16T16:47:00Z">
        <w:r w:rsidR="00601EE5">
          <w:rPr>
            <w:rFonts w:ascii="Arial" w:hAnsi="Arial" w:cs="Arial"/>
            <w:color w:val="000000"/>
            <w:sz w:val="20"/>
            <w:szCs w:val="20"/>
          </w:rPr>
          <w:t>b)</w:t>
        </w:r>
      </w:ins>
      <w:r w:rsidRPr="00DA5123">
        <w:rPr>
          <w:rFonts w:ascii="Arial" w:hAnsi="Arial" w:cs="Arial"/>
          <w:color w:val="000000"/>
          <w:sz w:val="20"/>
          <w:szCs w:val="20"/>
        </w:rPr>
        <w:t xml:space="preserve"> also shows the direction of the effect.</w:t>
      </w:r>
      <w:commentRangeEnd w:id="449"/>
      <w:r w:rsidR="000E4E6D">
        <w:rPr>
          <w:rStyle w:val="CommentReference"/>
          <w:rFonts w:ascii="Arial" w:eastAsia="Arial" w:hAnsi="Arial" w:cs="Arial"/>
          <w:lang w:val="en"/>
        </w:rPr>
        <w:commentReference w:id="449"/>
      </w:r>
      <w:commentRangeEnd w:id="450"/>
      <w:r w:rsidR="00EC6A2A">
        <w:rPr>
          <w:rStyle w:val="CommentReference"/>
          <w:rFonts w:ascii="Arial" w:eastAsia="Arial" w:hAnsi="Arial" w:cs="Arial"/>
          <w:lang w:val="en"/>
        </w:rPr>
        <w:commentReference w:id="450"/>
      </w:r>
    </w:p>
    <w:p w14:paraId="56315C70" w14:textId="77777777" w:rsidR="00DA5123" w:rsidRDefault="00DA5123">
      <w:pPr>
        <w:rPr>
          <w:rFonts w:eastAsia="Times New Roman"/>
          <w:sz w:val="24"/>
          <w:szCs w:val="24"/>
          <w:lang w:val="en-GB"/>
        </w:rPr>
      </w:pPr>
      <w:r>
        <w:rPr>
          <w:lang w:val="en-GB"/>
        </w:rPr>
        <w:br w:type="page"/>
      </w:r>
    </w:p>
    <w:p w14:paraId="3B13DF6A" w14:textId="6A12122D" w:rsidR="00DA5123" w:rsidRPr="00DA5123" w:rsidRDefault="00EE735E" w:rsidP="00DA5123">
      <w:pPr>
        <w:pStyle w:val="NormalWeb"/>
        <w:spacing w:before="0" w:beforeAutospacing="0" w:after="0" w:afterAutospacing="0"/>
        <w:rPr>
          <w:rFonts w:ascii="Arial" w:hAnsi="Arial" w:cs="Arial"/>
          <w:lang w:val="en-GB"/>
        </w:rPr>
      </w:pPr>
      <w:r w:rsidRPr="00DA5123">
        <w:rPr>
          <w:rFonts w:ascii="Arial" w:hAnsi="Arial" w:cs="Arial"/>
          <w:lang w:val="en-GB"/>
        </w:rPr>
        <w:lastRenderedPageBreak/>
        <w:t xml:space="preserve">Figure </w:t>
      </w:r>
      <w:r w:rsidR="00DA5123" w:rsidRPr="00DA5123">
        <w:rPr>
          <w:rFonts w:ascii="Arial" w:hAnsi="Arial" w:cs="Arial"/>
          <w:lang w:val="en-GB"/>
        </w:rPr>
        <w:t>3</w:t>
      </w:r>
      <w:ins w:id="459" w:author="Christian Michelsen" w:date="2021-11-16T15:17:00Z">
        <w:r w:rsidR="00613418">
          <w:rPr>
            <w:rFonts w:ascii="Arial" w:hAnsi="Arial" w:cs="Arial"/>
            <w:lang w:val="en-GB"/>
          </w:rPr>
          <w:t xml:space="preserve"> </w:t>
        </w:r>
      </w:ins>
      <w:proofErr w:type="spellStart"/>
      <w:r w:rsidRPr="00DA5123">
        <w:rPr>
          <w:rFonts w:ascii="Arial" w:hAnsi="Arial" w:cs="Arial"/>
          <w:lang w:val="en-GB"/>
        </w:rPr>
        <w:t>a</w:t>
      </w:r>
      <w:ins w:id="460" w:author="Christian Michelsen" w:date="2021-11-16T15:17:00Z">
        <w:r w:rsidR="00613418">
          <w:rPr>
            <w:rFonts w:ascii="Arial" w:hAnsi="Arial" w:cs="Arial"/>
            <w:lang w:val="en-GB"/>
          </w:rPr>
          <w:t>+</w:t>
        </w:r>
      </w:ins>
      <w:del w:id="461" w:author="Christian Michelsen" w:date="2021-11-16T15:17:00Z">
        <w:r w:rsidRPr="00DA5123" w:rsidDel="00613418">
          <w:rPr>
            <w:rFonts w:ascii="Arial" w:hAnsi="Arial" w:cs="Arial"/>
            <w:lang w:val="en-GB"/>
          </w:rPr>
          <w:delText>-</w:delText>
        </w:r>
      </w:del>
      <w:r w:rsidRPr="00DA5123">
        <w:rPr>
          <w:rFonts w:ascii="Arial" w:hAnsi="Arial" w:cs="Arial"/>
          <w:lang w:val="en-GB"/>
        </w:rPr>
        <w:t>b</w:t>
      </w:r>
      <w:proofErr w:type="spellEnd"/>
    </w:p>
    <w:p w14:paraId="26902EF1" w14:textId="7597CF01" w:rsidR="00DA5123" w:rsidRDefault="00DA5123" w:rsidP="00DA5123">
      <w:pPr>
        <w:pStyle w:val="NormalWeb"/>
        <w:spacing w:before="0" w:beforeAutospacing="0" w:after="0" w:afterAutospacing="0"/>
        <w:rPr>
          <w:lang w:val="en-GB"/>
        </w:rPr>
      </w:pPr>
      <w:r>
        <w:rPr>
          <w:noProof/>
          <w:sz w:val="40"/>
          <w:szCs w:val="40"/>
          <w:lang w:val="en-GB"/>
        </w:rPr>
        <w:drawing>
          <wp:anchor distT="0" distB="0" distL="114300" distR="114300" simplePos="0" relativeHeight="251671552" behindDoc="1" locked="0" layoutInCell="1" allowOverlap="1" wp14:anchorId="5BED4F86" wp14:editId="3A10B2C1">
            <wp:simplePos x="0" y="0"/>
            <wp:positionH relativeFrom="column">
              <wp:posOffset>-119380</wp:posOffset>
            </wp:positionH>
            <wp:positionV relativeFrom="paragraph">
              <wp:posOffset>180340</wp:posOffset>
            </wp:positionV>
            <wp:extent cx="6977600" cy="3905250"/>
            <wp:effectExtent l="0" t="0" r="0" b="0"/>
            <wp:wrapTight wrapText="bothSides">
              <wp:wrapPolygon edited="0">
                <wp:start x="0" y="0"/>
                <wp:lineTo x="0" y="21495"/>
                <wp:lineTo x="21525" y="21495"/>
                <wp:lineTo x="21525"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rotWithShape="1">
                    <a:blip r:embed="rId15">
                      <a:extLst>
                        <a:ext uri="{28A0092B-C50C-407E-A947-70E740481C1C}">
                          <a14:useLocalDpi xmlns:a14="http://schemas.microsoft.com/office/drawing/2010/main" val="0"/>
                        </a:ext>
                      </a:extLst>
                    </a:blip>
                    <a:srcRect l="5449" t="6800" r="4006" b="29500"/>
                    <a:stretch/>
                  </pic:blipFill>
                  <pic:spPr bwMode="auto">
                    <a:xfrm>
                      <a:off x="0" y="0"/>
                      <a:ext cx="6977600" cy="3905250"/>
                    </a:xfrm>
                    <a:prstGeom prst="rect">
                      <a:avLst/>
                    </a:prstGeom>
                    <a:ln>
                      <a:noFill/>
                    </a:ln>
                    <a:extLst>
                      <a:ext uri="{53640926-AAD7-44D8-BBD7-CCE9431645EC}">
                        <a14:shadowObscured xmlns:a14="http://schemas.microsoft.com/office/drawing/2010/main"/>
                      </a:ext>
                    </a:extLst>
                  </pic:spPr>
                </pic:pic>
              </a:graphicData>
            </a:graphic>
          </wp:anchor>
        </w:drawing>
      </w:r>
    </w:p>
    <w:p w14:paraId="48D1287F" w14:textId="77777777" w:rsidR="00DA5123" w:rsidRDefault="00DA5123" w:rsidP="00DA5123">
      <w:pPr>
        <w:pStyle w:val="NormalWeb"/>
        <w:spacing w:before="0" w:beforeAutospacing="0" w:after="0" w:afterAutospacing="0"/>
        <w:rPr>
          <w:lang w:val="en-GB"/>
        </w:rPr>
      </w:pPr>
    </w:p>
    <w:p w14:paraId="72EFAF39" w14:textId="2D83AF12" w:rsidR="003300FD" w:rsidRPr="00DA5123" w:rsidRDefault="00EE735E" w:rsidP="003300FD">
      <w:pPr>
        <w:rPr>
          <w:sz w:val="20"/>
          <w:szCs w:val="20"/>
          <w:lang w:val="en-GB"/>
        </w:rPr>
      </w:pPr>
      <w:r w:rsidRPr="00DA5123">
        <w:rPr>
          <w:sz w:val="20"/>
          <w:szCs w:val="20"/>
          <w:lang w:val="en-GB"/>
        </w:rPr>
        <w:t xml:space="preserve">SHAP </w:t>
      </w:r>
      <w:proofErr w:type="spellStart"/>
      <w:r w:rsidRPr="00DA5123">
        <w:rPr>
          <w:sz w:val="20"/>
          <w:szCs w:val="20"/>
          <w:lang w:val="en-GB"/>
        </w:rPr>
        <w:t>beeswarm</w:t>
      </w:r>
      <w:proofErr w:type="spellEnd"/>
      <w:r w:rsidRPr="00DA5123">
        <w:rPr>
          <w:sz w:val="20"/>
          <w:szCs w:val="20"/>
          <w:lang w:val="en-GB"/>
        </w:rPr>
        <w:t xml:space="preserve"> plot on the contributions individual values of a) </w:t>
      </w:r>
      <w:proofErr w:type="spellStart"/>
      <w:r w:rsidRPr="00DA5123">
        <w:rPr>
          <w:color w:val="000000"/>
          <w:sz w:val="20"/>
          <w:szCs w:val="20"/>
        </w:rPr>
        <w:t>Prescrip_Anticoag</w:t>
      </w:r>
      <w:proofErr w:type="spellEnd"/>
      <w:r w:rsidRPr="00DA5123">
        <w:rPr>
          <w:sz w:val="20"/>
          <w:szCs w:val="20"/>
          <w:lang w:val="en-GB"/>
        </w:rPr>
        <w:t xml:space="preserve"> vs. reported family disposition for venous thromboembolism (</w:t>
      </w:r>
      <w:proofErr w:type="spellStart"/>
      <w:r w:rsidRPr="00DA5123">
        <w:rPr>
          <w:sz w:val="20"/>
          <w:szCs w:val="20"/>
          <w:lang w:val="en-GB"/>
        </w:rPr>
        <w:t>Fam.VTE</w:t>
      </w:r>
      <w:proofErr w:type="spellEnd"/>
      <w:r w:rsidRPr="00DA5123">
        <w:rPr>
          <w:sz w:val="20"/>
          <w:szCs w:val="20"/>
          <w:lang w:val="en-GB"/>
        </w:rPr>
        <w:t xml:space="preserve">) and b) </w:t>
      </w:r>
      <w:proofErr w:type="spellStart"/>
      <w:r w:rsidRPr="00DA5123">
        <w:rPr>
          <w:color w:val="000000"/>
          <w:sz w:val="20"/>
          <w:szCs w:val="20"/>
        </w:rPr>
        <w:t>Prescrip_Cardiac</w:t>
      </w:r>
      <w:proofErr w:type="spellEnd"/>
      <w:r w:rsidRPr="00DA5123">
        <w:rPr>
          <w:color w:val="000000"/>
          <w:sz w:val="20"/>
          <w:szCs w:val="20"/>
        </w:rPr>
        <w:t xml:space="preserve"> vs. reported hypertension for the </w:t>
      </w:r>
      <w:del w:id="462" w:author="Christian Michelsen" w:date="2021-11-16T15:08:00Z">
        <w:r w:rsidRPr="00DA5123" w:rsidDel="00FD3F9F">
          <w:rPr>
            <w:color w:val="000000"/>
            <w:sz w:val="20"/>
            <w:szCs w:val="20"/>
          </w:rPr>
          <w:delText>ML_all</w:delText>
        </w:r>
      </w:del>
      <w:ins w:id="463" w:author="Christian Michelsen" w:date="2021-11-16T15:08:00Z">
        <w:r w:rsidR="00FD3F9F">
          <w:rPr>
            <w:color w:val="000000"/>
            <w:sz w:val="20"/>
            <w:szCs w:val="20"/>
          </w:rPr>
          <w:t>ML33</w:t>
        </w:r>
      </w:ins>
      <w:r w:rsidRPr="00DA5123">
        <w:rPr>
          <w:color w:val="000000"/>
          <w:sz w:val="20"/>
          <w:szCs w:val="20"/>
        </w:rPr>
        <w:t xml:space="preserve"> model</w:t>
      </w:r>
      <w:r w:rsidRPr="00DA5123">
        <w:rPr>
          <w:sz w:val="20"/>
          <w:szCs w:val="20"/>
          <w:lang w:val="en-GB"/>
        </w:rPr>
        <w:t>. Note Y-axis are not the same.</w:t>
      </w:r>
      <w:r w:rsidR="003300FD" w:rsidRPr="00DA5123">
        <w:rPr>
          <w:sz w:val="20"/>
          <w:szCs w:val="20"/>
          <w:lang w:val="en-GB"/>
        </w:rPr>
        <w:t xml:space="preserve"> See table 1. For explanation on group values.</w:t>
      </w:r>
    </w:p>
    <w:p w14:paraId="44CED6D6" w14:textId="702208ED" w:rsidR="00292FCC" w:rsidRDefault="00EE735E" w:rsidP="00EE735E">
      <w:pPr>
        <w:ind w:left="-567"/>
        <w:rPr>
          <w:sz w:val="40"/>
          <w:szCs w:val="40"/>
          <w:lang w:val="en-GB"/>
        </w:rPr>
      </w:pPr>
      <w:r>
        <w:rPr>
          <w:lang w:val="en-GB"/>
        </w:rPr>
        <w:br w:type="page"/>
      </w:r>
    </w:p>
    <w:p w14:paraId="7923761C" w14:textId="7F946F0A" w:rsidR="00DE67BB" w:rsidRDefault="0095392F">
      <w:pPr>
        <w:pStyle w:val="Heading1"/>
        <w:widowControl w:val="0"/>
        <w:spacing w:line="240" w:lineRule="auto"/>
        <w:ind w:left="384"/>
        <w:rPr>
          <w:lang w:val="en-GB"/>
        </w:rPr>
      </w:pPr>
      <w:r>
        <w:rPr>
          <w:lang w:val="en-GB"/>
        </w:rPr>
        <w:lastRenderedPageBreak/>
        <w:t>Appendix</w:t>
      </w:r>
    </w:p>
    <w:p w14:paraId="2A1F3E2D" w14:textId="5065B8FC" w:rsidR="006645CD" w:rsidDel="00613418" w:rsidRDefault="006645CD" w:rsidP="006645CD">
      <w:pPr>
        <w:rPr>
          <w:del w:id="464" w:author="Christian Michelsen" w:date="2021-11-16T15:16:00Z"/>
          <w:lang w:val="en-GB"/>
        </w:rPr>
      </w:pPr>
      <w:del w:id="465" w:author="Christian Michelsen" w:date="2021-11-16T15:16:00Z">
        <w:r w:rsidDel="00613418">
          <w:rPr>
            <w:lang w:val="en-GB"/>
          </w:rPr>
          <w:delText>Figure A</w:delText>
        </w:r>
      </w:del>
      <w:del w:id="466" w:author="Christian Michelsen" w:date="2021-11-16T15:15:00Z">
        <w:r w:rsidDel="00613418">
          <w:rPr>
            <w:lang w:val="en-GB"/>
          </w:rPr>
          <w:delText>1</w:delText>
        </w:r>
      </w:del>
      <w:del w:id="467" w:author="Christian Michelsen" w:date="2021-11-16T15:16:00Z">
        <w:r w:rsidDel="00613418">
          <w:rPr>
            <w:lang w:val="en-GB"/>
          </w:rPr>
          <w:delText xml:space="preserve"> SHAP beeswarm plots.</w:delText>
        </w:r>
      </w:del>
    </w:p>
    <w:p w14:paraId="6076FB78" w14:textId="697683C5" w:rsidR="00DE67BB" w:rsidRPr="0040209C" w:rsidDel="00613418" w:rsidRDefault="00DE67BB">
      <w:pPr>
        <w:rPr>
          <w:del w:id="468" w:author="Christian Michelsen" w:date="2021-11-16T15:16:00Z"/>
          <w:lang w:val="en-GB"/>
        </w:rPr>
      </w:pPr>
    </w:p>
    <w:p w14:paraId="4F9A08A1" w14:textId="5BA75204" w:rsidR="00DE67BB" w:rsidRPr="0040209C" w:rsidDel="00613418" w:rsidRDefault="006313E8">
      <w:pPr>
        <w:rPr>
          <w:del w:id="469" w:author="Christian Michelsen" w:date="2021-11-16T15:16:00Z"/>
          <w:lang w:val="en-GB"/>
        </w:rPr>
      </w:pPr>
      <w:del w:id="470" w:author="Christian Michelsen" w:date="2021-11-16T15:16:00Z">
        <w:r w:rsidDel="00613418">
          <w:rPr>
            <w:noProof/>
            <w:lang w:val="en-GB"/>
          </w:rPr>
          <w:drawing>
            <wp:inline distT="0" distB="0" distL="0" distR="0" wp14:anchorId="782E4519" wp14:editId="333CAE1D">
              <wp:extent cx="6219064" cy="524827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6">
                        <a:extLst>
                          <a:ext uri="{28A0092B-C50C-407E-A947-70E740481C1C}">
                            <a14:useLocalDpi xmlns:a14="http://schemas.microsoft.com/office/drawing/2010/main" val="0"/>
                          </a:ext>
                        </a:extLst>
                      </a:blip>
                      <a:srcRect l="9563" t="3279" r="13512" b="4892"/>
                      <a:stretch/>
                    </pic:blipFill>
                    <pic:spPr bwMode="auto">
                      <a:xfrm>
                        <a:off x="0" y="0"/>
                        <a:ext cx="6226983" cy="5254958"/>
                      </a:xfrm>
                      <a:prstGeom prst="rect">
                        <a:avLst/>
                      </a:prstGeom>
                      <a:ln>
                        <a:noFill/>
                      </a:ln>
                      <a:extLst>
                        <a:ext uri="{53640926-AAD7-44D8-BBD7-CCE9431645EC}">
                          <a14:shadowObscured xmlns:a14="http://schemas.microsoft.com/office/drawing/2010/main"/>
                        </a:ext>
                      </a:extLst>
                    </pic:spPr>
                  </pic:pic>
                </a:graphicData>
              </a:graphic>
            </wp:inline>
          </w:drawing>
        </w:r>
      </w:del>
    </w:p>
    <w:p w14:paraId="6349E0C1" w14:textId="27AFE74C" w:rsidR="00DE67BB" w:rsidDel="00613418" w:rsidRDefault="006313E8">
      <w:pPr>
        <w:rPr>
          <w:del w:id="471" w:author="Christian Michelsen" w:date="2021-11-16T15:16:00Z"/>
          <w:color w:val="000000"/>
        </w:rPr>
      </w:pPr>
      <w:del w:id="472" w:author="Christian Michelsen" w:date="2021-11-16T15:16:00Z">
        <w:r w:rsidDel="00613418">
          <w:rPr>
            <w:lang w:val="en-GB"/>
          </w:rPr>
          <w:delText xml:space="preserve">a) </w:delText>
        </w:r>
        <w:r w:rsidDel="00613418">
          <w:rPr>
            <w:color w:val="000000"/>
          </w:rPr>
          <w:delText>Prescrip_Anticoag</w:delText>
        </w:r>
        <w:r w:rsidDel="00613418">
          <w:rPr>
            <w:lang w:val="en-GB"/>
          </w:rPr>
          <w:delText xml:space="preserve"> vs. reported family disposition for venous thromboembolism (Fam.VTE)</w:delText>
        </w:r>
        <w:r w:rsidDel="00613418">
          <w:rPr>
            <w:lang w:val="en-GB"/>
          </w:rPr>
          <w:br/>
          <w:delText xml:space="preserve">b) </w:delText>
        </w:r>
        <w:r w:rsidDel="00613418">
          <w:rPr>
            <w:color w:val="000000"/>
          </w:rPr>
          <w:delText>Prescrip_Cardiac vs. reported hypertension</w:delText>
        </w:r>
        <w:r w:rsidDel="00613418">
          <w:rPr>
            <w:color w:val="000000"/>
          </w:rPr>
          <w:br/>
          <w:delText>c) Prescrip_Psych vs. reported psychiatric disorder (PsD)</w:delText>
        </w:r>
      </w:del>
    </w:p>
    <w:p w14:paraId="72125B9E" w14:textId="5C5B49F6" w:rsidR="00EE735E" w:rsidRPr="0040209C" w:rsidDel="00613418" w:rsidRDefault="00EE735E">
      <w:pPr>
        <w:rPr>
          <w:del w:id="473" w:author="Christian Michelsen" w:date="2021-11-16T15:16:00Z"/>
          <w:lang w:val="en-GB"/>
        </w:rPr>
      </w:pPr>
      <w:del w:id="474" w:author="Christian Michelsen" w:date="2021-11-16T15:16:00Z">
        <w:r w:rsidDel="00613418">
          <w:rPr>
            <w:lang w:val="en-GB"/>
          </w:rPr>
          <w:delText xml:space="preserve">d) Prescrip_Resp vs. </w:delText>
        </w:r>
        <w:commentRangeStart w:id="475"/>
        <w:r w:rsidDel="00613418">
          <w:rPr>
            <w:lang w:val="en-GB"/>
          </w:rPr>
          <w:delText>age.</w:delText>
        </w:r>
        <w:commentRangeEnd w:id="475"/>
        <w:r w:rsidDel="00613418">
          <w:rPr>
            <w:rStyle w:val="CommentReference"/>
          </w:rPr>
          <w:commentReference w:id="475"/>
        </w:r>
      </w:del>
    </w:p>
    <w:p w14:paraId="244024E8" w14:textId="08C9016F" w:rsidR="00DE67BB" w:rsidRPr="0040209C" w:rsidDel="00613418" w:rsidRDefault="00EE735E">
      <w:pPr>
        <w:rPr>
          <w:del w:id="476" w:author="Christian Michelsen" w:date="2021-11-16T15:16:00Z"/>
          <w:lang w:val="en-GB"/>
        </w:rPr>
      </w:pPr>
      <w:del w:id="477" w:author="Christian Michelsen" w:date="2021-11-16T15:16:00Z">
        <w:r w:rsidDel="00613418">
          <w:rPr>
            <w:lang w:val="en-GB"/>
          </w:rPr>
          <w:delText xml:space="preserve">See table 1. For </w:delText>
        </w:r>
        <w:r w:rsidR="003300FD" w:rsidDel="00613418">
          <w:rPr>
            <w:lang w:val="en-GB"/>
          </w:rPr>
          <w:delText>explanation on group values.</w:delText>
        </w:r>
      </w:del>
    </w:p>
    <w:p w14:paraId="4BD4951F" w14:textId="77777777" w:rsidR="00DE67BB" w:rsidRPr="0040209C" w:rsidDel="00613418" w:rsidRDefault="00DE67BB">
      <w:pPr>
        <w:rPr>
          <w:del w:id="478" w:author="Christian Michelsen" w:date="2021-11-16T15:16:00Z"/>
          <w:lang w:val="en-GB"/>
        </w:rPr>
      </w:pPr>
    </w:p>
    <w:p w14:paraId="3569B2FC" w14:textId="0BA10DB5" w:rsidR="006645CD" w:rsidRDefault="006645CD">
      <w:pPr>
        <w:rPr>
          <w:lang w:val="en-GB"/>
        </w:rPr>
      </w:pPr>
      <w:del w:id="479" w:author="Christian Michelsen" w:date="2021-11-16T15:16:00Z">
        <w:r w:rsidDel="00613418">
          <w:rPr>
            <w:lang w:val="en-GB"/>
          </w:rPr>
          <w:br w:type="page"/>
        </w:r>
      </w:del>
    </w:p>
    <w:p w14:paraId="3C978590" w14:textId="52943489" w:rsidR="00DE67BB" w:rsidRPr="0040209C" w:rsidRDefault="006645CD">
      <w:pPr>
        <w:rPr>
          <w:lang w:val="en-GB"/>
        </w:rPr>
      </w:pPr>
      <w:commentRangeStart w:id="480"/>
      <w:commentRangeStart w:id="481"/>
      <w:r>
        <w:rPr>
          <w:lang w:val="en-GB"/>
        </w:rPr>
        <w:t>Figure</w:t>
      </w:r>
      <w:commentRangeEnd w:id="480"/>
      <w:r>
        <w:rPr>
          <w:rStyle w:val="CommentReference"/>
        </w:rPr>
        <w:commentReference w:id="480"/>
      </w:r>
      <w:commentRangeEnd w:id="481"/>
      <w:r w:rsidR="00EC6A2A">
        <w:rPr>
          <w:rStyle w:val="CommentReference"/>
        </w:rPr>
        <w:commentReference w:id="481"/>
      </w:r>
      <w:r>
        <w:rPr>
          <w:lang w:val="en-GB"/>
        </w:rPr>
        <w:t xml:space="preserve"> A</w:t>
      </w:r>
      <w:ins w:id="482" w:author="Christian Michelsen" w:date="2021-11-16T15:16:00Z">
        <w:r w:rsidR="00613418">
          <w:rPr>
            <w:lang w:val="en-GB"/>
          </w:rPr>
          <w:t>1</w:t>
        </w:r>
      </w:ins>
      <w:ins w:id="483" w:author="Christian Michelsen" w:date="2021-11-16T15:17:00Z">
        <w:r w:rsidR="00613418">
          <w:rPr>
            <w:lang w:val="en-GB"/>
          </w:rPr>
          <w:t xml:space="preserve"> </w:t>
        </w:r>
      </w:ins>
      <w:del w:id="484" w:author="Christian Michelsen" w:date="2021-11-16T15:16:00Z">
        <w:r w:rsidDel="00613418">
          <w:rPr>
            <w:lang w:val="en-GB"/>
          </w:rPr>
          <w:delText>2</w:delText>
        </w:r>
      </w:del>
      <w:proofErr w:type="spellStart"/>
      <w:r>
        <w:rPr>
          <w:lang w:val="en-GB"/>
        </w:rPr>
        <w:t>a+b</w:t>
      </w:r>
      <w:proofErr w:type="spellEnd"/>
      <w:r>
        <w:rPr>
          <w:noProof/>
          <w:lang w:val="en-GB"/>
        </w:rPr>
        <w:drawing>
          <wp:inline distT="0" distB="0" distL="0" distR="0" wp14:anchorId="5F2B4803" wp14:editId="39309979">
            <wp:extent cx="5640839" cy="295351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7">
                      <a:extLst>
                        <a:ext uri="{28A0092B-C50C-407E-A947-70E740481C1C}">
                          <a14:useLocalDpi xmlns:a14="http://schemas.microsoft.com/office/drawing/2010/main" val="0"/>
                        </a:ext>
                      </a:extLst>
                    </a:blip>
                    <a:stretch>
                      <a:fillRect/>
                    </a:stretch>
                  </pic:blipFill>
                  <pic:spPr>
                    <a:xfrm>
                      <a:off x="0" y="0"/>
                      <a:ext cx="5640839" cy="2953518"/>
                    </a:xfrm>
                    <a:prstGeom prst="rect">
                      <a:avLst/>
                    </a:prstGeom>
                  </pic:spPr>
                </pic:pic>
              </a:graphicData>
            </a:graphic>
          </wp:inline>
        </w:drawing>
      </w:r>
    </w:p>
    <w:p w14:paraId="79289089" w14:textId="3B28DF49" w:rsidR="00613418" w:rsidRDefault="00613418">
      <w:pPr>
        <w:rPr>
          <w:ins w:id="485" w:author="Christian Michelsen" w:date="2021-11-16T15:16:00Z"/>
          <w:lang w:val="en-GB"/>
        </w:rPr>
      </w:pPr>
      <w:r>
        <w:rPr>
          <w:noProof/>
        </w:rPr>
        <mc:AlternateContent>
          <mc:Choice Requires="wps">
            <w:drawing>
              <wp:anchor distT="0" distB="0" distL="114300" distR="114300" simplePos="0" relativeHeight="251669504" behindDoc="0" locked="0" layoutInCell="1" allowOverlap="1" wp14:anchorId="52A500BC" wp14:editId="649E4DF3">
                <wp:simplePos x="0" y="0"/>
                <wp:positionH relativeFrom="column">
                  <wp:posOffset>0</wp:posOffset>
                </wp:positionH>
                <wp:positionV relativeFrom="paragraph">
                  <wp:posOffset>88771</wp:posOffset>
                </wp:positionV>
                <wp:extent cx="6048375" cy="704850"/>
                <wp:effectExtent l="0" t="0" r="0" b="0"/>
                <wp:wrapNone/>
                <wp:docPr id="7" name="Tekstfelt 7"/>
                <wp:cNvGraphicFramePr/>
                <a:graphic xmlns:a="http://schemas.openxmlformats.org/drawingml/2006/main">
                  <a:graphicData uri="http://schemas.microsoft.com/office/word/2010/wordprocessingShape">
                    <wps:wsp>
                      <wps:cNvSpPr txBox="1"/>
                      <wps:spPr>
                        <a:xfrm>
                          <a:off x="0" y="0"/>
                          <a:ext cx="6048375" cy="704850"/>
                        </a:xfrm>
                        <a:prstGeom prst="rect">
                          <a:avLst/>
                        </a:prstGeom>
                        <a:solidFill>
                          <a:schemeClr val="lt1"/>
                        </a:solidFill>
                        <a:ln w="6350">
                          <a:noFill/>
                        </a:ln>
                      </wps:spPr>
                      <wps:txbx>
                        <w:txbxContent>
                          <w:p w14:paraId="45086BD8" w14:textId="7C0D120A" w:rsidR="00C54D28" w:rsidRPr="00970E8C" w:rsidRDefault="00C54D28" w:rsidP="006645CD">
                            <w:pPr>
                              <w:rPr>
                                <w:sz w:val="12"/>
                                <w:szCs w:val="12"/>
                              </w:rPr>
                            </w:pPr>
                            <w:r>
                              <w:rPr>
                                <w:color w:val="000000"/>
                                <w:sz w:val="18"/>
                                <w:szCs w:val="18"/>
                              </w:rPr>
                              <w:t>Figure A</w:t>
                            </w:r>
                            <w:ins w:id="486" w:author="Christian Michelsen" w:date="2021-11-16T15:17:00Z">
                              <w:r w:rsidR="00613418">
                                <w:rPr>
                                  <w:color w:val="000000"/>
                                  <w:sz w:val="18"/>
                                  <w:szCs w:val="18"/>
                                </w:rPr>
                                <w:t>1</w:t>
                              </w:r>
                            </w:ins>
                            <w:del w:id="487" w:author="Christian Michelsen" w:date="2021-11-16T15:17:00Z">
                              <w:r w:rsidDel="00613418">
                                <w:rPr>
                                  <w:color w:val="000000"/>
                                  <w:sz w:val="18"/>
                                  <w:szCs w:val="18"/>
                                </w:rPr>
                                <w:delText>2</w:delText>
                              </w:r>
                            </w:del>
                            <w:r>
                              <w:rPr>
                                <w:color w:val="000000"/>
                                <w:sz w:val="18"/>
                                <w:szCs w:val="18"/>
                              </w:rPr>
                              <w:t>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ins w:id="488" w:author="Christian Michelsen" w:date="2021-11-16T15:17:00Z">
                              <w:r w:rsidR="00613418">
                                <w:rPr>
                                  <w:color w:val="000000"/>
                                  <w:sz w:val="18"/>
                                  <w:szCs w:val="18"/>
                                </w:rPr>
                                <w:t>A1</w:t>
                              </w:r>
                            </w:ins>
                            <w:del w:id="489" w:author="Christian Michelsen" w:date="2021-11-16T15:17:00Z">
                              <w:r w:rsidDel="00613418">
                                <w:rPr>
                                  <w:color w:val="000000"/>
                                  <w:sz w:val="18"/>
                                  <w:szCs w:val="18"/>
                                </w:rPr>
                                <w:delText>2A</w:delText>
                              </w:r>
                            </w:del>
                            <w:r>
                              <w:rPr>
                                <w:color w:val="000000"/>
                                <w:sz w:val="18"/>
                                <w:szCs w:val="18"/>
                              </w:rPr>
                              <w:t>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490" w:author="Christian Michelsen" w:date="2021-11-16T15:08:00Z">
                              <w:r w:rsidRPr="00970E8C" w:rsidDel="00FD3F9F">
                                <w:rPr>
                                  <w:color w:val="000000"/>
                                  <w:sz w:val="18"/>
                                  <w:szCs w:val="18"/>
                                </w:rPr>
                                <w:delText>ML</w:delText>
                              </w:r>
                              <w:r w:rsidDel="00FD3F9F">
                                <w:rPr>
                                  <w:color w:val="000000"/>
                                  <w:sz w:val="18"/>
                                  <w:szCs w:val="18"/>
                                </w:rPr>
                                <w:delText>_all</w:delText>
                              </w:r>
                            </w:del>
                            <w:ins w:id="491"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92" w:author="Christian Michelsen" w:date="2021-11-16T15:08:00Z">
                              <w:r w:rsidRPr="00970E8C" w:rsidDel="00FD3F9F">
                                <w:rPr>
                                  <w:color w:val="000000"/>
                                  <w:sz w:val="18"/>
                                  <w:szCs w:val="18"/>
                                </w:rPr>
                                <w:delText>LR</w:delText>
                              </w:r>
                              <w:r w:rsidDel="00FD3F9F">
                                <w:rPr>
                                  <w:color w:val="000000"/>
                                  <w:sz w:val="18"/>
                                  <w:szCs w:val="18"/>
                                </w:rPr>
                                <w:delText>_all</w:delText>
                              </w:r>
                            </w:del>
                            <w:ins w:id="493"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494"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495"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496"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497"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500BC" id="Tekstfelt 7" o:spid="_x0000_s1029" type="#_x0000_t202" style="position:absolute;margin-left:0;margin-top:7pt;width:476.25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" fillcolor="white [3201]" stroked="f" strokeweight=".5pt">
                <v:textbox>
                  <w:txbxContent>
                    <w:p w14:paraId="45086BD8" w14:textId="7C0D120A" w:rsidR="00C54D28" w:rsidRPr="00970E8C" w:rsidRDefault="00C54D28" w:rsidP="006645CD">
                      <w:pPr>
                        <w:rPr>
                          <w:sz w:val="12"/>
                          <w:szCs w:val="12"/>
                        </w:rPr>
                      </w:pPr>
                      <w:r>
                        <w:rPr>
                          <w:color w:val="000000"/>
                          <w:sz w:val="18"/>
                          <w:szCs w:val="18"/>
                        </w:rPr>
                        <w:t>Figure A</w:t>
                      </w:r>
                      <w:ins w:id="498" w:author="Christian Michelsen" w:date="2021-11-16T15:17:00Z">
                        <w:r w:rsidR="00613418">
                          <w:rPr>
                            <w:color w:val="000000"/>
                            <w:sz w:val="18"/>
                            <w:szCs w:val="18"/>
                          </w:rPr>
                          <w:t>1</w:t>
                        </w:r>
                      </w:ins>
                      <w:del w:id="499" w:author="Christian Michelsen" w:date="2021-11-16T15:17:00Z">
                        <w:r w:rsidDel="00613418">
                          <w:rPr>
                            <w:color w:val="000000"/>
                            <w:sz w:val="18"/>
                            <w:szCs w:val="18"/>
                          </w:rPr>
                          <w:delText>2</w:delText>
                        </w:r>
                      </w:del>
                      <w:r>
                        <w:rPr>
                          <w:color w:val="000000"/>
                          <w:sz w:val="18"/>
                          <w:szCs w:val="18"/>
                        </w:rPr>
                        <w:t>a</w:t>
                      </w:r>
                      <w:r w:rsidRPr="00970E8C">
                        <w:rPr>
                          <w:color w:val="000000"/>
                          <w:sz w:val="18"/>
                          <w:szCs w:val="18"/>
                        </w:rPr>
                        <w:t xml:space="preserve">) Distribution of risk scores for </w:t>
                      </w:r>
                      <w:r>
                        <w:rPr>
                          <w:color w:val="000000"/>
                          <w:sz w:val="18"/>
                          <w:szCs w:val="18"/>
                        </w:rPr>
                        <w:t xml:space="preserve">patients +/- outcome B. </w:t>
                      </w:r>
                      <w:r w:rsidRPr="00970E8C">
                        <w:rPr>
                          <w:color w:val="000000"/>
                          <w:sz w:val="18"/>
                          <w:szCs w:val="18"/>
                        </w:rPr>
                        <w:t>The dashed lines shows the classification threshold of 20% PPF.</w:t>
                      </w:r>
                      <w:r>
                        <w:rPr>
                          <w:color w:val="000000"/>
                          <w:sz w:val="18"/>
                          <w:szCs w:val="18"/>
                        </w:rPr>
                        <w:t xml:space="preserve"> Figure</w:t>
                      </w:r>
                      <w:r w:rsidRPr="00970E8C">
                        <w:rPr>
                          <w:color w:val="000000"/>
                          <w:sz w:val="18"/>
                          <w:szCs w:val="18"/>
                        </w:rPr>
                        <w:t xml:space="preserve"> </w:t>
                      </w:r>
                      <w:ins w:id="500" w:author="Christian Michelsen" w:date="2021-11-16T15:17:00Z">
                        <w:r w:rsidR="00613418">
                          <w:rPr>
                            <w:color w:val="000000"/>
                            <w:sz w:val="18"/>
                            <w:szCs w:val="18"/>
                          </w:rPr>
                          <w:t>A1</w:t>
                        </w:r>
                      </w:ins>
                      <w:del w:id="501" w:author="Christian Michelsen" w:date="2021-11-16T15:17:00Z">
                        <w:r w:rsidDel="00613418">
                          <w:rPr>
                            <w:color w:val="000000"/>
                            <w:sz w:val="18"/>
                            <w:szCs w:val="18"/>
                          </w:rPr>
                          <w:delText>2A</w:delText>
                        </w:r>
                      </w:del>
                      <w:r>
                        <w:rPr>
                          <w:color w:val="000000"/>
                          <w:sz w:val="18"/>
                          <w:szCs w:val="18"/>
                        </w:rPr>
                        <w:t>b</w:t>
                      </w:r>
                      <w:r w:rsidRPr="00970E8C">
                        <w:rPr>
                          <w:color w:val="000000"/>
                          <w:sz w:val="18"/>
                          <w:szCs w:val="18"/>
                        </w:rPr>
                        <w:t>) ROC curve</w:t>
                      </w:r>
                      <w:r>
                        <w:rPr>
                          <w:color w:val="000000"/>
                          <w:sz w:val="18"/>
                          <w:szCs w:val="18"/>
                        </w:rPr>
                        <w:t>s</w:t>
                      </w:r>
                      <w:r w:rsidRPr="00970E8C">
                        <w:rPr>
                          <w:color w:val="000000"/>
                          <w:sz w:val="18"/>
                          <w:szCs w:val="18"/>
                        </w:rPr>
                        <w:t xml:space="preserve"> for </w:t>
                      </w:r>
                      <w:r>
                        <w:rPr>
                          <w:color w:val="000000"/>
                          <w:sz w:val="18"/>
                          <w:szCs w:val="18"/>
                        </w:rPr>
                        <w:t>complete machine learning model</w:t>
                      </w:r>
                      <w:r w:rsidRPr="00970E8C">
                        <w:rPr>
                          <w:color w:val="000000"/>
                          <w:sz w:val="18"/>
                          <w:szCs w:val="18"/>
                        </w:rPr>
                        <w:t xml:space="preserve"> (</w:t>
                      </w:r>
                      <w:del w:id="502" w:author="Christian Michelsen" w:date="2021-11-16T15:08:00Z">
                        <w:r w:rsidRPr="00970E8C" w:rsidDel="00FD3F9F">
                          <w:rPr>
                            <w:color w:val="000000"/>
                            <w:sz w:val="18"/>
                            <w:szCs w:val="18"/>
                          </w:rPr>
                          <w:delText>ML</w:delText>
                        </w:r>
                        <w:r w:rsidDel="00FD3F9F">
                          <w:rPr>
                            <w:color w:val="000000"/>
                            <w:sz w:val="18"/>
                            <w:szCs w:val="18"/>
                          </w:rPr>
                          <w:delText>_all</w:delText>
                        </w:r>
                      </w:del>
                      <w:ins w:id="503" w:author="Christian Michelsen" w:date="2021-11-16T15:08:00Z">
                        <w:r w:rsidR="00FD3F9F">
                          <w:rPr>
                            <w:color w:val="000000"/>
                            <w:sz w:val="18"/>
                            <w:szCs w:val="18"/>
                          </w:rPr>
                          <w:t>ML33</w:t>
                        </w:r>
                      </w:ins>
                      <w:r w:rsidRPr="00970E8C">
                        <w:rPr>
                          <w:color w:val="000000"/>
                          <w:sz w:val="18"/>
                          <w:szCs w:val="18"/>
                        </w:rPr>
                        <w:t xml:space="preserve">), </w:t>
                      </w:r>
                      <w:r>
                        <w:rPr>
                          <w:color w:val="000000"/>
                          <w:sz w:val="18"/>
                          <w:szCs w:val="18"/>
                        </w:rPr>
                        <w:t xml:space="preserve">complete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504" w:author="Christian Michelsen" w:date="2021-11-16T15:08:00Z">
                        <w:r w:rsidRPr="00970E8C" w:rsidDel="00FD3F9F">
                          <w:rPr>
                            <w:color w:val="000000"/>
                            <w:sz w:val="18"/>
                            <w:szCs w:val="18"/>
                          </w:rPr>
                          <w:delText>LR</w:delText>
                        </w:r>
                        <w:r w:rsidDel="00FD3F9F">
                          <w:rPr>
                            <w:color w:val="000000"/>
                            <w:sz w:val="18"/>
                            <w:szCs w:val="18"/>
                          </w:rPr>
                          <w:delText>_all</w:delText>
                        </w:r>
                      </w:del>
                      <w:ins w:id="505" w:author="Christian Michelsen" w:date="2021-11-16T15:08:00Z">
                        <w:r w:rsidR="00FD3F9F">
                          <w:rPr>
                            <w:color w:val="000000"/>
                            <w:sz w:val="18"/>
                            <w:szCs w:val="18"/>
                          </w:rPr>
                          <w:t>LR33</w:t>
                        </w:r>
                      </w:ins>
                      <w:proofErr w:type="gramStart"/>
                      <w:r w:rsidRPr="00970E8C">
                        <w:rPr>
                          <w:color w:val="000000"/>
                          <w:sz w:val="18"/>
                          <w:szCs w:val="18"/>
                        </w:rPr>
                        <w:t>) ,</w:t>
                      </w:r>
                      <w:proofErr w:type="gramEnd"/>
                      <w:r w:rsidRPr="00970E8C">
                        <w:rPr>
                          <w:color w:val="000000"/>
                          <w:sz w:val="18"/>
                          <w:szCs w:val="18"/>
                        </w:rPr>
                        <w:t xml:space="preserve"> </w:t>
                      </w:r>
                      <w:r>
                        <w:rPr>
                          <w:color w:val="000000"/>
                          <w:sz w:val="18"/>
                          <w:szCs w:val="18"/>
                        </w:rPr>
                        <w:t xml:space="preserve">parsimonious </w:t>
                      </w:r>
                      <w:r w:rsidRPr="00970E8C">
                        <w:rPr>
                          <w:color w:val="000000"/>
                          <w:sz w:val="18"/>
                          <w:szCs w:val="18"/>
                        </w:rPr>
                        <w:t xml:space="preserve">machine learning </w:t>
                      </w:r>
                      <w:r>
                        <w:rPr>
                          <w:color w:val="000000"/>
                          <w:sz w:val="18"/>
                          <w:szCs w:val="18"/>
                        </w:rPr>
                        <w:t>model</w:t>
                      </w:r>
                      <w:r w:rsidRPr="00970E8C">
                        <w:rPr>
                          <w:color w:val="000000"/>
                          <w:sz w:val="18"/>
                          <w:szCs w:val="18"/>
                        </w:rPr>
                        <w:t xml:space="preserve"> (</w:t>
                      </w:r>
                      <w:del w:id="506" w:author="Christian Michelsen" w:date="2021-11-16T15:09:00Z">
                        <w:r w:rsidRPr="00970E8C" w:rsidDel="008C79F2">
                          <w:rPr>
                            <w:color w:val="000000"/>
                            <w:sz w:val="18"/>
                            <w:szCs w:val="18"/>
                          </w:rPr>
                          <w:delText>ML</w:delText>
                        </w:r>
                        <w:r w:rsidDel="008C79F2">
                          <w:rPr>
                            <w:color w:val="000000"/>
                            <w:sz w:val="18"/>
                            <w:szCs w:val="18"/>
                          </w:rPr>
                          <w:delText>_</w:delText>
                        </w:r>
                        <w:r w:rsidRPr="00970E8C" w:rsidDel="008C79F2">
                          <w:rPr>
                            <w:color w:val="000000"/>
                            <w:sz w:val="18"/>
                            <w:szCs w:val="18"/>
                          </w:rPr>
                          <w:delText>10</w:delText>
                        </w:r>
                      </w:del>
                      <w:ins w:id="507" w:author="Christian Michelsen" w:date="2021-11-16T15:09:00Z">
                        <w:r w:rsidR="008C79F2">
                          <w:rPr>
                            <w:color w:val="000000"/>
                            <w:sz w:val="18"/>
                            <w:szCs w:val="18"/>
                          </w:rPr>
                          <w:t>ML10</w:t>
                        </w:r>
                      </w:ins>
                      <w:r w:rsidRPr="00970E8C">
                        <w:rPr>
                          <w:color w:val="000000"/>
                          <w:sz w:val="18"/>
                          <w:szCs w:val="18"/>
                        </w:rPr>
                        <w:t xml:space="preserve">), </w:t>
                      </w:r>
                      <w:r>
                        <w:rPr>
                          <w:color w:val="000000"/>
                          <w:sz w:val="18"/>
                          <w:szCs w:val="18"/>
                        </w:rPr>
                        <w:t xml:space="preserve">parsimonious </w:t>
                      </w:r>
                      <w:r w:rsidRPr="00970E8C">
                        <w:rPr>
                          <w:color w:val="000000"/>
                          <w:sz w:val="18"/>
                          <w:szCs w:val="18"/>
                        </w:rPr>
                        <w:t>logistic regression</w:t>
                      </w:r>
                      <w:r>
                        <w:rPr>
                          <w:color w:val="000000"/>
                          <w:sz w:val="18"/>
                          <w:szCs w:val="18"/>
                        </w:rPr>
                        <w:t xml:space="preserve">  model</w:t>
                      </w:r>
                      <w:r w:rsidRPr="00970E8C">
                        <w:rPr>
                          <w:color w:val="000000"/>
                          <w:sz w:val="18"/>
                          <w:szCs w:val="18"/>
                        </w:rPr>
                        <w:t xml:space="preserve"> (</w:t>
                      </w:r>
                      <w:del w:id="508" w:author="Christian Michelsen" w:date="2021-11-16T15:10:00Z">
                        <w:r w:rsidRPr="00970E8C" w:rsidDel="008C79F2">
                          <w:rPr>
                            <w:color w:val="000000"/>
                            <w:sz w:val="18"/>
                            <w:szCs w:val="18"/>
                          </w:rPr>
                          <w:delText>LR</w:delText>
                        </w:r>
                        <w:r w:rsidDel="008C79F2">
                          <w:rPr>
                            <w:color w:val="000000"/>
                            <w:sz w:val="18"/>
                            <w:szCs w:val="18"/>
                          </w:rPr>
                          <w:delText>_</w:delText>
                        </w:r>
                        <w:r w:rsidRPr="00970E8C" w:rsidDel="008C79F2">
                          <w:rPr>
                            <w:color w:val="000000"/>
                            <w:sz w:val="18"/>
                            <w:szCs w:val="18"/>
                          </w:rPr>
                          <w:delText>10</w:delText>
                        </w:r>
                      </w:del>
                      <w:ins w:id="509" w:author="Christian Michelsen" w:date="2021-11-16T15:10:00Z">
                        <w:r w:rsidR="008C79F2">
                          <w:rPr>
                            <w:color w:val="000000"/>
                            <w:sz w:val="18"/>
                            <w:szCs w:val="18"/>
                          </w:rPr>
                          <w:t>LR10</w:t>
                        </w:r>
                      </w:ins>
                      <w:r w:rsidRPr="00970E8C">
                        <w:rPr>
                          <w:color w:val="000000"/>
                          <w:sz w:val="18"/>
                          <w:szCs w:val="18"/>
                        </w:rPr>
                        <w:t>), machine learning using</w:t>
                      </w:r>
                      <w:r>
                        <w:rPr>
                          <w:color w:val="000000"/>
                          <w:sz w:val="18"/>
                          <w:szCs w:val="18"/>
                        </w:rPr>
                        <w:t xml:space="preserve"> without age</w:t>
                      </w:r>
                      <w:r w:rsidRPr="00970E8C">
                        <w:rPr>
                          <w:color w:val="000000"/>
                          <w:sz w:val="18"/>
                          <w:szCs w:val="18"/>
                        </w:rPr>
                        <w:t xml:space="preserve"> (ML</w:t>
                      </w:r>
                      <w:r>
                        <w:rPr>
                          <w:color w:val="000000"/>
                          <w:sz w:val="18"/>
                          <w:szCs w:val="18"/>
                        </w:rPr>
                        <w:t>_</w:t>
                      </w:r>
                      <w:r w:rsidRPr="00970E8C">
                        <w:rPr>
                          <w:color w:val="000000"/>
                          <w:sz w:val="18"/>
                          <w:szCs w:val="18"/>
                        </w:rPr>
                        <w:t>NoAge)</w:t>
                      </w:r>
                      <w:r>
                        <w:rPr>
                          <w:color w:val="000000"/>
                          <w:sz w:val="18"/>
                          <w:szCs w:val="18"/>
                        </w:rPr>
                        <w:t xml:space="preserve"> and the</w:t>
                      </w:r>
                      <w:r w:rsidRPr="00970E8C">
                        <w:rPr>
                          <w:color w:val="000000"/>
                          <w:sz w:val="18"/>
                          <w:szCs w:val="18"/>
                        </w:rPr>
                        <w:t xml:space="preserve"> model</w:t>
                      </w:r>
                      <w:r>
                        <w:rPr>
                          <w:color w:val="000000"/>
                          <w:sz w:val="18"/>
                          <w:szCs w:val="18"/>
                        </w:rPr>
                        <w:t xml:space="preserve"> age</w:t>
                      </w:r>
                      <w:r w:rsidRPr="00970E8C">
                        <w:rPr>
                          <w:color w:val="000000"/>
                          <w:sz w:val="18"/>
                          <w:szCs w:val="18"/>
                        </w:rPr>
                        <w:t xml:space="preserve"> only</w:t>
                      </w:r>
                      <w:r>
                        <w:rPr>
                          <w:color w:val="000000"/>
                          <w:sz w:val="18"/>
                          <w:szCs w:val="18"/>
                        </w:rPr>
                        <w:t xml:space="preserve"> model</w:t>
                      </w:r>
                      <w:r w:rsidRPr="00970E8C">
                        <w:rPr>
                          <w:color w:val="000000"/>
                          <w:sz w:val="18"/>
                          <w:szCs w:val="18"/>
                        </w:rPr>
                        <w:t xml:space="preserve"> (Age).</w:t>
                      </w:r>
                    </w:p>
                  </w:txbxContent>
                </v:textbox>
              </v:shape>
            </w:pict>
          </mc:Fallback>
        </mc:AlternateContent>
      </w:r>
    </w:p>
    <w:p w14:paraId="7473731D" w14:textId="14AFD34E" w:rsidR="00613418" w:rsidRDefault="00613418">
      <w:pPr>
        <w:rPr>
          <w:ins w:id="510" w:author="Christian Michelsen" w:date="2021-11-16T15:16:00Z"/>
          <w:lang w:val="en-GB"/>
        </w:rPr>
      </w:pPr>
    </w:p>
    <w:p w14:paraId="50293D1E" w14:textId="43B4E7C6" w:rsidR="00613418" w:rsidRDefault="00613418">
      <w:pPr>
        <w:rPr>
          <w:ins w:id="511" w:author="Christian Michelsen" w:date="2021-11-16T15:16:00Z"/>
          <w:lang w:val="en-GB"/>
        </w:rPr>
      </w:pPr>
    </w:p>
    <w:p w14:paraId="33043687" w14:textId="1BFD322D" w:rsidR="00DE67BB" w:rsidRDefault="00355961">
      <w:pPr>
        <w:rPr>
          <w:ins w:id="512" w:author="Christian Michelsen" w:date="2021-11-16T15:16:00Z"/>
          <w:lang w:val="en-GB"/>
        </w:rPr>
      </w:pPr>
      <w:r w:rsidRPr="0040209C">
        <w:rPr>
          <w:lang w:val="en-GB"/>
        </w:rPr>
        <w:br w:type="page"/>
      </w:r>
    </w:p>
    <w:p w14:paraId="7FC3A33B" w14:textId="4AF1E2D2" w:rsidR="00613418" w:rsidRPr="00DA5123" w:rsidRDefault="00613418" w:rsidP="00613418">
      <w:pPr>
        <w:pStyle w:val="NormalWeb"/>
        <w:spacing w:before="0" w:beforeAutospacing="0" w:after="0" w:afterAutospacing="0"/>
        <w:rPr>
          <w:ins w:id="513" w:author="Christian Michelsen" w:date="2021-11-16T15:18:00Z"/>
          <w:lang w:val="en-GB"/>
        </w:rPr>
      </w:pPr>
      <w:ins w:id="514" w:author="Christian Michelsen" w:date="2021-11-16T15:18:00Z">
        <w:r w:rsidRPr="000E4E6D">
          <w:rPr>
            <w:rFonts w:ascii="Arial" w:hAnsi="Arial" w:cs="Arial"/>
            <w:sz w:val="22"/>
            <w:szCs w:val="22"/>
            <w:lang w:val="en-GB"/>
          </w:rPr>
          <w:lastRenderedPageBreak/>
          <w:t xml:space="preserve">Figure </w:t>
        </w:r>
        <w:r>
          <w:rPr>
            <w:rFonts w:ascii="Arial" w:hAnsi="Arial" w:cs="Arial"/>
            <w:sz w:val="22"/>
            <w:szCs w:val="22"/>
            <w:lang w:val="en-GB"/>
          </w:rPr>
          <w:t>A</w:t>
        </w:r>
        <w:r w:rsidRPr="000E4E6D">
          <w:rPr>
            <w:rFonts w:ascii="Arial" w:hAnsi="Arial" w:cs="Arial"/>
            <w:sz w:val="22"/>
            <w:szCs w:val="22"/>
            <w:lang w:val="en-GB"/>
          </w:rPr>
          <w:t>2</w:t>
        </w:r>
        <w:r>
          <w:rPr>
            <w:rFonts w:ascii="Arial" w:hAnsi="Arial" w:cs="Arial"/>
            <w:sz w:val="22"/>
            <w:szCs w:val="22"/>
            <w:lang w:val="en-GB"/>
          </w:rPr>
          <w:t xml:space="preserve"> </w:t>
        </w:r>
        <w:proofErr w:type="spellStart"/>
        <w:r w:rsidRPr="000E4E6D">
          <w:rPr>
            <w:rFonts w:ascii="Arial" w:hAnsi="Arial" w:cs="Arial"/>
            <w:sz w:val="22"/>
            <w:szCs w:val="22"/>
            <w:lang w:val="en-GB"/>
          </w:rPr>
          <w:t>a+b</w:t>
        </w:r>
        <w:proofErr w:type="spellEnd"/>
        <w:r>
          <w:rPr>
            <w:noProof/>
            <w:lang w:val="en-GB"/>
          </w:rPr>
          <w:drawing>
            <wp:inline distT="0" distB="0" distL="0" distR="0" wp14:anchorId="0A4433BF" wp14:editId="4384E41C">
              <wp:extent cx="6858000" cy="3810000"/>
              <wp:effectExtent l="0" t="0" r="0" b="0"/>
              <wp:docPr id="10"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10000"/>
                      </a:xfrm>
                      <a:prstGeom prst="rect">
                        <a:avLst/>
                      </a:prstGeom>
                    </pic:spPr>
                  </pic:pic>
                </a:graphicData>
              </a:graphic>
            </wp:inline>
          </w:drawing>
        </w:r>
        <w:r w:rsidRPr="00DA5123">
          <w:rPr>
            <w:rFonts w:ascii="Arial" w:hAnsi="Arial" w:cs="Arial"/>
            <w:color w:val="000000"/>
            <w:sz w:val="20"/>
            <w:szCs w:val="20"/>
          </w:rPr>
          <w:t xml:space="preserve"> </w:t>
        </w:r>
        <w:r>
          <w:rPr>
            <w:rFonts w:ascii="Arial" w:hAnsi="Arial" w:cs="Arial"/>
            <w:color w:val="000000"/>
            <w:sz w:val="20"/>
            <w:szCs w:val="20"/>
          </w:rPr>
          <w:t>a</w:t>
        </w:r>
        <w:r w:rsidRPr="00DA5123">
          <w:rPr>
            <w:rFonts w:ascii="Arial" w:hAnsi="Arial" w:cs="Arial"/>
            <w:color w:val="000000"/>
            <w:sz w:val="20"/>
            <w:szCs w:val="20"/>
          </w:rPr>
          <w:t xml:space="preserve">) </w:t>
        </w:r>
      </w:ins>
      <w:ins w:id="515" w:author="Christian Michelsen" w:date="2021-11-16T16:47:00Z">
        <w:r w:rsidR="00601EE5" w:rsidRPr="00DA5123">
          <w:rPr>
            <w:rFonts w:ascii="Arial" w:hAnsi="Arial" w:cs="Arial"/>
            <w:color w:val="000000"/>
            <w:sz w:val="20"/>
            <w:szCs w:val="20"/>
          </w:rPr>
          <w:t xml:space="preserve">The overall importance of the </w:t>
        </w:r>
        <w:r w:rsidR="00601EE5">
          <w:rPr>
            <w:rFonts w:ascii="Arial" w:hAnsi="Arial" w:cs="Arial"/>
            <w:color w:val="000000"/>
            <w:sz w:val="20"/>
            <w:szCs w:val="20"/>
          </w:rPr>
          <w:t>10 most important</w:t>
        </w:r>
        <w:r w:rsidR="00601EE5" w:rsidRPr="00DA5123">
          <w:rPr>
            <w:rFonts w:ascii="Arial" w:hAnsi="Arial" w:cs="Arial"/>
            <w:color w:val="000000"/>
            <w:sz w:val="20"/>
            <w:szCs w:val="20"/>
          </w:rPr>
          <w:t xml:space="preserve"> variables</w:t>
        </w:r>
        <w:r w:rsidR="00601EE5">
          <w:rPr>
            <w:rFonts w:ascii="Arial" w:hAnsi="Arial" w:cs="Arial"/>
            <w:color w:val="000000"/>
            <w:sz w:val="20"/>
            <w:szCs w:val="20"/>
          </w:rPr>
          <w:t xml:space="preserve"> (the union of both sets)</w:t>
        </w:r>
        <w:r w:rsidR="00601EE5" w:rsidRPr="00DA5123">
          <w:rPr>
            <w:rFonts w:ascii="Arial" w:hAnsi="Arial" w:cs="Arial"/>
            <w:color w:val="000000"/>
            <w:sz w:val="20"/>
            <w:szCs w:val="20"/>
          </w:rPr>
          <w:t xml:space="preserve"> measured by the SHAP values for both the ML</w:t>
        </w:r>
        <w:r w:rsidR="00601EE5">
          <w:rPr>
            <w:rFonts w:ascii="Arial" w:hAnsi="Arial" w:cs="Arial"/>
            <w:color w:val="000000"/>
            <w:sz w:val="20"/>
            <w:szCs w:val="20"/>
          </w:rPr>
          <w:t>33</w:t>
        </w:r>
        <w:r w:rsidR="00601EE5" w:rsidRPr="00DA5123">
          <w:rPr>
            <w:rFonts w:ascii="Arial" w:hAnsi="Arial" w:cs="Arial"/>
            <w:color w:val="000000"/>
            <w:sz w:val="20"/>
            <w:szCs w:val="20"/>
          </w:rPr>
          <w:t xml:space="preserve"> and LR</w:t>
        </w:r>
        <w:r w:rsidR="00601EE5">
          <w:rPr>
            <w:rFonts w:ascii="Arial" w:hAnsi="Arial" w:cs="Arial"/>
            <w:color w:val="000000"/>
            <w:sz w:val="20"/>
            <w:szCs w:val="20"/>
          </w:rPr>
          <w:t>33</w:t>
        </w:r>
        <w:r w:rsidR="00601EE5" w:rsidRPr="00DA5123">
          <w:rPr>
            <w:rFonts w:ascii="Arial" w:hAnsi="Arial" w:cs="Arial"/>
            <w:color w:val="000000"/>
            <w:sz w:val="20"/>
            <w:szCs w:val="20"/>
          </w:rPr>
          <w:t xml:space="preserve"> model</w:t>
        </w:r>
        <w:r w:rsidR="00601EE5">
          <w:rPr>
            <w:rFonts w:ascii="Arial" w:hAnsi="Arial" w:cs="Arial"/>
            <w:color w:val="000000"/>
            <w:sz w:val="20"/>
            <w:szCs w:val="20"/>
          </w:rPr>
          <w:t>s. T</w:t>
        </w:r>
        <w:r w:rsidR="00601EE5" w:rsidRPr="00DA5123">
          <w:rPr>
            <w:rFonts w:ascii="Arial" w:hAnsi="Arial" w:cs="Arial"/>
            <w:color w:val="000000"/>
            <w:sz w:val="20"/>
            <w:szCs w:val="20"/>
          </w:rPr>
          <w:t xml:space="preserve">he </w:t>
        </w:r>
        <w:r w:rsidR="00601EE5">
          <w:rPr>
            <w:rFonts w:ascii="Arial" w:hAnsi="Arial" w:cs="Arial"/>
            <w:color w:val="000000"/>
            <w:sz w:val="20"/>
            <w:szCs w:val="20"/>
          </w:rPr>
          <w:t>contributions</w:t>
        </w:r>
        <w:r w:rsidR="00601EE5" w:rsidRPr="00DA5123">
          <w:rPr>
            <w:rFonts w:ascii="Arial" w:hAnsi="Arial" w:cs="Arial"/>
            <w:color w:val="000000"/>
            <w:sz w:val="20"/>
            <w:szCs w:val="20"/>
          </w:rPr>
          <w:t xml:space="preserve"> of the </w:t>
        </w:r>
        <w:r w:rsidR="00601EE5">
          <w:rPr>
            <w:rFonts w:ascii="Arial" w:hAnsi="Arial" w:cs="Arial"/>
            <w:color w:val="000000"/>
            <w:sz w:val="20"/>
            <w:szCs w:val="20"/>
          </w:rPr>
          <w:t>remaining variables are summed</w:t>
        </w:r>
        <w:r w:rsidR="00601EE5" w:rsidRPr="00DA5123">
          <w:rPr>
            <w:rFonts w:ascii="Arial" w:hAnsi="Arial" w:cs="Arial"/>
            <w:color w:val="000000"/>
            <w:sz w:val="20"/>
            <w:szCs w:val="20"/>
          </w:rPr>
          <w:t xml:space="preserve"> in the </w:t>
        </w:r>
        <w:r w:rsidR="00601EE5">
          <w:rPr>
            <w:rFonts w:ascii="Arial" w:hAnsi="Arial" w:cs="Arial"/>
            <w:color w:val="000000"/>
            <w:sz w:val="20"/>
            <w:szCs w:val="20"/>
          </w:rPr>
          <w:t>bottom</w:t>
        </w:r>
        <w:r w:rsidR="00601EE5" w:rsidRPr="00DA5123">
          <w:rPr>
            <w:rFonts w:ascii="Arial" w:hAnsi="Arial" w:cs="Arial"/>
            <w:color w:val="000000"/>
            <w:sz w:val="20"/>
            <w:szCs w:val="20"/>
          </w:rPr>
          <w:t xml:space="preserve"> bar. </w:t>
        </w:r>
        <w:r w:rsidR="00601EE5">
          <w:rPr>
            <w:rFonts w:ascii="Arial" w:hAnsi="Arial" w:cs="Arial"/>
            <w:color w:val="000000"/>
            <w:sz w:val="20"/>
            <w:szCs w:val="20"/>
          </w:rPr>
          <w:t>b)</w:t>
        </w:r>
        <w:r w:rsidR="00601EE5" w:rsidRPr="00DA5123">
          <w:rPr>
            <w:rFonts w:ascii="Arial" w:hAnsi="Arial" w:cs="Arial"/>
            <w:color w:val="000000"/>
            <w:sz w:val="20"/>
            <w:szCs w:val="20"/>
          </w:rPr>
          <w:t xml:space="preserve"> The SHAP values for the ML</w:t>
        </w:r>
        <w:r w:rsidR="00601EE5">
          <w:rPr>
            <w:rFonts w:ascii="Arial" w:hAnsi="Arial" w:cs="Arial"/>
            <w:color w:val="000000"/>
            <w:sz w:val="20"/>
            <w:szCs w:val="20"/>
          </w:rPr>
          <w:t>33</w:t>
        </w:r>
        <w:r w:rsidR="00601EE5" w:rsidRPr="00DA5123">
          <w:rPr>
            <w:rFonts w:ascii="Arial" w:hAnsi="Arial" w:cs="Arial"/>
            <w:color w:val="000000"/>
            <w:sz w:val="20"/>
            <w:szCs w:val="20"/>
          </w:rPr>
          <w:t xml:space="preserve"> model. Each individual point is a patient. The horizontal position is determined by the SHAP value</w:t>
        </w:r>
        <w:r w:rsidR="00601EE5">
          <w:rPr>
            <w:rFonts w:ascii="Arial" w:hAnsi="Arial" w:cs="Arial"/>
            <w:color w:val="000000"/>
            <w:sz w:val="20"/>
            <w:szCs w:val="20"/>
          </w:rPr>
          <w:t xml:space="preserve"> thus describes the impact on the </w:t>
        </w:r>
        <w:proofErr w:type="spellStart"/>
        <w:r w:rsidR="00601EE5">
          <w:rPr>
            <w:rFonts w:ascii="Arial" w:hAnsi="Arial" w:cs="Arial"/>
            <w:color w:val="000000"/>
            <w:sz w:val="20"/>
            <w:szCs w:val="20"/>
          </w:rPr>
          <w:t>risc</w:t>
        </w:r>
        <w:proofErr w:type="spellEnd"/>
        <w:r w:rsidR="00601EE5">
          <w:rPr>
            <w:rFonts w:ascii="Arial" w:hAnsi="Arial" w:cs="Arial"/>
            <w:color w:val="000000"/>
            <w:sz w:val="20"/>
            <w:szCs w:val="20"/>
          </w:rPr>
          <w:t xml:space="preserve"> score. T</w:t>
        </w:r>
        <w:r w:rsidR="00601EE5" w:rsidRPr="00DA5123">
          <w:rPr>
            <w:rFonts w:ascii="Arial" w:hAnsi="Arial" w:cs="Arial"/>
            <w:color w:val="000000"/>
            <w:sz w:val="20"/>
            <w:szCs w:val="20"/>
          </w:rPr>
          <w:t>he color is related to the value of the variable. In addition to the overall importance of the different variables</w:t>
        </w:r>
        <w:r w:rsidR="00601EE5">
          <w:rPr>
            <w:rFonts w:ascii="Arial" w:hAnsi="Arial" w:cs="Arial"/>
            <w:color w:val="000000"/>
            <w:sz w:val="20"/>
            <w:szCs w:val="20"/>
          </w:rPr>
          <w:t xml:space="preserve"> in a)</w:t>
        </w:r>
        <w:r w:rsidR="00601EE5" w:rsidRPr="00DA5123">
          <w:rPr>
            <w:rFonts w:ascii="Arial" w:hAnsi="Arial" w:cs="Arial"/>
            <w:color w:val="000000"/>
            <w:sz w:val="20"/>
            <w:szCs w:val="20"/>
          </w:rPr>
          <w:t xml:space="preserve">, </w:t>
        </w:r>
        <w:r w:rsidR="00601EE5">
          <w:rPr>
            <w:rFonts w:ascii="Arial" w:hAnsi="Arial" w:cs="Arial"/>
            <w:color w:val="000000"/>
            <w:sz w:val="20"/>
            <w:szCs w:val="20"/>
          </w:rPr>
          <w:t>b)</w:t>
        </w:r>
        <w:r w:rsidR="00601EE5" w:rsidRPr="00DA5123">
          <w:rPr>
            <w:rFonts w:ascii="Arial" w:hAnsi="Arial" w:cs="Arial"/>
            <w:color w:val="000000"/>
            <w:sz w:val="20"/>
            <w:szCs w:val="20"/>
          </w:rPr>
          <w:t xml:space="preserve"> also shows the direction of the effect</w:t>
        </w:r>
      </w:ins>
      <w:ins w:id="516" w:author="Christian Michelsen" w:date="2021-11-16T15:18:00Z">
        <w:r w:rsidRPr="00DA5123">
          <w:rPr>
            <w:rFonts w:ascii="Arial" w:hAnsi="Arial" w:cs="Arial"/>
            <w:color w:val="000000"/>
            <w:sz w:val="20"/>
            <w:szCs w:val="20"/>
          </w:rPr>
          <w:t>.</w:t>
        </w:r>
      </w:ins>
    </w:p>
    <w:p w14:paraId="77B04327" w14:textId="012DAB86" w:rsidR="00613418" w:rsidRPr="006F3ADE" w:rsidRDefault="00613418" w:rsidP="00613418">
      <w:pPr>
        <w:rPr>
          <w:ins w:id="517" w:author="Christian Michelsen" w:date="2021-11-16T15:16:00Z"/>
          <w:rFonts w:eastAsia="Times New Roman"/>
          <w:sz w:val="24"/>
          <w:szCs w:val="24"/>
          <w:lang w:val="en-GB"/>
          <w:rPrChange w:id="518" w:author="Christian Michelsen" w:date="2021-11-16T15:19:00Z">
            <w:rPr>
              <w:ins w:id="519" w:author="Christian Michelsen" w:date="2021-11-16T15:16:00Z"/>
              <w:lang w:val="en-GB"/>
            </w:rPr>
          </w:rPrChange>
        </w:rPr>
      </w:pPr>
      <w:ins w:id="520" w:author="Christian Michelsen" w:date="2021-11-16T15:18:00Z">
        <w:r>
          <w:rPr>
            <w:lang w:val="en-GB"/>
          </w:rPr>
          <w:br w:type="page"/>
        </w:r>
      </w:ins>
      <w:ins w:id="521" w:author="Christian Michelsen" w:date="2021-11-16T15:16:00Z">
        <w:r>
          <w:rPr>
            <w:lang w:val="en-GB"/>
          </w:rPr>
          <w:lastRenderedPageBreak/>
          <w:t xml:space="preserve">Figure A3 SHAP </w:t>
        </w:r>
        <w:proofErr w:type="spellStart"/>
        <w:r>
          <w:rPr>
            <w:lang w:val="en-GB"/>
          </w:rPr>
          <w:t>beeswarm</w:t>
        </w:r>
        <w:proofErr w:type="spellEnd"/>
        <w:r>
          <w:rPr>
            <w:lang w:val="en-GB"/>
          </w:rPr>
          <w:t xml:space="preserve"> plots.</w:t>
        </w:r>
      </w:ins>
    </w:p>
    <w:p w14:paraId="400D1A04" w14:textId="77777777" w:rsidR="00613418" w:rsidRPr="0040209C" w:rsidRDefault="00613418" w:rsidP="00613418">
      <w:pPr>
        <w:rPr>
          <w:ins w:id="522" w:author="Christian Michelsen" w:date="2021-11-16T15:16:00Z"/>
          <w:lang w:val="en-GB"/>
        </w:rPr>
      </w:pPr>
    </w:p>
    <w:p w14:paraId="51ABE631" w14:textId="77777777" w:rsidR="00613418" w:rsidRPr="0040209C" w:rsidRDefault="00613418" w:rsidP="00613418">
      <w:pPr>
        <w:rPr>
          <w:ins w:id="523" w:author="Christian Michelsen" w:date="2021-11-16T15:16:00Z"/>
          <w:lang w:val="en-GB"/>
        </w:rPr>
      </w:pPr>
      <w:ins w:id="524" w:author="Christian Michelsen" w:date="2021-11-16T15:16:00Z">
        <w:r>
          <w:rPr>
            <w:noProof/>
            <w:lang w:val="en-GB"/>
          </w:rPr>
          <w:drawing>
            <wp:inline distT="0" distB="0" distL="0" distR="0" wp14:anchorId="1D55C65C" wp14:editId="7EA77250">
              <wp:extent cx="6219064" cy="5248275"/>
              <wp:effectExtent l="0" t="0" r="0" b="0"/>
              <wp:docPr id="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16">
                        <a:extLst>
                          <a:ext uri="{28A0092B-C50C-407E-A947-70E740481C1C}">
                            <a14:useLocalDpi xmlns:a14="http://schemas.microsoft.com/office/drawing/2010/main" val="0"/>
                          </a:ext>
                        </a:extLst>
                      </a:blip>
                      <a:srcRect l="9563" t="3279" r="13512" b="4892"/>
                      <a:stretch/>
                    </pic:blipFill>
                    <pic:spPr bwMode="auto">
                      <a:xfrm>
                        <a:off x="0" y="0"/>
                        <a:ext cx="6226983" cy="5254958"/>
                      </a:xfrm>
                      <a:prstGeom prst="rect">
                        <a:avLst/>
                      </a:prstGeom>
                      <a:ln>
                        <a:noFill/>
                      </a:ln>
                      <a:extLst>
                        <a:ext uri="{53640926-AAD7-44D8-BBD7-CCE9431645EC}">
                          <a14:shadowObscured xmlns:a14="http://schemas.microsoft.com/office/drawing/2010/main"/>
                        </a:ext>
                      </a:extLst>
                    </pic:spPr>
                  </pic:pic>
                </a:graphicData>
              </a:graphic>
            </wp:inline>
          </w:drawing>
        </w:r>
      </w:ins>
    </w:p>
    <w:p w14:paraId="4AAABE5E" w14:textId="77777777" w:rsidR="00613418" w:rsidRDefault="00613418" w:rsidP="00613418">
      <w:pPr>
        <w:rPr>
          <w:ins w:id="525" w:author="Christian Michelsen" w:date="2021-11-16T15:16:00Z"/>
          <w:color w:val="000000"/>
        </w:rPr>
      </w:pPr>
      <w:ins w:id="526" w:author="Christian Michelsen" w:date="2021-11-16T15:16:00Z">
        <w:r>
          <w:rPr>
            <w:lang w:val="en-GB"/>
          </w:rPr>
          <w:t xml:space="preserve">a) </w:t>
        </w:r>
        <w:proofErr w:type="spellStart"/>
        <w:r>
          <w:rPr>
            <w:color w:val="000000"/>
          </w:rPr>
          <w:t>Prescrip_Anticoag</w:t>
        </w:r>
        <w:proofErr w:type="spellEnd"/>
        <w:r>
          <w:rPr>
            <w:lang w:val="en-GB"/>
          </w:rPr>
          <w:t xml:space="preserve"> vs. reported family disposition for venous thromboembolism (</w:t>
        </w:r>
        <w:proofErr w:type="spellStart"/>
        <w:r>
          <w:rPr>
            <w:lang w:val="en-GB"/>
          </w:rPr>
          <w:t>Fam.VTE</w:t>
        </w:r>
        <w:proofErr w:type="spellEnd"/>
        <w:r>
          <w:rPr>
            <w:lang w:val="en-GB"/>
          </w:rPr>
          <w:t>)</w:t>
        </w:r>
        <w:r>
          <w:rPr>
            <w:lang w:val="en-GB"/>
          </w:rPr>
          <w:br/>
          <w:t xml:space="preserve">b) </w:t>
        </w:r>
        <w:proofErr w:type="spellStart"/>
        <w:r>
          <w:rPr>
            <w:color w:val="000000"/>
          </w:rPr>
          <w:t>Prescrip_Cardiac</w:t>
        </w:r>
        <w:proofErr w:type="spellEnd"/>
        <w:r>
          <w:rPr>
            <w:color w:val="000000"/>
          </w:rPr>
          <w:t xml:space="preserve"> vs. reported hypertension</w:t>
        </w:r>
        <w:r>
          <w:rPr>
            <w:color w:val="000000"/>
          </w:rPr>
          <w:br/>
          <w:t xml:space="preserve">c) </w:t>
        </w:r>
        <w:proofErr w:type="spellStart"/>
        <w:r>
          <w:rPr>
            <w:color w:val="000000"/>
          </w:rPr>
          <w:t>Prescrip_Psych</w:t>
        </w:r>
        <w:proofErr w:type="spellEnd"/>
        <w:r>
          <w:rPr>
            <w:color w:val="000000"/>
          </w:rPr>
          <w:t xml:space="preserve"> vs. reported psychiatric disorder (</w:t>
        </w:r>
        <w:proofErr w:type="spellStart"/>
        <w:r>
          <w:rPr>
            <w:color w:val="000000"/>
          </w:rPr>
          <w:t>PsD</w:t>
        </w:r>
        <w:proofErr w:type="spellEnd"/>
        <w:r>
          <w:rPr>
            <w:color w:val="000000"/>
          </w:rPr>
          <w:t>)</w:t>
        </w:r>
      </w:ins>
    </w:p>
    <w:p w14:paraId="1355EA74" w14:textId="77777777" w:rsidR="00613418" w:rsidRPr="0040209C" w:rsidRDefault="00613418" w:rsidP="00613418">
      <w:pPr>
        <w:rPr>
          <w:ins w:id="527" w:author="Christian Michelsen" w:date="2021-11-16T15:16:00Z"/>
          <w:lang w:val="en-GB"/>
        </w:rPr>
      </w:pPr>
      <w:ins w:id="528" w:author="Christian Michelsen" w:date="2021-11-16T15:16:00Z">
        <w:r>
          <w:rPr>
            <w:lang w:val="en-GB"/>
          </w:rPr>
          <w:t xml:space="preserve">d) </w:t>
        </w:r>
        <w:proofErr w:type="spellStart"/>
        <w:r>
          <w:rPr>
            <w:lang w:val="en-GB"/>
          </w:rPr>
          <w:t>Prescrip_Resp</w:t>
        </w:r>
        <w:proofErr w:type="spellEnd"/>
        <w:r>
          <w:rPr>
            <w:lang w:val="en-GB"/>
          </w:rPr>
          <w:t xml:space="preserve"> vs. </w:t>
        </w:r>
        <w:commentRangeStart w:id="529"/>
        <w:commentRangeStart w:id="530"/>
        <w:r>
          <w:rPr>
            <w:lang w:val="en-GB"/>
          </w:rPr>
          <w:t>age.</w:t>
        </w:r>
        <w:commentRangeEnd w:id="529"/>
        <w:r>
          <w:rPr>
            <w:rStyle w:val="CommentReference"/>
          </w:rPr>
          <w:commentReference w:id="529"/>
        </w:r>
      </w:ins>
      <w:commentRangeEnd w:id="530"/>
      <w:ins w:id="531" w:author="Christian Michelsen" w:date="2021-11-16T15:21:00Z">
        <w:r w:rsidR="004A43EC">
          <w:rPr>
            <w:rStyle w:val="CommentReference"/>
          </w:rPr>
          <w:commentReference w:id="530"/>
        </w:r>
      </w:ins>
    </w:p>
    <w:p w14:paraId="6210107F" w14:textId="77777777" w:rsidR="00613418" w:rsidRPr="0040209C" w:rsidRDefault="00613418" w:rsidP="00613418">
      <w:pPr>
        <w:rPr>
          <w:ins w:id="532" w:author="Christian Michelsen" w:date="2021-11-16T15:16:00Z"/>
          <w:lang w:val="en-GB"/>
        </w:rPr>
      </w:pPr>
      <w:ins w:id="533" w:author="Christian Michelsen" w:date="2021-11-16T15:16:00Z">
        <w:r>
          <w:rPr>
            <w:lang w:val="en-GB"/>
          </w:rPr>
          <w:t>See table 1. For explanation on group values.</w:t>
        </w:r>
      </w:ins>
    </w:p>
    <w:p w14:paraId="3C279F38" w14:textId="571407B3" w:rsidR="00613418" w:rsidRDefault="00613418">
      <w:pPr>
        <w:rPr>
          <w:ins w:id="534" w:author="Christian Michelsen" w:date="2021-11-16T15:16:00Z"/>
          <w:lang w:val="en-GB"/>
        </w:rPr>
      </w:pPr>
    </w:p>
    <w:p w14:paraId="36784E7F" w14:textId="40682A44" w:rsidR="00613418" w:rsidRDefault="00613418">
      <w:pPr>
        <w:rPr>
          <w:ins w:id="535" w:author="Christian Michelsen" w:date="2021-11-16T15:16:00Z"/>
          <w:lang w:val="en-GB"/>
        </w:rPr>
      </w:pPr>
    </w:p>
    <w:p w14:paraId="772A3B28" w14:textId="2A2C602C" w:rsidR="00613418" w:rsidRDefault="00613418">
      <w:pPr>
        <w:rPr>
          <w:ins w:id="536" w:author="Christian Michelsen" w:date="2021-11-16T15:16:00Z"/>
          <w:lang w:val="en-GB"/>
        </w:rPr>
      </w:pPr>
    </w:p>
    <w:p w14:paraId="03724E88" w14:textId="533B6304" w:rsidR="00613418" w:rsidRDefault="00613418">
      <w:pPr>
        <w:rPr>
          <w:ins w:id="537" w:author="Christian Michelsen" w:date="2021-11-16T15:16:00Z"/>
          <w:lang w:val="en-GB"/>
        </w:rPr>
      </w:pPr>
    </w:p>
    <w:p w14:paraId="28525F5B" w14:textId="77777777" w:rsidR="00613418" w:rsidRDefault="00613418">
      <w:pPr>
        <w:rPr>
          <w:ins w:id="538" w:author="Christian Michelsen" w:date="2021-11-16T15:16:00Z"/>
          <w:lang w:val="en-GB"/>
        </w:rPr>
      </w:pPr>
    </w:p>
    <w:p w14:paraId="50ECAE5E" w14:textId="273551F1" w:rsidR="00613418" w:rsidRDefault="00613418">
      <w:pPr>
        <w:rPr>
          <w:ins w:id="539" w:author="Christian Michelsen" w:date="2021-11-16T15:16:00Z"/>
          <w:b/>
          <w:lang w:val="en-GB"/>
        </w:rPr>
      </w:pPr>
    </w:p>
    <w:p w14:paraId="5BF51D56" w14:textId="77777777" w:rsidR="002D4B35" w:rsidRDefault="002D4B35">
      <w:pPr>
        <w:rPr>
          <w:ins w:id="540" w:author="Christian Michelsen" w:date="2021-11-16T16:11:00Z"/>
          <w:b/>
          <w:lang w:val="en-GB"/>
        </w:rPr>
      </w:pPr>
    </w:p>
    <w:p w14:paraId="0770275C" w14:textId="77777777" w:rsidR="002D4B35" w:rsidRDefault="002D4B35">
      <w:pPr>
        <w:rPr>
          <w:ins w:id="541" w:author="Christian Michelsen" w:date="2021-11-16T16:11:00Z"/>
          <w:b/>
          <w:lang w:val="en-GB"/>
        </w:rPr>
      </w:pPr>
    </w:p>
    <w:tbl>
      <w:tblPr>
        <w:tblpPr w:leftFromText="180" w:rightFromText="180" w:vertAnchor="text" w:horzAnchor="margin" w:tblpY="124"/>
        <w:tblW w:w="0" w:type="auto"/>
        <w:tblLayout w:type="fixed"/>
        <w:tblCellMar>
          <w:top w:w="15" w:type="dxa"/>
          <w:left w:w="15" w:type="dxa"/>
          <w:bottom w:w="15" w:type="dxa"/>
          <w:right w:w="15" w:type="dxa"/>
        </w:tblCellMar>
        <w:tblLook w:val="04A0" w:firstRow="1" w:lastRow="0" w:firstColumn="1" w:lastColumn="0" w:noHBand="0" w:noVBand="1"/>
        <w:tblPrChange w:id="542" w:author="Christian Michelsen" w:date="2021-11-16T16:11:00Z">
          <w:tblPr>
            <w:tblpPr w:leftFromText="180" w:rightFromText="180" w:vertAnchor="text" w:horzAnchor="margin" w:tblpY="-1902"/>
            <w:tblW w:w="0" w:type="auto"/>
            <w:tblLayout w:type="fixed"/>
            <w:tblCellMar>
              <w:top w:w="15" w:type="dxa"/>
              <w:left w:w="15" w:type="dxa"/>
              <w:bottom w:w="15" w:type="dxa"/>
              <w:right w:w="15" w:type="dxa"/>
            </w:tblCellMar>
            <w:tblLook w:val="04A0" w:firstRow="1" w:lastRow="0" w:firstColumn="1" w:lastColumn="0" w:noHBand="0" w:noVBand="1"/>
          </w:tblPr>
        </w:tblPrChange>
      </w:tblPr>
      <w:tblGrid>
        <w:gridCol w:w="1134"/>
        <w:gridCol w:w="567"/>
        <w:gridCol w:w="627"/>
        <w:gridCol w:w="644"/>
        <w:gridCol w:w="792"/>
        <w:gridCol w:w="893"/>
        <w:gridCol w:w="893"/>
        <w:gridCol w:w="893"/>
        <w:gridCol w:w="1021"/>
        <w:gridCol w:w="1003"/>
        <w:gridCol w:w="893"/>
        <w:tblGridChange w:id="543">
          <w:tblGrid>
            <w:gridCol w:w="1134"/>
            <w:gridCol w:w="567"/>
            <w:gridCol w:w="627"/>
            <w:gridCol w:w="644"/>
            <w:gridCol w:w="792"/>
            <w:gridCol w:w="893"/>
            <w:gridCol w:w="893"/>
            <w:gridCol w:w="893"/>
            <w:gridCol w:w="1021"/>
            <w:gridCol w:w="1003"/>
            <w:gridCol w:w="893"/>
          </w:tblGrid>
        </w:tblGridChange>
      </w:tblGrid>
      <w:tr w:rsidR="002D4B35" w:rsidRPr="0030433B" w14:paraId="7ADE957B" w14:textId="77777777" w:rsidTr="002D4B35">
        <w:trPr>
          <w:trHeight w:val="297"/>
          <w:ins w:id="544" w:author="Christian Michelsen" w:date="2021-11-16T16:11:00Z"/>
          <w:trPrChange w:id="545" w:author="Christian Michelsen" w:date="2021-11-16T16:11:00Z">
            <w:trPr>
              <w:trHeight w:val="297"/>
            </w:trPr>
          </w:trPrChange>
        </w:trPr>
        <w:tc>
          <w:tcPr>
            <w:tcW w:w="9360" w:type="dxa"/>
            <w:gridSpan w:val="11"/>
            <w:tcBorders>
              <w:bottom w:val="single" w:sz="4" w:space="0" w:color="auto"/>
            </w:tcBorders>
            <w:tcMar>
              <w:top w:w="100" w:type="dxa"/>
              <w:left w:w="100" w:type="dxa"/>
              <w:bottom w:w="100" w:type="dxa"/>
              <w:right w:w="100" w:type="dxa"/>
            </w:tcMar>
            <w:tcPrChange w:id="546" w:author="Christian Michelsen" w:date="2021-11-16T16:11:00Z">
              <w:tcPr>
                <w:tcW w:w="9360" w:type="dxa"/>
                <w:gridSpan w:val="11"/>
                <w:tcBorders>
                  <w:bottom w:val="single" w:sz="4" w:space="0" w:color="auto"/>
                </w:tcBorders>
                <w:tcMar>
                  <w:top w:w="100" w:type="dxa"/>
                  <w:left w:w="100" w:type="dxa"/>
                  <w:bottom w:w="100" w:type="dxa"/>
                  <w:right w:w="100" w:type="dxa"/>
                </w:tcMar>
              </w:tcPr>
            </w:tcPrChange>
          </w:tcPr>
          <w:p w14:paraId="56685054" w14:textId="3E80CC20" w:rsidR="002D4B35" w:rsidRPr="0030433B" w:rsidRDefault="002D4B35" w:rsidP="002D4B35">
            <w:pPr>
              <w:pStyle w:val="NormalWeb"/>
              <w:spacing w:before="0" w:beforeAutospacing="0" w:after="0" w:afterAutospacing="0"/>
              <w:rPr>
                <w:ins w:id="547" w:author="Christian Michelsen" w:date="2021-11-16T16:11:00Z"/>
                <w:rFonts w:ascii="Arial" w:hAnsi="Arial" w:cs="Arial"/>
                <w:color w:val="000000"/>
                <w:sz w:val="18"/>
                <w:szCs w:val="18"/>
              </w:rPr>
            </w:pPr>
            <w:ins w:id="548" w:author="Christian Michelsen" w:date="2021-11-16T16:11:00Z">
              <w:r>
                <w:rPr>
                  <w:rFonts w:ascii="Arial" w:hAnsi="Arial" w:cs="Arial"/>
                  <w:color w:val="000000"/>
                  <w:sz w:val="18"/>
                  <w:szCs w:val="18"/>
                </w:rPr>
                <w:t xml:space="preserve">Table </w:t>
              </w:r>
            </w:ins>
            <w:ins w:id="549" w:author="Christian Michelsen" w:date="2021-11-16T16:15:00Z">
              <w:r>
                <w:rPr>
                  <w:rFonts w:ascii="Arial" w:hAnsi="Arial" w:cs="Arial"/>
                  <w:color w:val="000000"/>
                  <w:sz w:val="18"/>
                  <w:szCs w:val="18"/>
                </w:rPr>
                <w:t>A</w:t>
              </w:r>
            </w:ins>
            <w:ins w:id="550" w:author="Christian Michelsen" w:date="2021-11-16T16:11:00Z">
              <w:r>
                <w:rPr>
                  <w:rFonts w:ascii="Arial" w:hAnsi="Arial" w:cs="Arial"/>
                  <w:color w:val="000000"/>
                  <w:sz w:val="18"/>
                  <w:szCs w:val="18"/>
                </w:rPr>
                <w:t xml:space="preserve">2: </w:t>
              </w:r>
            </w:ins>
            <w:ins w:id="551" w:author="Christian Michelsen" w:date="2021-11-16T16:19:00Z">
              <w:r w:rsidR="008179DB" w:rsidRPr="008179DB">
                <w:rPr>
                  <w:rFonts w:ascii="Calibri" w:hAnsi="Calibri" w:cs="Calibri"/>
                  <w:color w:val="000000"/>
                </w:rPr>
                <w:t xml:space="preserve"> </w:t>
              </w:r>
              <w:r w:rsidR="008179DB">
                <w:rPr>
                  <w:rFonts w:ascii="Arial" w:hAnsi="Arial" w:cs="Arial"/>
                  <w:color w:val="000000"/>
                  <w:sz w:val="18"/>
                  <w:szCs w:val="18"/>
                  <w:lang w:val="en"/>
                </w:rPr>
                <w:t>P</w:t>
              </w:r>
              <w:r w:rsidR="008179DB" w:rsidRPr="008179DB">
                <w:rPr>
                  <w:rFonts w:ascii="Arial" w:hAnsi="Arial" w:cs="Arial"/>
                  <w:color w:val="000000"/>
                  <w:sz w:val="18"/>
                  <w:szCs w:val="18"/>
                  <w:lang w:val="en"/>
                </w:rPr>
                <w:t>erformance of different models for Outcome B</w:t>
              </w:r>
            </w:ins>
          </w:p>
        </w:tc>
      </w:tr>
      <w:tr w:rsidR="002D4B35" w:rsidRPr="0030433B" w14:paraId="06061EC0" w14:textId="77777777" w:rsidTr="002D4B35">
        <w:trPr>
          <w:trHeight w:val="249"/>
          <w:ins w:id="552" w:author="Christian Michelsen" w:date="2021-11-16T16:11:00Z"/>
          <w:trPrChange w:id="553" w:author="Christian Michelsen" w:date="2021-11-16T16:11:00Z">
            <w:trPr>
              <w:trHeight w:val="249"/>
            </w:trPr>
          </w:trPrChange>
        </w:trPr>
        <w:tc>
          <w:tcPr>
            <w:tcW w:w="1134" w:type="dxa"/>
            <w:tcBorders>
              <w:top w:val="single" w:sz="4" w:space="0" w:color="auto"/>
              <w:bottom w:val="single" w:sz="4" w:space="0" w:color="auto"/>
            </w:tcBorders>
            <w:tcMar>
              <w:top w:w="100" w:type="dxa"/>
              <w:left w:w="100" w:type="dxa"/>
              <w:bottom w:w="100" w:type="dxa"/>
              <w:right w:w="100" w:type="dxa"/>
            </w:tcMar>
            <w:hideMark/>
            <w:tcPrChange w:id="554" w:author="Christian Michelsen" w:date="2021-11-16T16:11:00Z">
              <w:tcPr>
                <w:tcW w:w="1134" w:type="dxa"/>
                <w:tcBorders>
                  <w:top w:val="single" w:sz="4" w:space="0" w:color="auto"/>
                  <w:bottom w:val="single" w:sz="4" w:space="0" w:color="auto"/>
                </w:tcBorders>
                <w:tcMar>
                  <w:top w:w="100" w:type="dxa"/>
                  <w:left w:w="100" w:type="dxa"/>
                  <w:bottom w:w="100" w:type="dxa"/>
                  <w:right w:w="100" w:type="dxa"/>
                </w:tcMar>
                <w:hideMark/>
              </w:tcPr>
            </w:tcPrChange>
          </w:tcPr>
          <w:p w14:paraId="48199043" w14:textId="43C45832" w:rsidR="002D4B35" w:rsidRPr="0030433B" w:rsidRDefault="008179DB" w:rsidP="002D4B35">
            <w:pPr>
              <w:spacing w:line="240" w:lineRule="auto"/>
              <w:rPr>
                <w:ins w:id="555" w:author="Christian Michelsen" w:date="2021-11-16T16:11:00Z"/>
                <w:sz w:val="18"/>
                <w:szCs w:val="18"/>
              </w:rPr>
            </w:pPr>
            <w:ins w:id="556" w:author="Christian Michelsen" w:date="2021-11-16T16:18:00Z">
              <w:r>
                <w:rPr>
                  <w:sz w:val="18"/>
                  <w:szCs w:val="18"/>
                </w:rPr>
                <w:t xml:space="preserve">  </w:t>
              </w:r>
            </w:ins>
          </w:p>
        </w:tc>
        <w:tc>
          <w:tcPr>
            <w:tcW w:w="567" w:type="dxa"/>
            <w:tcBorders>
              <w:top w:val="single" w:sz="4" w:space="0" w:color="auto"/>
              <w:bottom w:val="single" w:sz="4" w:space="0" w:color="auto"/>
            </w:tcBorders>
            <w:tcMar>
              <w:top w:w="100" w:type="dxa"/>
              <w:left w:w="100" w:type="dxa"/>
              <w:bottom w:w="100" w:type="dxa"/>
              <w:right w:w="100" w:type="dxa"/>
            </w:tcMar>
            <w:hideMark/>
            <w:tcPrChange w:id="557" w:author="Christian Michelsen" w:date="2021-11-16T16:11:00Z">
              <w:tcPr>
                <w:tcW w:w="567" w:type="dxa"/>
                <w:tcBorders>
                  <w:top w:val="single" w:sz="4" w:space="0" w:color="auto"/>
                  <w:bottom w:val="single" w:sz="4" w:space="0" w:color="auto"/>
                </w:tcBorders>
                <w:tcMar>
                  <w:top w:w="100" w:type="dxa"/>
                  <w:left w:w="100" w:type="dxa"/>
                  <w:bottom w:w="100" w:type="dxa"/>
                  <w:right w:w="100" w:type="dxa"/>
                </w:tcMar>
                <w:hideMark/>
              </w:tcPr>
            </w:tcPrChange>
          </w:tcPr>
          <w:p w14:paraId="17C0287E" w14:textId="77777777" w:rsidR="002D4B35" w:rsidRPr="0030433B" w:rsidRDefault="002D4B35" w:rsidP="002D4B35">
            <w:pPr>
              <w:pStyle w:val="NormalWeb"/>
              <w:spacing w:before="0" w:beforeAutospacing="0" w:after="0" w:afterAutospacing="0"/>
              <w:jc w:val="center"/>
              <w:rPr>
                <w:ins w:id="558" w:author="Christian Michelsen" w:date="2021-11-16T16:11:00Z"/>
                <w:rFonts w:ascii="Arial" w:hAnsi="Arial" w:cs="Arial"/>
                <w:sz w:val="18"/>
                <w:szCs w:val="18"/>
              </w:rPr>
            </w:pPr>
            <w:ins w:id="559" w:author="Christian Michelsen" w:date="2021-11-16T16:11:00Z">
              <w:r w:rsidRPr="0030433B">
                <w:rPr>
                  <w:rFonts w:ascii="Arial" w:hAnsi="Arial" w:cs="Arial"/>
                  <w:color w:val="000000"/>
                  <w:sz w:val="18"/>
                  <w:szCs w:val="18"/>
                </w:rPr>
                <w:t>TP</w:t>
              </w:r>
            </w:ins>
          </w:p>
        </w:tc>
        <w:tc>
          <w:tcPr>
            <w:tcW w:w="627" w:type="dxa"/>
            <w:tcBorders>
              <w:top w:val="single" w:sz="4" w:space="0" w:color="auto"/>
              <w:bottom w:val="single" w:sz="4" w:space="0" w:color="auto"/>
            </w:tcBorders>
            <w:tcMar>
              <w:top w:w="100" w:type="dxa"/>
              <w:left w:w="100" w:type="dxa"/>
              <w:bottom w:w="100" w:type="dxa"/>
              <w:right w:w="100" w:type="dxa"/>
            </w:tcMar>
            <w:hideMark/>
            <w:tcPrChange w:id="560" w:author="Christian Michelsen" w:date="2021-11-16T16:11:00Z">
              <w:tcPr>
                <w:tcW w:w="627" w:type="dxa"/>
                <w:tcBorders>
                  <w:top w:val="single" w:sz="4" w:space="0" w:color="auto"/>
                  <w:bottom w:val="single" w:sz="4" w:space="0" w:color="auto"/>
                </w:tcBorders>
                <w:tcMar>
                  <w:top w:w="100" w:type="dxa"/>
                  <w:left w:w="100" w:type="dxa"/>
                  <w:bottom w:w="100" w:type="dxa"/>
                  <w:right w:w="100" w:type="dxa"/>
                </w:tcMar>
                <w:hideMark/>
              </w:tcPr>
            </w:tcPrChange>
          </w:tcPr>
          <w:p w14:paraId="41DE2E8F" w14:textId="77777777" w:rsidR="002D4B35" w:rsidRPr="0030433B" w:rsidRDefault="002D4B35" w:rsidP="002D4B35">
            <w:pPr>
              <w:pStyle w:val="NormalWeb"/>
              <w:spacing w:before="0" w:beforeAutospacing="0" w:after="0" w:afterAutospacing="0"/>
              <w:jc w:val="center"/>
              <w:rPr>
                <w:ins w:id="561" w:author="Christian Michelsen" w:date="2021-11-16T16:11:00Z"/>
                <w:rFonts w:ascii="Arial" w:hAnsi="Arial" w:cs="Arial"/>
                <w:sz w:val="18"/>
                <w:szCs w:val="18"/>
              </w:rPr>
            </w:pPr>
            <w:ins w:id="562" w:author="Christian Michelsen" w:date="2021-11-16T16:11:00Z">
              <w:r w:rsidRPr="0030433B">
                <w:rPr>
                  <w:rFonts w:ascii="Arial" w:hAnsi="Arial" w:cs="Arial"/>
                  <w:color w:val="000000"/>
                  <w:sz w:val="18"/>
                  <w:szCs w:val="18"/>
                </w:rPr>
                <w:t>FP</w:t>
              </w:r>
            </w:ins>
          </w:p>
        </w:tc>
        <w:tc>
          <w:tcPr>
            <w:tcW w:w="644" w:type="dxa"/>
            <w:tcBorders>
              <w:top w:val="single" w:sz="4" w:space="0" w:color="auto"/>
              <w:bottom w:val="single" w:sz="4" w:space="0" w:color="auto"/>
            </w:tcBorders>
            <w:tcMar>
              <w:top w:w="100" w:type="dxa"/>
              <w:left w:w="100" w:type="dxa"/>
              <w:bottom w:w="100" w:type="dxa"/>
              <w:right w:w="100" w:type="dxa"/>
            </w:tcMar>
            <w:hideMark/>
            <w:tcPrChange w:id="563" w:author="Christian Michelsen" w:date="2021-11-16T16:11:00Z">
              <w:tcPr>
                <w:tcW w:w="644" w:type="dxa"/>
                <w:tcBorders>
                  <w:top w:val="single" w:sz="4" w:space="0" w:color="auto"/>
                  <w:bottom w:val="single" w:sz="4" w:space="0" w:color="auto"/>
                </w:tcBorders>
                <w:tcMar>
                  <w:top w:w="100" w:type="dxa"/>
                  <w:left w:w="100" w:type="dxa"/>
                  <w:bottom w:w="100" w:type="dxa"/>
                  <w:right w:w="100" w:type="dxa"/>
                </w:tcMar>
                <w:hideMark/>
              </w:tcPr>
            </w:tcPrChange>
          </w:tcPr>
          <w:p w14:paraId="03ACF40D" w14:textId="77777777" w:rsidR="002D4B35" w:rsidRPr="0030433B" w:rsidRDefault="002D4B35" w:rsidP="002D4B35">
            <w:pPr>
              <w:pStyle w:val="NormalWeb"/>
              <w:spacing w:before="0" w:beforeAutospacing="0" w:after="0" w:afterAutospacing="0"/>
              <w:jc w:val="center"/>
              <w:rPr>
                <w:ins w:id="564" w:author="Christian Michelsen" w:date="2021-11-16T16:11:00Z"/>
                <w:rFonts w:ascii="Arial" w:hAnsi="Arial" w:cs="Arial"/>
                <w:sz w:val="18"/>
                <w:szCs w:val="18"/>
              </w:rPr>
            </w:pPr>
            <w:ins w:id="565" w:author="Christian Michelsen" w:date="2021-11-16T16:11:00Z">
              <w:r w:rsidRPr="0030433B">
                <w:rPr>
                  <w:rFonts w:ascii="Arial" w:hAnsi="Arial" w:cs="Arial"/>
                  <w:color w:val="000000"/>
                  <w:sz w:val="18"/>
                  <w:szCs w:val="18"/>
                </w:rPr>
                <w:t>FN</w:t>
              </w:r>
            </w:ins>
          </w:p>
        </w:tc>
        <w:tc>
          <w:tcPr>
            <w:tcW w:w="792" w:type="dxa"/>
            <w:tcBorders>
              <w:top w:val="single" w:sz="4" w:space="0" w:color="auto"/>
              <w:bottom w:val="single" w:sz="4" w:space="0" w:color="auto"/>
            </w:tcBorders>
            <w:tcMar>
              <w:top w:w="100" w:type="dxa"/>
              <w:left w:w="100" w:type="dxa"/>
              <w:bottom w:w="100" w:type="dxa"/>
              <w:right w:w="100" w:type="dxa"/>
            </w:tcMar>
            <w:hideMark/>
            <w:tcPrChange w:id="566" w:author="Christian Michelsen" w:date="2021-11-16T16:11:00Z">
              <w:tcPr>
                <w:tcW w:w="792" w:type="dxa"/>
                <w:tcBorders>
                  <w:top w:val="single" w:sz="4" w:space="0" w:color="auto"/>
                  <w:bottom w:val="single" w:sz="4" w:space="0" w:color="auto"/>
                </w:tcBorders>
                <w:tcMar>
                  <w:top w:w="100" w:type="dxa"/>
                  <w:left w:w="100" w:type="dxa"/>
                  <w:bottom w:w="100" w:type="dxa"/>
                  <w:right w:w="100" w:type="dxa"/>
                </w:tcMar>
                <w:hideMark/>
              </w:tcPr>
            </w:tcPrChange>
          </w:tcPr>
          <w:p w14:paraId="1D1B50DF" w14:textId="77777777" w:rsidR="002D4B35" w:rsidRPr="0030433B" w:rsidRDefault="002D4B35" w:rsidP="002D4B35">
            <w:pPr>
              <w:pStyle w:val="NormalWeb"/>
              <w:spacing w:before="0" w:beforeAutospacing="0" w:after="0" w:afterAutospacing="0"/>
              <w:jc w:val="center"/>
              <w:rPr>
                <w:ins w:id="567" w:author="Christian Michelsen" w:date="2021-11-16T16:11:00Z"/>
                <w:rFonts w:ascii="Arial" w:hAnsi="Arial" w:cs="Arial"/>
                <w:sz w:val="18"/>
                <w:szCs w:val="18"/>
              </w:rPr>
            </w:pPr>
            <w:ins w:id="568" w:author="Christian Michelsen" w:date="2021-11-16T16:11:00Z">
              <w:r w:rsidRPr="0030433B">
                <w:rPr>
                  <w:rFonts w:ascii="Arial" w:hAnsi="Arial" w:cs="Arial"/>
                  <w:color w:val="000000"/>
                  <w:sz w:val="18"/>
                  <w:szCs w:val="18"/>
                </w:rPr>
                <w:t>TN</w:t>
              </w:r>
            </w:ins>
          </w:p>
        </w:tc>
        <w:tc>
          <w:tcPr>
            <w:tcW w:w="893" w:type="dxa"/>
            <w:tcBorders>
              <w:top w:val="single" w:sz="4" w:space="0" w:color="auto"/>
              <w:bottom w:val="single" w:sz="4" w:space="0" w:color="auto"/>
            </w:tcBorders>
            <w:tcMar>
              <w:top w:w="100" w:type="dxa"/>
              <w:left w:w="100" w:type="dxa"/>
              <w:bottom w:w="100" w:type="dxa"/>
              <w:right w:w="100" w:type="dxa"/>
            </w:tcMar>
            <w:hideMark/>
            <w:tcPrChange w:id="569"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3BFA2CB1" w14:textId="77777777" w:rsidR="002D4B35" w:rsidRPr="0030433B" w:rsidRDefault="002D4B35" w:rsidP="002D4B35">
            <w:pPr>
              <w:pStyle w:val="NormalWeb"/>
              <w:spacing w:before="0" w:beforeAutospacing="0" w:after="0" w:afterAutospacing="0"/>
              <w:jc w:val="center"/>
              <w:rPr>
                <w:ins w:id="570" w:author="Christian Michelsen" w:date="2021-11-16T16:11:00Z"/>
                <w:rFonts w:ascii="Arial" w:hAnsi="Arial" w:cs="Arial"/>
                <w:sz w:val="18"/>
                <w:szCs w:val="18"/>
              </w:rPr>
            </w:pPr>
            <w:ins w:id="571" w:author="Christian Michelsen" w:date="2021-11-16T16:11:00Z">
              <w:r w:rsidRPr="0030433B">
                <w:rPr>
                  <w:rFonts w:ascii="Arial" w:hAnsi="Arial" w:cs="Arial"/>
                  <w:color w:val="000000"/>
                  <w:sz w:val="18"/>
                  <w:szCs w:val="18"/>
                </w:rPr>
                <w:t>TPR</w:t>
              </w:r>
            </w:ins>
          </w:p>
        </w:tc>
        <w:tc>
          <w:tcPr>
            <w:tcW w:w="893" w:type="dxa"/>
            <w:tcBorders>
              <w:top w:val="single" w:sz="4" w:space="0" w:color="auto"/>
              <w:bottom w:val="single" w:sz="4" w:space="0" w:color="auto"/>
            </w:tcBorders>
            <w:tcMar>
              <w:top w:w="100" w:type="dxa"/>
              <w:left w:w="100" w:type="dxa"/>
              <w:bottom w:w="100" w:type="dxa"/>
              <w:right w:w="100" w:type="dxa"/>
            </w:tcMar>
            <w:hideMark/>
            <w:tcPrChange w:id="572"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07914631" w14:textId="77777777" w:rsidR="002D4B35" w:rsidRPr="0030433B" w:rsidRDefault="002D4B35" w:rsidP="002D4B35">
            <w:pPr>
              <w:pStyle w:val="NormalWeb"/>
              <w:spacing w:before="0" w:beforeAutospacing="0" w:after="0" w:afterAutospacing="0"/>
              <w:jc w:val="center"/>
              <w:rPr>
                <w:ins w:id="573" w:author="Christian Michelsen" w:date="2021-11-16T16:11:00Z"/>
                <w:rFonts w:ascii="Arial" w:hAnsi="Arial" w:cs="Arial"/>
                <w:sz w:val="18"/>
                <w:szCs w:val="18"/>
              </w:rPr>
            </w:pPr>
            <w:ins w:id="574" w:author="Christian Michelsen" w:date="2021-11-16T16:11:00Z">
              <w:r w:rsidRPr="0030433B">
                <w:rPr>
                  <w:rFonts w:ascii="Arial" w:hAnsi="Arial" w:cs="Arial"/>
                  <w:color w:val="000000"/>
                  <w:sz w:val="18"/>
                  <w:szCs w:val="18"/>
                </w:rPr>
                <w:t>PPV</w:t>
              </w:r>
            </w:ins>
          </w:p>
        </w:tc>
        <w:tc>
          <w:tcPr>
            <w:tcW w:w="893" w:type="dxa"/>
            <w:tcBorders>
              <w:top w:val="single" w:sz="4" w:space="0" w:color="auto"/>
              <w:bottom w:val="single" w:sz="4" w:space="0" w:color="auto"/>
            </w:tcBorders>
            <w:tcMar>
              <w:top w:w="100" w:type="dxa"/>
              <w:left w:w="100" w:type="dxa"/>
              <w:bottom w:w="100" w:type="dxa"/>
              <w:right w:w="100" w:type="dxa"/>
            </w:tcMar>
            <w:hideMark/>
            <w:tcPrChange w:id="575"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6B3E68A4" w14:textId="77777777" w:rsidR="002D4B35" w:rsidRPr="0030433B" w:rsidRDefault="002D4B35" w:rsidP="002D4B35">
            <w:pPr>
              <w:pStyle w:val="NormalWeb"/>
              <w:spacing w:before="0" w:beforeAutospacing="0" w:after="0" w:afterAutospacing="0"/>
              <w:jc w:val="center"/>
              <w:rPr>
                <w:ins w:id="576" w:author="Christian Michelsen" w:date="2021-11-16T16:11:00Z"/>
                <w:rFonts w:ascii="Arial" w:hAnsi="Arial" w:cs="Arial"/>
                <w:sz w:val="18"/>
                <w:szCs w:val="18"/>
              </w:rPr>
            </w:pPr>
            <w:ins w:id="577" w:author="Christian Michelsen" w:date="2021-11-16T16:11:00Z">
              <w:r w:rsidRPr="0030433B">
                <w:rPr>
                  <w:rFonts w:ascii="Arial" w:hAnsi="Arial" w:cs="Arial"/>
                  <w:color w:val="000000"/>
                  <w:sz w:val="18"/>
                  <w:szCs w:val="18"/>
                </w:rPr>
                <w:t>MCC</w:t>
              </w:r>
            </w:ins>
          </w:p>
        </w:tc>
        <w:tc>
          <w:tcPr>
            <w:tcW w:w="1021" w:type="dxa"/>
            <w:tcBorders>
              <w:top w:val="single" w:sz="4" w:space="0" w:color="auto"/>
              <w:bottom w:val="single" w:sz="4" w:space="0" w:color="auto"/>
            </w:tcBorders>
            <w:tcMar>
              <w:top w:w="100" w:type="dxa"/>
              <w:left w:w="100" w:type="dxa"/>
              <w:bottom w:w="100" w:type="dxa"/>
              <w:right w:w="100" w:type="dxa"/>
            </w:tcMar>
            <w:hideMark/>
            <w:tcPrChange w:id="578" w:author="Christian Michelsen" w:date="2021-11-16T16:11:00Z">
              <w:tcPr>
                <w:tcW w:w="1021" w:type="dxa"/>
                <w:tcBorders>
                  <w:top w:val="single" w:sz="4" w:space="0" w:color="auto"/>
                  <w:bottom w:val="single" w:sz="4" w:space="0" w:color="auto"/>
                </w:tcBorders>
                <w:tcMar>
                  <w:top w:w="100" w:type="dxa"/>
                  <w:left w:w="100" w:type="dxa"/>
                  <w:bottom w:w="100" w:type="dxa"/>
                  <w:right w:w="100" w:type="dxa"/>
                </w:tcMar>
                <w:hideMark/>
              </w:tcPr>
            </w:tcPrChange>
          </w:tcPr>
          <w:p w14:paraId="5441472D" w14:textId="77777777" w:rsidR="002D4B35" w:rsidRPr="0030433B" w:rsidRDefault="002D4B35" w:rsidP="002D4B35">
            <w:pPr>
              <w:pStyle w:val="NormalWeb"/>
              <w:spacing w:before="0" w:beforeAutospacing="0" w:after="0" w:afterAutospacing="0"/>
              <w:jc w:val="center"/>
              <w:rPr>
                <w:ins w:id="579" w:author="Christian Michelsen" w:date="2021-11-16T16:11:00Z"/>
                <w:rFonts w:ascii="Arial" w:hAnsi="Arial" w:cs="Arial"/>
                <w:sz w:val="18"/>
                <w:szCs w:val="18"/>
              </w:rPr>
            </w:pPr>
            <w:ins w:id="580" w:author="Christian Michelsen" w:date="2021-11-16T16:11:00Z">
              <w:r w:rsidRPr="0030433B">
                <w:rPr>
                  <w:rFonts w:ascii="Arial" w:hAnsi="Arial" w:cs="Arial"/>
                  <w:color w:val="000000"/>
                  <w:sz w:val="18"/>
                  <w:szCs w:val="18"/>
                </w:rPr>
                <w:t>AUROC</w:t>
              </w:r>
            </w:ins>
          </w:p>
        </w:tc>
        <w:tc>
          <w:tcPr>
            <w:tcW w:w="1003" w:type="dxa"/>
            <w:tcBorders>
              <w:top w:val="single" w:sz="4" w:space="0" w:color="auto"/>
              <w:bottom w:val="single" w:sz="4" w:space="0" w:color="auto"/>
            </w:tcBorders>
            <w:tcMar>
              <w:top w:w="100" w:type="dxa"/>
              <w:left w:w="100" w:type="dxa"/>
              <w:bottom w:w="100" w:type="dxa"/>
              <w:right w:w="100" w:type="dxa"/>
            </w:tcMar>
            <w:hideMark/>
            <w:tcPrChange w:id="581" w:author="Christian Michelsen" w:date="2021-11-16T16:11:00Z">
              <w:tcPr>
                <w:tcW w:w="1003" w:type="dxa"/>
                <w:tcBorders>
                  <w:top w:val="single" w:sz="4" w:space="0" w:color="auto"/>
                  <w:bottom w:val="single" w:sz="4" w:space="0" w:color="auto"/>
                </w:tcBorders>
                <w:tcMar>
                  <w:top w:w="100" w:type="dxa"/>
                  <w:left w:w="100" w:type="dxa"/>
                  <w:bottom w:w="100" w:type="dxa"/>
                  <w:right w:w="100" w:type="dxa"/>
                </w:tcMar>
                <w:hideMark/>
              </w:tcPr>
            </w:tcPrChange>
          </w:tcPr>
          <w:p w14:paraId="67545CE4" w14:textId="77777777" w:rsidR="002D4B35" w:rsidRPr="0030433B" w:rsidRDefault="002D4B35" w:rsidP="002D4B35">
            <w:pPr>
              <w:pStyle w:val="NormalWeb"/>
              <w:spacing w:before="0" w:beforeAutospacing="0" w:after="0" w:afterAutospacing="0"/>
              <w:jc w:val="center"/>
              <w:rPr>
                <w:ins w:id="582" w:author="Christian Michelsen" w:date="2021-11-16T16:11:00Z"/>
                <w:rFonts w:ascii="Arial" w:hAnsi="Arial" w:cs="Arial"/>
                <w:sz w:val="18"/>
                <w:szCs w:val="18"/>
              </w:rPr>
            </w:pPr>
            <w:ins w:id="583" w:author="Christian Michelsen" w:date="2021-11-16T16:11:00Z">
              <w:r w:rsidRPr="0030433B">
                <w:rPr>
                  <w:rFonts w:ascii="Arial" w:hAnsi="Arial" w:cs="Arial"/>
                  <w:color w:val="000000"/>
                  <w:sz w:val="18"/>
                  <w:szCs w:val="18"/>
                </w:rPr>
                <w:t>AUPRC</w:t>
              </w:r>
            </w:ins>
          </w:p>
        </w:tc>
        <w:tc>
          <w:tcPr>
            <w:tcW w:w="893" w:type="dxa"/>
            <w:tcBorders>
              <w:top w:val="single" w:sz="4" w:space="0" w:color="auto"/>
              <w:bottom w:val="single" w:sz="4" w:space="0" w:color="auto"/>
            </w:tcBorders>
            <w:tcMar>
              <w:top w:w="100" w:type="dxa"/>
              <w:left w:w="100" w:type="dxa"/>
              <w:bottom w:w="100" w:type="dxa"/>
              <w:right w:w="100" w:type="dxa"/>
            </w:tcMar>
            <w:hideMark/>
            <w:tcPrChange w:id="584" w:author="Christian Michelsen" w:date="2021-11-16T16:11:00Z">
              <w:tcPr>
                <w:tcW w:w="893" w:type="dxa"/>
                <w:tcBorders>
                  <w:top w:val="single" w:sz="4" w:space="0" w:color="auto"/>
                  <w:bottom w:val="single" w:sz="4" w:space="0" w:color="auto"/>
                </w:tcBorders>
                <w:tcMar>
                  <w:top w:w="100" w:type="dxa"/>
                  <w:left w:w="100" w:type="dxa"/>
                  <w:bottom w:w="100" w:type="dxa"/>
                  <w:right w:w="100" w:type="dxa"/>
                </w:tcMar>
                <w:hideMark/>
              </w:tcPr>
            </w:tcPrChange>
          </w:tcPr>
          <w:p w14:paraId="2A7C84F9" w14:textId="77777777" w:rsidR="002D4B35" w:rsidRPr="0030433B" w:rsidRDefault="002D4B35" w:rsidP="002D4B35">
            <w:pPr>
              <w:pStyle w:val="NormalWeb"/>
              <w:spacing w:before="0" w:beforeAutospacing="0" w:after="0" w:afterAutospacing="0"/>
              <w:jc w:val="center"/>
              <w:rPr>
                <w:ins w:id="585" w:author="Christian Michelsen" w:date="2021-11-16T16:11:00Z"/>
                <w:rFonts w:ascii="Arial" w:hAnsi="Arial" w:cs="Arial"/>
                <w:sz w:val="18"/>
                <w:szCs w:val="18"/>
              </w:rPr>
            </w:pPr>
            <w:ins w:id="586" w:author="Christian Michelsen" w:date="2021-11-16T16:11:00Z">
              <w:r w:rsidRPr="0030433B">
                <w:rPr>
                  <w:rFonts w:ascii="Arial" w:hAnsi="Arial" w:cs="Arial"/>
                  <w:color w:val="000000"/>
                  <w:sz w:val="18"/>
                  <w:szCs w:val="18"/>
                </w:rPr>
                <w:t>P (TPR)</w:t>
              </w:r>
            </w:ins>
          </w:p>
        </w:tc>
      </w:tr>
      <w:tr w:rsidR="008179DB" w:rsidRPr="0030433B" w14:paraId="05A3307D" w14:textId="77777777" w:rsidTr="002D4B35">
        <w:trPr>
          <w:trHeight w:val="219"/>
          <w:ins w:id="587" w:author="Christian Michelsen" w:date="2021-11-16T16:11:00Z"/>
          <w:trPrChange w:id="588" w:author="Christian Michelsen" w:date="2021-11-16T16:13:00Z">
            <w:trPr>
              <w:trHeight w:val="219"/>
            </w:trPr>
          </w:trPrChange>
        </w:trPr>
        <w:tc>
          <w:tcPr>
            <w:tcW w:w="1134" w:type="dxa"/>
            <w:tcBorders>
              <w:top w:val="single" w:sz="4" w:space="0" w:color="auto"/>
            </w:tcBorders>
            <w:tcMar>
              <w:top w:w="100" w:type="dxa"/>
              <w:left w:w="100" w:type="dxa"/>
              <w:bottom w:w="100" w:type="dxa"/>
              <w:right w:w="100" w:type="dxa"/>
            </w:tcMar>
            <w:hideMark/>
            <w:tcPrChange w:id="589" w:author="Christian Michelsen" w:date="2021-11-16T16:13:00Z">
              <w:tcPr>
                <w:tcW w:w="1134" w:type="dxa"/>
                <w:tcBorders>
                  <w:top w:val="single" w:sz="4" w:space="0" w:color="auto"/>
                </w:tcBorders>
                <w:tcMar>
                  <w:top w:w="100" w:type="dxa"/>
                  <w:left w:w="100" w:type="dxa"/>
                  <w:bottom w:w="100" w:type="dxa"/>
                  <w:right w:w="100" w:type="dxa"/>
                </w:tcMar>
                <w:hideMark/>
              </w:tcPr>
            </w:tcPrChange>
          </w:tcPr>
          <w:p w14:paraId="33D65A82" w14:textId="12A5497A" w:rsidR="008179DB" w:rsidRPr="0030433B" w:rsidRDefault="008179DB" w:rsidP="008179DB">
            <w:pPr>
              <w:pStyle w:val="NormalWeb"/>
              <w:spacing w:before="0" w:beforeAutospacing="0" w:after="0" w:afterAutospacing="0"/>
              <w:rPr>
                <w:ins w:id="590" w:author="Christian Michelsen" w:date="2021-11-16T16:11:00Z"/>
                <w:rFonts w:ascii="Arial" w:hAnsi="Arial" w:cs="Arial"/>
                <w:sz w:val="18"/>
                <w:szCs w:val="18"/>
              </w:rPr>
            </w:pPr>
            <w:ins w:id="591" w:author="Christian Michelsen" w:date="2021-11-16T16:16: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Change w:id="592" w:author="Christian Michelsen" w:date="2021-11-16T16:13:00Z">
              <w:tcPr>
                <w:tcW w:w="567"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415AEDE4" w14:textId="4BD1D21F" w:rsidR="008179DB" w:rsidRPr="002D4B35" w:rsidRDefault="008179DB" w:rsidP="008179DB">
            <w:pPr>
              <w:pStyle w:val="NormalWeb"/>
              <w:spacing w:before="0" w:beforeAutospacing="0" w:after="0" w:afterAutospacing="0"/>
              <w:jc w:val="right"/>
              <w:rPr>
                <w:ins w:id="593" w:author="Christian Michelsen" w:date="2021-11-16T16:11:00Z"/>
                <w:rFonts w:ascii="Arial" w:hAnsi="Arial" w:cs="Arial"/>
                <w:sz w:val="18"/>
                <w:szCs w:val="18"/>
              </w:rPr>
            </w:pPr>
            <w:ins w:id="594" w:author="Christian Michelsen" w:date="2021-11-16T16:12:00Z">
              <w:r w:rsidRPr="002D4B35">
                <w:rPr>
                  <w:rFonts w:ascii="Arial" w:hAnsi="Arial" w:cs="Arial"/>
                  <w:color w:val="000000"/>
                  <w:sz w:val="18"/>
                  <w:szCs w:val="18"/>
                  <w:rPrChange w:id="595" w:author="Christian Michelsen" w:date="2021-11-16T16:12:00Z">
                    <w:rPr>
                      <w:rFonts w:ascii="Calibri" w:hAnsi="Calibri" w:cs="Calibri"/>
                      <w:color w:val="000000"/>
                    </w:rPr>
                  </w:rPrChange>
                </w:rPr>
                <w:t>121</w:t>
              </w:r>
            </w:ins>
          </w:p>
        </w:tc>
        <w:tc>
          <w:tcPr>
            <w:tcW w:w="627" w:type="dxa"/>
            <w:tcBorders>
              <w:top w:val="single" w:sz="4" w:space="0" w:color="auto"/>
            </w:tcBorders>
            <w:shd w:val="clear" w:color="auto" w:fill="EAF1DD" w:themeFill="accent3" w:themeFillTint="33"/>
            <w:tcMar>
              <w:top w:w="100" w:type="dxa"/>
              <w:left w:w="100" w:type="dxa"/>
              <w:bottom w:w="100" w:type="dxa"/>
              <w:right w:w="100" w:type="dxa"/>
            </w:tcMar>
            <w:hideMark/>
            <w:tcPrChange w:id="596" w:author="Christian Michelsen" w:date="2021-11-16T16:13:00Z">
              <w:tcPr>
                <w:tcW w:w="627"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5865144D" w14:textId="252DB1B7" w:rsidR="008179DB" w:rsidRPr="002D4B35" w:rsidRDefault="008179DB" w:rsidP="008179DB">
            <w:pPr>
              <w:pStyle w:val="NormalWeb"/>
              <w:spacing w:before="0" w:beforeAutospacing="0" w:after="0" w:afterAutospacing="0"/>
              <w:jc w:val="right"/>
              <w:rPr>
                <w:ins w:id="597" w:author="Christian Michelsen" w:date="2021-11-16T16:11:00Z"/>
                <w:rFonts w:ascii="Arial" w:hAnsi="Arial" w:cs="Arial"/>
                <w:sz w:val="18"/>
                <w:szCs w:val="18"/>
              </w:rPr>
            </w:pPr>
            <w:ins w:id="598" w:author="Christian Michelsen" w:date="2021-11-16T16:12:00Z">
              <w:r w:rsidRPr="002D4B35">
                <w:rPr>
                  <w:rFonts w:ascii="Arial" w:hAnsi="Arial" w:cs="Arial"/>
                  <w:color w:val="000000"/>
                  <w:sz w:val="18"/>
                  <w:szCs w:val="18"/>
                  <w:rPrChange w:id="599" w:author="Christian Michelsen" w:date="2021-11-16T16:12:00Z">
                    <w:rPr>
                      <w:rFonts w:ascii="Calibri" w:hAnsi="Calibri" w:cs="Calibri"/>
                      <w:color w:val="000000"/>
                    </w:rPr>
                  </w:rPrChange>
                </w:rPr>
                <w:t>661</w:t>
              </w:r>
            </w:ins>
          </w:p>
        </w:tc>
        <w:tc>
          <w:tcPr>
            <w:tcW w:w="644" w:type="dxa"/>
            <w:tcBorders>
              <w:top w:val="single" w:sz="4" w:space="0" w:color="auto"/>
            </w:tcBorders>
            <w:shd w:val="clear" w:color="auto" w:fill="EAF1DD" w:themeFill="accent3" w:themeFillTint="33"/>
            <w:tcMar>
              <w:top w:w="100" w:type="dxa"/>
              <w:left w:w="100" w:type="dxa"/>
              <w:bottom w:w="100" w:type="dxa"/>
              <w:right w:w="100" w:type="dxa"/>
            </w:tcMar>
            <w:hideMark/>
            <w:tcPrChange w:id="600" w:author="Christian Michelsen" w:date="2021-11-16T16:13:00Z">
              <w:tcPr>
                <w:tcW w:w="644"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38C8AAF6" w14:textId="6E41273E" w:rsidR="008179DB" w:rsidRPr="002D4B35" w:rsidRDefault="008179DB" w:rsidP="008179DB">
            <w:pPr>
              <w:pStyle w:val="NormalWeb"/>
              <w:spacing w:before="0" w:beforeAutospacing="0" w:after="0" w:afterAutospacing="0"/>
              <w:jc w:val="right"/>
              <w:rPr>
                <w:ins w:id="601" w:author="Christian Michelsen" w:date="2021-11-16T16:11:00Z"/>
                <w:rFonts w:ascii="Arial" w:hAnsi="Arial" w:cs="Arial"/>
                <w:sz w:val="18"/>
                <w:szCs w:val="18"/>
              </w:rPr>
            </w:pPr>
            <w:ins w:id="602" w:author="Christian Michelsen" w:date="2021-11-16T16:12:00Z">
              <w:r w:rsidRPr="002D4B35">
                <w:rPr>
                  <w:rFonts w:ascii="Arial" w:hAnsi="Arial" w:cs="Arial"/>
                  <w:color w:val="000000"/>
                  <w:sz w:val="18"/>
                  <w:szCs w:val="18"/>
                  <w:rPrChange w:id="603" w:author="Christian Michelsen" w:date="2021-11-16T16:12:00Z">
                    <w:rPr>
                      <w:rFonts w:ascii="Calibri" w:hAnsi="Calibri" w:cs="Calibri"/>
                      <w:color w:val="000000"/>
                    </w:rPr>
                  </w:rPrChange>
                </w:rPr>
                <w:t>108</w:t>
              </w:r>
            </w:ins>
          </w:p>
        </w:tc>
        <w:tc>
          <w:tcPr>
            <w:tcW w:w="792" w:type="dxa"/>
            <w:tcBorders>
              <w:top w:val="single" w:sz="4" w:space="0" w:color="auto"/>
            </w:tcBorders>
            <w:shd w:val="clear" w:color="auto" w:fill="EAF1DD" w:themeFill="accent3" w:themeFillTint="33"/>
            <w:tcMar>
              <w:top w:w="100" w:type="dxa"/>
              <w:left w:w="100" w:type="dxa"/>
              <w:bottom w:w="100" w:type="dxa"/>
              <w:right w:w="100" w:type="dxa"/>
            </w:tcMar>
            <w:hideMark/>
            <w:tcPrChange w:id="604" w:author="Christian Michelsen" w:date="2021-11-16T16:13:00Z">
              <w:tcPr>
                <w:tcW w:w="792"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055362CE" w14:textId="04F994B4" w:rsidR="008179DB" w:rsidRPr="002D4B35" w:rsidRDefault="008179DB" w:rsidP="008179DB">
            <w:pPr>
              <w:pStyle w:val="NormalWeb"/>
              <w:spacing w:before="0" w:beforeAutospacing="0" w:after="0" w:afterAutospacing="0"/>
              <w:jc w:val="right"/>
              <w:rPr>
                <w:ins w:id="605" w:author="Christian Michelsen" w:date="2021-11-16T16:11:00Z"/>
                <w:rFonts w:ascii="Arial" w:hAnsi="Arial" w:cs="Arial"/>
                <w:sz w:val="18"/>
                <w:szCs w:val="18"/>
              </w:rPr>
            </w:pPr>
            <w:ins w:id="606" w:author="Christian Michelsen" w:date="2021-11-16T16:12:00Z">
              <w:r w:rsidRPr="002D4B35">
                <w:rPr>
                  <w:rFonts w:ascii="Arial" w:hAnsi="Arial" w:cs="Arial"/>
                  <w:color w:val="000000"/>
                  <w:sz w:val="18"/>
                  <w:szCs w:val="18"/>
                  <w:rPrChange w:id="607" w:author="Christian Michelsen" w:date="2021-11-16T16:12:00Z">
                    <w:rPr>
                      <w:rFonts w:ascii="Calibri" w:hAnsi="Calibri" w:cs="Calibri"/>
                      <w:color w:val="000000"/>
                    </w:rPr>
                  </w:rPrChange>
                </w:rPr>
                <w:t>3023</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Change w:id="608" w:author="Christian Michelsen" w:date="2021-11-16T16:13:00Z">
              <w:tcPr>
                <w:tcW w:w="893"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6B023E98" w14:textId="25216776" w:rsidR="008179DB" w:rsidRPr="002D4B35" w:rsidRDefault="008179DB" w:rsidP="008179DB">
            <w:pPr>
              <w:pStyle w:val="NormalWeb"/>
              <w:spacing w:before="0" w:beforeAutospacing="0" w:after="0" w:afterAutospacing="0"/>
              <w:jc w:val="right"/>
              <w:rPr>
                <w:ins w:id="609" w:author="Christian Michelsen" w:date="2021-11-16T16:11:00Z"/>
                <w:rFonts w:ascii="Arial" w:hAnsi="Arial" w:cs="Arial"/>
                <w:sz w:val="18"/>
                <w:szCs w:val="18"/>
              </w:rPr>
            </w:pPr>
            <w:ins w:id="610" w:author="Christian Michelsen" w:date="2021-11-16T16:12:00Z">
              <w:r w:rsidRPr="002D4B35">
                <w:rPr>
                  <w:rFonts w:ascii="Arial" w:hAnsi="Arial" w:cs="Arial"/>
                  <w:color w:val="000000"/>
                  <w:sz w:val="18"/>
                  <w:szCs w:val="18"/>
                  <w:rPrChange w:id="611" w:author="Christian Michelsen" w:date="2021-11-16T16:12:00Z">
                    <w:rPr>
                      <w:rFonts w:ascii="Calibri" w:hAnsi="Calibri" w:cs="Calibri"/>
                      <w:color w:val="000000"/>
                    </w:rPr>
                  </w:rPrChange>
                </w:rPr>
                <w:t>52.8</w:t>
              </w:r>
            </w:ins>
            <w:ins w:id="612" w:author="Christian Michelsen" w:date="2021-11-16T16:15: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Change w:id="613" w:author="Christian Michelsen" w:date="2021-11-16T16:13:00Z">
              <w:tcPr>
                <w:tcW w:w="893"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50282B2E" w14:textId="1C6DC64E" w:rsidR="008179DB" w:rsidRPr="002D4B35" w:rsidRDefault="008179DB" w:rsidP="008179DB">
            <w:pPr>
              <w:pStyle w:val="NormalWeb"/>
              <w:spacing w:before="0" w:beforeAutospacing="0" w:after="0" w:afterAutospacing="0"/>
              <w:jc w:val="right"/>
              <w:rPr>
                <w:ins w:id="614" w:author="Christian Michelsen" w:date="2021-11-16T16:11:00Z"/>
                <w:rFonts w:ascii="Arial" w:hAnsi="Arial" w:cs="Arial"/>
                <w:sz w:val="18"/>
                <w:szCs w:val="18"/>
              </w:rPr>
            </w:pPr>
            <w:ins w:id="615" w:author="Christian Michelsen" w:date="2021-11-16T16:12:00Z">
              <w:r w:rsidRPr="002D4B35">
                <w:rPr>
                  <w:rFonts w:ascii="Arial" w:hAnsi="Arial" w:cs="Arial"/>
                  <w:color w:val="000000"/>
                  <w:sz w:val="18"/>
                  <w:szCs w:val="18"/>
                  <w:rPrChange w:id="616" w:author="Christian Michelsen" w:date="2021-11-16T16:12:00Z">
                    <w:rPr>
                      <w:rFonts w:ascii="Calibri" w:hAnsi="Calibri" w:cs="Calibri"/>
                      <w:color w:val="000000"/>
                    </w:rPr>
                  </w:rPrChange>
                </w:rPr>
                <w:t>15.5</w:t>
              </w:r>
            </w:ins>
            <w:ins w:id="617" w:author="Christian Michelsen" w:date="2021-11-16T16:15: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hideMark/>
            <w:tcPrChange w:id="618" w:author="Christian Michelsen" w:date="2021-11-16T16:13:00Z">
              <w:tcPr>
                <w:tcW w:w="893"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300D5529" w14:textId="13BD48C8" w:rsidR="008179DB" w:rsidRPr="002D4B35" w:rsidRDefault="008179DB" w:rsidP="008179DB">
            <w:pPr>
              <w:pStyle w:val="NormalWeb"/>
              <w:spacing w:before="0" w:beforeAutospacing="0" w:after="0" w:afterAutospacing="0"/>
              <w:jc w:val="right"/>
              <w:rPr>
                <w:ins w:id="619" w:author="Christian Michelsen" w:date="2021-11-16T16:11:00Z"/>
                <w:rFonts w:ascii="Arial" w:hAnsi="Arial" w:cs="Arial"/>
                <w:sz w:val="18"/>
                <w:szCs w:val="18"/>
              </w:rPr>
            </w:pPr>
            <w:ins w:id="620" w:author="Christian Michelsen" w:date="2021-11-16T16:12:00Z">
              <w:r w:rsidRPr="002D4B35">
                <w:rPr>
                  <w:rFonts w:ascii="Arial" w:hAnsi="Arial" w:cs="Arial"/>
                  <w:color w:val="000000"/>
                  <w:sz w:val="18"/>
                  <w:szCs w:val="18"/>
                  <w:rPrChange w:id="621" w:author="Christian Michelsen" w:date="2021-11-16T16:12:00Z">
                    <w:rPr>
                      <w:rFonts w:ascii="Calibri" w:hAnsi="Calibri" w:cs="Calibri"/>
                      <w:color w:val="000000"/>
                    </w:rPr>
                  </w:rPrChange>
                </w:rPr>
                <w:t>20.5</w:t>
              </w:r>
            </w:ins>
            <w:ins w:id="622" w:author="Christian Michelsen" w:date="2021-11-16T16:15:00Z">
              <w:r>
                <w:rPr>
                  <w:rFonts w:ascii="Arial" w:hAnsi="Arial" w:cs="Arial"/>
                  <w:color w:val="000000"/>
                  <w:sz w:val="18"/>
                  <w:szCs w:val="18"/>
                </w:rPr>
                <w:t>%</w:t>
              </w:r>
            </w:ins>
          </w:p>
        </w:tc>
        <w:tc>
          <w:tcPr>
            <w:tcW w:w="1021" w:type="dxa"/>
            <w:tcBorders>
              <w:top w:val="single" w:sz="4" w:space="0" w:color="auto"/>
            </w:tcBorders>
            <w:shd w:val="clear" w:color="auto" w:fill="EAF1DD" w:themeFill="accent3" w:themeFillTint="33"/>
            <w:tcMar>
              <w:top w:w="100" w:type="dxa"/>
              <w:left w:w="100" w:type="dxa"/>
              <w:bottom w:w="100" w:type="dxa"/>
              <w:right w:w="100" w:type="dxa"/>
            </w:tcMar>
            <w:hideMark/>
            <w:tcPrChange w:id="623" w:author="Christian Michelsen" w:date="2021-11-16T16:13:00Z">
              <w:tcPr>
                <w:tcW w:w="1021" w:type="dxa"/>
                <w:tcBorders>
                  <w:top w:val="single" w:sz="4" w:space="0" w:color="auto"/>
                </w:tcBorders>
                <w:shd w:val="clear" w:color="auto" w:fill="EAF1DD" w:themeFill="accent3" w:themeFillTint="33"/>
                <w:tcMar>
                  <w:top w:w="100" w:type="dxa"/>
                  <w:left w:w="100" w:type="dxa"/>
                  <w:bottom w:w="100" w:type="dxa"/>
                  <w:right w:w="100" w:type="dxa"/>
                </w:tcMar>
                <w:hideMark/>
              </w:tcPr>
            </w:tcPrChange>
          </w:tcPr>
          <w:p w14:paraId="0A88CA62" w14:textId="597E4B13" w:rsidR="008179DB" w:rsidRPr="002D4B35" w:rsidRDefault="008179DB" w:rsidP="008179DB">
            <w:pPr>
              <w:pStyle w:val="NormalWeb"/>
              <w:spacing w:before="0" w:beforeAutospacing="0" w:after="0" w:afterAutospacing="0"/>
              <w:jc w:val="right"/>
              <w:rPr>
                <w:ins w:id="624" w:author="Christian Michelsen" w:date="2021-11-16T16:11:00Z"/>
                <w:rFonts w:ascii="Arial" w:hAnsi="Arial" w:cs="Arial"/>
                <w:sz w:val="18"/>
                <w:szCs w:val="18"/>
              </w:rPr>
            </w:pPr>
            <w:ins w:id="625" w:author="Christian Michelsen" w:date="2021-11-16T16:12:00Z">
              <w:r w:rsidRPr="002D4B35">
                <w:rPr>
                  <w:rFonts w:ascii="Arial" w:hAnsi="Arial" w:cs="Arial"/>
                  <w:color w:val="000000"/>
                  <w:sz w:val="18"/>
                  <w:szCs w:val="18"/>
                  <w:rPrChange w:id="626" w:author="Christian Michelsen" w:date="2021-11-16T16:12:00Z">
                    <w:rPr>
                      <w:rFonts w:ascii="Calibri" w:hAnsi="Calibri" w:cs="Calibri"/>
                      <w:color w:val="000000"/>
                    </w:rPr>
                  </w:rPrChange>
                </w:rPr>
                <w:t>75.3</w:t>
              </w:r>
            </w:ins>
            <w:ins w:id="627" w:author="Christian Michelsen" w:date="2021-11-16T16:15:00Z">
              <w:r>
                <w:rPr>
                  <w:rFonts w:ascii="Arial" w:hAnsi="Arial" w:cs="Arial"/>
                  <w:color w:val="000000"/>
                  <w:sz w:val="18"/>
                  <w:szCs w:val="18"/>
                </w:rPr>
                <w:t>%</w:t>
              </w:r>
            </w:ins>
          </w:p>
        </w:tc>
        <w:tc>
          <w:tcPr>
            <w:tcW w:w="1003" w:type="dxa"/>
            <w:tcBorders>
              <w:top w:val="single" w:sz="4" w:space="0" w:color="auto"/>
            </w:tcBorders>
            <w:shd w:val="clear" w:color="auto" w:fill="EAF1DD" w:themeFill="accent3" w:themeFillTint="33"/>
            <w:tcMar>
              <w:top w:w="100" w:type="dxa"/>
              <w:left w:w="100" w:type="dxa"/>
              <w:bottom w:w="100" w:type="dxa"/>
              <w:right w:w="100" w:type="dxa"/>
            </w:tcMar>
            <w:hideMark/>
            <w:tcPrChange w:id="628" w:author="Christian Michelsen" w:date="2021-11-16T16:13:00Z">
              <w:tcPr>
                <w:tcW w:w="1003" w:type="dxa"/>
                <w:tcBorders>
                  <w:top w:val="single" w:sz="4" w:space="0" w:color="auto"/>
                </w:tcBorders>
                <w:shd w:val="clear" w:color="auto" w:fill="auto"/>
                <w:tcMar>
                  <w:top w:w="100" w:type="dxa"/>
                  <w:left w:w="100" w:type="dxa"/>
                  <w:bottom w:w="100" w:type="dxa"/>
                  <w:right w:w="100" w:type="dxa"/>
                </w:tcMar>
                <w:hideMark/>
              </w:tcPr>
            </w:tcPrChange>
          </w:tcPr>
          <w:p w14:paraId="3CC8C5D4" w14:textId="2A6ADDED" w:rsidR="008179DB" w:rsidRPr="002D4B35" w:rsidRDefault="008179DB" w:rsidP="008179DB">
            <w:pPr>
              <w:pStyle w:val="NormalWeb"/>
              <w:spacing w:before="0" w:beforeAutospacing="0" w:after="0" w:afterAutospacing="0"/>
              <w:jc w:val="right"/>
              <w:rPr>
                <w:ins w:id="629" w:author="Christian Michelsen" w:date="2021-11-16T16:11:00Z"/>
                <w:rFonts w:ascii="Arial" w:hAnsi="Arial" w:cs="Arial"/>
                <w:sz w:val="18"/>
                <w:szCs w:val="18"/>
              </w:rPr>
            </w:pPr>
            <w:ins w:id="630" w:author="Christian Michelsen" w:date="2021-11-16T16:12:00Z">
              <w:r w:rsidRPr="002D4B35">
                <w:rPr>
                  <w:rFonts w:ascii="Arial" w:hAnsi="Arial" w:cs="Arial"/>
                  <w:color w:val="000000"/>
                  <w:sz w:val="18"/>
                  <w:szCs w:val="18"/>
                  <w:rPrChange w:id="631" w:author="Christian Michelsen" w:date="2021-11-16T16:12:00Z">
                    <w:rPr>
                      <w:rFonts w:ascii="Calibri" w:hAnsi="Calibri" w:cs="Calibri"/>
                      <w:color w:val="000000"/>
                    </w:rPr>
                  </w:rPrChange>
                </w:rPr>
                <w:t>17.1</w:t>
              </w:r>
            </w:ins>
            <w:ins w:id="632" w:author="Christian Michelsen" w:date="2021-11-16T16:15:00Z">
              <w:r>
                <w:rPr>
                  <w:rFonts w:ascii="Arial" w:hAnsi="Arial" w:cs="Arial"/>
                  <w:color w:val="000000"/>
                  <w:sz w:val="18"/>
                  <w:szCs w:val="18"/>
                </w:rPr>
                <w:t>%</w:t>
              </w:r>
            </w:ins>
          </w:p>
        </w:tc>
        <w:tc>
          <w:tcPr>
            <w:tcW w:w="893" w:type="dxa"/>
            <w:tcBorders>
              <w:top w:val="single" w:sz="4" w:space="0" w:color="auto"/>
            </w:tcBorders>
            <w:tcMar>
              <w:top w:w="100" w:type="dxa"/>
              <w:left w:w="100" w:type="dxa"/>
              <w:bottom w:w="100" w:type="dxa"/>
              <w:right w:w="100" w:type="dxa"/>
            </w:tcMar>
            <w:hideMark/>
            <w:tcPrChange w:id="633" w:author="Christian Michelsen" w:date="2021-11-16T16:13:00Z">
              <w:tcPr>
                <w:tcW w:w="893" w:type="dxa"/>
                <w:tcBorders>
                  <w:top w:val="single" w:sz="4" w:space="0" w:color="auto"/>
                </w:tcBorders>
                <w:tcMar>
                  <w:top w:w="100" w:type="dxa"/>
                  <w:left w:w="100" w:type="dxa"/>
                  <w:bottom w:w="100" w:type="dxa"/>
                  <w:right w:w="100" w:type="dxa"/>
                </w:tcMar>
                <w:hideMark/>
              </w:tcPr>
            </w:tcPrChange>
          </w:tcPr>
          <w:p w14:paraId="7D5A20A4" w14:textId="03EC43AD" w:rsidR="008179DB" w:rsidRPr="002D4B35" w:rsidRDefault="008179DB" w:rsidP="008179DB">
            <w:pPr>
              <w:pStyle w:val="NormalWeb"/>
              <w:spacing w:before="0" w:beforeAutospacing="0" w:after="0" w:afterAutospacing="0"/>
              <w:jc w:val="center"/>
              <w:rPr>
                <w:ins w:id="634" w:author="Christian Michelsen" w:date="2021-11-16T16:11:00Z"/>
                <w:rFonts w:ascii="Arial" w:hAnsi="Arial" w:cs="Arial"/>
                <w:sz w:val="18"/>
                <w:szCs w:val="18"/>
              </w:rPr>
            </w:pPr>
            <w:ins w:id="635" w:author="Christian Michelsen" w:date="2021-11-16T16:12:00Z">
              <w:r w:rsidRPr="002D4B35">
                <w:rPr>
                  <w:rFonts w:ascii="Arial" w:hAnsi="Arial" w:cs="Arial"/>
                  <w:color w:val="000000"/>
                  <w:sz w:val="18"/>
                  <w:szCs w:val="18"/>
                  <w:rPrChange w:id="636" w:author="Christian Michelsen" w:date="2021-11-16T16:12:00Z">
                    <w:rPr>
                      <w:rFonts w:ascii="Calibri" w:hAnsi="Calibri" w:cs="Calibri"/>
                      <w:color w:val="000000"/>
                    </w:rPr>
                  </w:rPrChange>
                </w:rPr>
                <w:t>-</w:t>
              </w:r>
            </w:ins>
          </w:p>
        </w:tc>
      </w:tr>
      <w:tr w:rsidR="008179DB" w:rsidRPr="0030433B" w14:paraId="4F11FC30" w14:textId="77777777" w:rsidTr="002D4B35">
        <w:trPr>
          <w:trHeight w:val="203"/>
          <w:ins w:id="637" w:author="Christian Michelsen" w:date="2021-11-16T16:11:00Z"/>
          <w:trPrChange w:id="638" w:author="Christian Michelsen" w:date="2021-11-16T16:11:00Z">
            <w:trPr>
              <w:trHeight w:val="203"/>
            </w:trPr>
          </w:trPrChange>
        </w:trPr>
        <w:tc>
          <w:tcPr>
            <w:tcW w:w="1134" w:type="dxa"/>
            <w:tcMar>
              <w:top w:w="100" w:type="dxa"/>
              <w:left w:w="100" w:type="dxa"/>
              <w:bottom w:w="100" w:type="dxa"/>
              <w:right w:w="100" w:type="dxa"/>
            </w:tcMar>
            <w:hideMark/>
            <w:tcPrChange w:id="639" w:author="Christian Michelsen" w:date="2021-11-16T16:11:00Z">
              <w:tcPr>
                <w:tcW w:w="1134" w:type="dxa"/>
                <w:tcMar>
                  <w:top w:w="100" w:type="dxa"/>
                  <w:left w:w="100" w:type="dxa"/>
                  <w:bottom w:w="100" w:type="dxa"/>
                  <w:right w:w="100" w:type="dxa"/>
                </w:tcMar>
                <w:hideMark/>
              </w:tcPr>
            </w:tcPrChange>
          </w:tcPr>
          <w:p w14:paraId="6087D717" w14:textId="3E65B791" w:rsidR="008179DB" w:rsidRPr="0030433B" w:rsidRDefault="008179DB" w:rsidP="008179DB">
            <w:pPr>
              <w:pStyle w:val="NormalWeb"/>
              <w:spacing w:before="0" w:beforeAutospacing="0" w:after="0" w:afterAutospacing="0"/>
              <w:rPr>
                <w:ins w:id="640" w:author="Christian Michelsen" w:date="2021-11-16T16:11:00Z"/>
                <w:rFonts w:ascii="Arial" w:hAnsi="Arial" w:cs="Arial"/>
                <w:sz w:val="18"/>
                <w:szCs w:val="18"/>
              </w:rPr>
            </w:pPr>
            <w:ins w:id="641" w:author="Christian Michelsen" w:date="2021-11-16T16:16:00Z">
              <w:r>
                <w:rPr>
                  <w:rFonts w:ascii="Arial" w:hAnsi="Arial" w:cs="Arial"/>
                  <w:color w:val="000000"/>
                  <w:sz w:val="18"/>
                  <w:szCs w:val="18"/>
                </w:rPr>
                <w:t>LR33</w:t>
              </w:r>
            </w:ins>
          </w:p>
        </w:tc>
        <w:tc>
          <w:tcPr>
            <w:tcW w:w="567" w:type="dxa"/>
            <w:tcMar>
              <w:top w:w="100" w:type="dxa"/>
              <w:left w:w="100" w:type="dxa"/>
              <w:bottom w:w="100" w:type="dxa"/>
              <w:right w:w="100" w:type="dxa"/>
            </w:tcMar>
            <w:hideMark/>
            <w:tcPrChange w:id="642" w:author="Christian Michelsen" w:date="2021-11-16T16:11:00Z">
              <w:tcPr>
                <w:tcW w:w="567" w:type="dxa"/>
                <w:tcMar>
                  <w:top w:w="100" w:type="dxa"/>
                  <w:left w:w="100" w:type="dxa"/>
                  <w:bottom w:w="100" w:type="dxa"/>
                  <w:right w:w="100" w:type="dxa"/>
                </w:tcMar>
                <w:hideMark/>
              </w:tcPr>
            </w:tcPrChange>
          </w:tcPr>
          <w:p w14:paraId="56538996" w14:textId="3282C0B5" w:rsidR="008179DB" w:rsidRPr="002D4B35" w:rsidRDefault="008179DB" w:rsidP="008179DB">
            <w:pPr>
              <w:pStyle w:val="NormalWeb"/>
              <w:spacing w:before="0" w:beforeAutospacing="0" w:after="0" w:afterAutospacing="0"/>
              <w:jc w:val="right"/>
              <w:rPr>
                <w:ins w:id="643" w:author="Christian Michelsen" w:date="2021-11-16T16:11:00Z"/>
                <w:rFonts w:ascii="Arial" w:hAnsi="Arial" w:cs="Arial"/>
                <w:sz w:val="18"/>
                <w:szCs w:val="18"/>
              </w:rPr>
            </w:pPr>
            <w:ins w:id="644" w:author="Christian Michelsen" w:date="2021-11-16T16:12:00Z">
              <w:r w:rsidRPr="002D4B35">
                <w:rPr>
                  <w:rFonts w:ascii="Arial" w:hAnsi="Arial" w:cs="Arial"/>
                  <w:color w:val="000000"/>
                  <w:sz w:val="18"/>
                  <w:szCs w:val="18"/>
                  <w:rPrChange w:id="645" w:author="Christian Michelsen" w:date="2021-11-16T16:12:00Z">
                    <w:rPr>
                      <w:rFonts w:ascii="Calibri" w:hAnsi="Calibri" w:cs="Calibri"/>
                      <w:color w:val="000000"/>
                    </w:rPr>
                  </w:rPrChange>
                </w:rPr>
                <w:t>115</w:t>
              </w:r>
            </w:ins>
          </w:p>
        </w:tc>
        <w:tc>
          <w:tcPr>
            <w:tcW w:w="627" w:type="dxa"/>
            <w:tcMar>
              <w:top w:w="100" w:type="dxa"/>
              <w:left w:w="100" w:type="dxa"/>
              <w:bottom w:w="100" w:type="dxa"/>
              <w:right w:w="100" w:type="dxa"/>
            </w:tcMar>
            <w:hideMark/>
            <w:tcPrChange w:id="646" w:author="Christian Michelsen" w:date="2021-11-16T16:11:00Z">
              <w:tcPr>
                <w:tcW w:w="627" w:type="dxa"/>
                <w:tcMar>
                  <w:top w:w="100" w:type="dxa"/>
                  <w:left w:w="100" w:type="dxa"/>
                  <w:bottom w:w="100" w:type="dxa"/>
                  <w:right w:w="100" w:type="dxa"/>
                </w:tcMar>
                <w:hideMark/>
              </w:tcPr>
            </w:tcPrChange>
          </w:tcPr>
          <w:p w14:paraId="5DD21F79" w14:textId="537E8223" w:rsidR="008179DB" w:rsidRPr="002D4B35" w:rsidRDefault="008179DB" w:rsidP="008179DB">
            <w:pPr>
              <w:pStyle w:val="NormalWeb"/>
              <w:spacing w:before="0" w:beforeAutospacing="0" w:after="0" w:afterAutospacing="0"/>
              <w:jc w:val="right"/>
              <w:rPr>
                <w:ins w:id="647" w:author="Christian Michelsen" w:date="2021-11-16T16:11:00Z"/>
                <w:rFonts w:ascii="Arial" w:hAnsi="Arial" w:cs="Arial"/>
                <w:sz w:val="18"/>
                <w:szCs w:val="18"/>
              </w:rPr>
            </w:pPr>
            <w:ins w:id="648" w:author="Christian Michelsen" w:date="2021-11-16T16:12:00Z">
              <w:r w:rsidRPr="002D4B35">
                <w:rPr>
                  <w:rFonts w:ascii="Arial" w:hAnsi="Arial" w:cs="Arial"/>
                  <w:color w:val="000000"/>
                  <w:sz w:val="18"/>
                  <w:szCs w:val="18"/>
                  <w:rPrChange w:id="649" w:author="Christian Michelsen" w:date="2021-11-16T16:12:00Z">
                    <w:rPr>
                      <w:rFonts w:ascii="Calibri" w:hAnsi="Calibri" w:cs="Calibri"/>
                      <w:color w:val="000000"/>
                    </w:rPr>
                  </w:rPrChange>
                </w:rPr>
                <w:t>667</w:t>
              </w:r>
            </w:ins>
          </w:p>
        </w:tc>
        <w:tc>
          <w:tcPr>
            <w:tcW w:w="644" w:type="dxa"/>
            <w:tcMar>
              <w:top w:w="100" w:type="dxa"/>
              <w:left w:w="100" w:type="dxa"/>
              <w:bottom w:w="100" w:type="dxa"/>
              <w:right w:w="100" w:type="dxa"/>
            </w:tcMar>
            <w:hideMark/>
            <w:tcPrChange w:id="650" w:author="Christian Michelsen" w:date="2021-11-16T16:11:00Z">
              <w:tcPr>
                <w:tcW w:w="644" w:type="dxa"/>
                <w:tcMar>
                  <w:top w:w="100" w:type="dxa"/>
                  <w:left w:w="100" w:type="dxa"/>
                  <w:bottom w:w="100" w:type="dxa"/>
                  <w:right w:w="100" w:type="dxa"/>
                </w:tcMar>
                <w:hideMark/>
              </w:tcPr>
            </w:tcPrChange>
          </w:tcPr>
          <w:p w14:paraId="610E58F2" w14:textId="14CC09A7" w:rsidR="008179DB" w:rsidRPr="002D4B35" w:rsidRDefault="008179DB" w:rsidP="008179DB">
            <w:pPr>
              <w:pStyle w:val="NormalWeb"/>
              <w:spacing w:before="0" w:beforeAutospacing="0" w:after="0" w:afterAutospacing="0"/>
              <w:jc w:val="right"/>
              <w:rPr>
                <w:ins w:id="651" w:author="Christian Michelsen" w:date="2021-11-16T16:11:00Z"/>
                <w:rFonts w:ascii="Arial" w:hAnsi="Arial" w:cs="Arial"/>
                <w:sz w:val="18"/>
                <w:szCs w:val="18"/>
              </w:rPr>
            </w:pPr>
            <w:ins w:id="652" w:author="Christian Michelsen" w:date="2021-11-16T16:12:00Z">
              <w:r w:rsidRPr="002D4B35">
                <w:rPr>
                  <w:rFonts w:ascii="Arial" w:hAnsi="Arial" w:cs="Arial"/>
                  <w:color w:val="000000"/>
                  <w:sz w:val="18"/>
                  <w:szCs w:val="18"/>
                  <w:rPrChange w:id="653" w:author="Christian Michelsen" w:date="2021-11-16T16:12:00Z">
                    <w:rPr>
                      <w:rFonts w:ascii="Calibri" w:hAnsi="Calibri" w:cs="Calibri"/>
                      <w:color w:val="000000"/>
                    </w:rPr>
                  </w:rPrChange>
                </w:rPr>
                <w:t>114</w:t>
              </w:r>
            </w:ins>
          </w:p>
        </w:tc>
        <w:tc>
          <w:tcPr>
            <w:tcW w:w="792" w:type="dxa"/>
            <w:tcMar>
              <w:top w:w="100" w:type="dxa"/>
              <w:left w:w="100" w:type="dxa"/>
              <w:bottom w:w="100" w:type="dxa"/>
              <w:right w:w="100" w:type="dxa"/>
            </w:tcMar>
            <w:hideMark/>
            <w:tcPrChange w:id="654" w:author="Christian Michelsen" w:date="2021-11-16T16:11:00Z">
              <w:tcPr>
                <w:tcW w:w="792" w:type="dxa"/>
                <w:tcMar>
                  <w:top w:w="100" w:type="dxa"/>
                  <w:left w:w="100" w:type="dxa"/>
                  <w:bottom w:w="100" w:type="dxa"/>
                  <w:right w:w="100" w:type="dxa"/>
                </w:tcMar>
                <w:hideMark/>
              </w:tcPr>
            </w:tcPrChange>
          </w:tcPr>
          <w:p w14:paraId="7E771CA5" w14:textId="435CD085" w:rsidR="008179DB" w:rsidRPr="002D4B35" w:rsidRDefault="008179DB" w:rsidP="008179DB">
            <w:pPr>
              <w:pStyle w:val="NormalWeb"/>
              <w:spacing w:before="0" w:beforeAutospacing="0" w:after="0" w:afterAutospacing="0"/>
              <w:jc w:val="right"/>
              <w:rPr>
                <w:ins w:id="655" w:author="Christian Michelsen" w:date="2021-11-16T16:11:00Z"/>
                <w:rFonts w:ascii="Arial" w:hAnsi="Arial" w:cs="Arial"/>
                <w:sz w:val="18"/>
                <w:szCs w:val="18"/>
              </w:rPr>
            </w:pPr>
            <w:ins w:id="656" w:author="Christian Michelsen" w:date="2021-11-16T16:12:00Z">
              <w:r w:rsidRPr="002D4B35">
                <w:rPr>
                  <w:rFonts w:ascii="Arial" w:hAnsi="Arial" w:cs="Arial"/>
                  <w:color w:val="000000"/>
                  <w:sz w:val="18"/>
                  <w:szCs w:val="18"/>
                  <w:rPrChange w:id="657" w:author="Christian Michelsen" w:date="2021-11-16T16:12:00Z">
                    <w:rPr>
                      <w:rFonts w:ascii="Calibri" w:hAnsi="Calibri" w:cs="Calibri"/>
                      <w:color w:val="000000"/>
                    </w:rPr>
                  </w:rPrChange>
                </w:rPr>
                <w:t>3017</w:t>
              </w:r>
            </w:ins>
          </w:p>
        </w:tc>
        <w:tc>
          <w:tcPr>
            <w:tcW w:w="893" w:type="dxa"/>
            <w:tcMar>
              <w:top w:w="100" w:type="dxa"/>
              <w:left w:w="100" w:type="dxa"/>
              <w:bottom w:w="100" w:type="dxa"/>
              <w:right w:w="100" w:type="dxa"/>
            </w:tcMar>
            <w:hideMark/>
            <w:tcPrChange w:id="658" w:author="Christian Michelsen" w:date="2021-11-16T16:11:00Z">
              <w:tcPr>
                <w:tcW w:w="893" w:type="dxa"/>
                <w:tcMar>
                  <w:top w:w="100" w:type="dxa"/>
                  <w:left w:w="100" w:type="dxa"/>
                  <w:bottom w:w="100" w:type="dxa"/>
                  <w:right w:w="100" w:type="dxa"/>
                </w:tcMar>
                <w:hideMark/>
              </w:tcPr>
            </w:tcPrChange>
          </w:tcPr>
          <w:p w14:paraId="3A92D2E3" w14:textId="6F1E0F73" w:rsidR="008179DB" w:rsidRPr="002D4B35" w:rsidRDefault="008179DB" w:rsidP="008179DB">
            <w:pPr>
              <w:pStyle w:val="NormalWeb"/>
              <w:spacing w:before="0" w:beforeAutospacing="0" w:after="0" w:afterAutospacing="0"/>
              <w:jc w:val="right"/>
              <w:rPr>
                <w:ins w:id="659" w:author="Christian Michelsen" w:date="2021-11-16T16:11:00Z"/>
                <w:rFonts w:ascii="Arial" w:hAnsi="Arial" w:cs="Arial"/>
                <w:sz w:val="18"/>
                <w:szCs w:val="18"/>
              </w:rPr>
            </w:pPr>
            <w:ins w:id="660" w:author="Christian Michelsen" w:date="2021-11-16T16:12:00Z">
              <w:r w:rsidRPr="002D4B35">
                <w:rPr>
                  <w:rFonts w:ascii="Arial" w:hAnsi="Arial" w:cs="Arial"/>
                  <w:color w:val="000000"/>
                  <w:sz w:val="18"/>
                  <w:szCs w:val="18"/>
                  <w:rPrChange w:id="661" w:author="Christian Michelsen" w:date="2021-11-16T16:12:00Z">
                    <w:rPr>
                      <w:rFonts w:ascii="Calibri" w:hAnsi="Calibri" w:cs="Calibri"/>
                      <w:color w:val="000000"/>
                    </w:rPr>
                  </w:rPrChange>
                </w:rPr>
                <w:t>50.2</w:t>
              </w:r>
            </w:ins>
            <w:ins w:id="662"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63" w:author="Christian Michelsen" w:date="2021-11-16T16:11:00Z">
              <w:tcPr>
                <w:tcW w:w="893" w:type="dxa"/>
                <w:tcMar>
                  <w:top w:w="100" w:type="dxa"/>
                  <w:left w:w="100" w:type="dxa"/>
                  <w:bottom w:w="100" w:type="dxa"/>
                  <w:right w:w="100" w:type="dxa"/>
                </w:tcMar>
                <w:hideMark/>
              </w:tcPr>
            </w:tcPrChange>
          </w:tcPr>
          <w:p w14:paraId="2DB12C80" w14:textId="64C0D0C7" w:rsidR="008179DB" w:rsidRPr="002D4B35" w:rsidRDefault="008179DB" w:rsidP="008179DB">
            <w:pPr>
              <w:pStyle w:val="NormalWeb"/>
              <w:spacing w:before="0" w:beforeAutospacing="0" w:after="0" w:afterAutospacing="0"/>
              <w:jc w:val="right"/>
              <w:rPr>
                <w:ins w:id="664" w:author="Christian Michelsen" w:date="2021-11-16T16:11:00Z"/>
                <w:rFonts w:ascii="Arial" w:hAnsi="Arial" w:cs="Arial"/>
                <w:sz w:val="18"/>
                <w:szCs w:val="18"/>
              </w:rPr>
            </w:pPr>
            <w:ins w:id="665" w:author="Christian Michelsen" w:date="2021-11-16T16:12:00Z">
              <w:r w:rsidRPr="002D4B35">
                <w:rPr>
                  <w:rFonts w:ascii="Arial" w:hAnsi="Arial" w:cs="Arial"/>
                  <w:color w:val="000000"/>
                  <w:sz w:val="18"/>
                  <w:szCs w:val="18"/>
                  <w:rPrChange w:id="666" w:author="Christian Michelsen" w:date="2021-11-16T16:12:00Z">
                    <w:rPr>
                      <w:rFonts w:ascii="Calibri" w:hAnsi="Calibri" w:cs="Calibri"/>
                      <w:color w:val="000000"/>
                    </w:rPr>
                  </w:rPrChange>
                </w:rPr>
                <w:t>14.7</w:t>
              </w:r>
            </w:ins>
            <w:ins w:id="667"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68" w:author="Christian Michelsen" w:date="2021-11-16T16:11:00Z">
              <w:tcPr>
                <w:tcW w:w="893" w:type="dxa"/>
                <w:tcMar>
                  <w:top w:w="100" w:type="dxa"/>
                  <w:left w:w="100" w:type="dxa"/>
                  <w:bottom w:w="100" w:type="dxa"/>
                  <w:right w:w="100" w:type="dxa"/>
                </w:tcMar>
                <w:hideMark/>
              </w:tcPr>
            </w:tcPrChange>
          </w:tcPr>
          <w:p w14:paraId="010502C5" w14:textId="09D12347" w:rsidR="008179DB" w:rsidRPr="002D4B35" w:rsidRDefault="008179DB" w:rsidP="008179DB">
            <w:pPr>
              <w:pStyle w:val="NormalWeb"/>
              <w:spacing w:before="0" w:beforeAutospacing="0" w:after="0" w:afterAutospacing="0"/>
              <w:jc w:val="right"/>
              <w:rPr>
                <w:ins w:id="669" w:author="Christian Michelsen" w:date="2021-11-16T16:11:00Z"/>
                <w:rFonts w:ascii="Arial" w:hAnsi="Arial" w:cs="Arial"/>
                <w:sz w:val="18"/>
                <w:szCs w:val="18"/>
              </w:rPr>
            </w:pPr>
            <w:ins w:id="670" w:author="Christian Michelsen" w:date="2021-11-16T16:12:00Z">
              <w:r w:rsidRPr="002D4B35">
                <w:rPr>
                  <w:rFonts w:ascii="Arial" w:hAnsi="Arial" w:cs="Arial"/>
                  <w:color w:val="000000"/>
                  <w:sz w:val="18"/>
                  <w:szCs w:val="18"/>
                  <w:rPrChange w:id="671" w:author="Christian Michelsen" w:date="2021-11-16T16:12:00Z">
                    <w:rPr>
                      <w:rFonts w:ascii="Calibri" w:hAnsi="Calibri" w:cs="Calibri"/>
                      <w:color w:val="000000"/>
                    </w:rPr>
                  </w:rPrChange>
                </w:rPr>
                <w:t>18.9</w:t>
              </w:r>
            </w:ins>
            <w:ins w:id="672"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Change w:id="673" w:author="Christian Michelsen" w:date="2021-11-16T16:11:00Z">
              <w:tcPr>
                <w:tcW w:w="1021" w:type="dxa"/>
                <w:tcMar>
                  <w:top w:w="100" w:type="dxa"/>
                  <w:left w:w="100" w:type="dxa"/>
                  <w:bottom w:w="100" w:type="dxa"/>
                  <w:right w:w="100" w:type="dxa"/>
                </w:tcMar>
                <w:hideMark/>
              </w:tcPr>
            </w:tcPrChange>
          </w:tcPr>
          <w:p w14:paraId="3847F1FE" w14:textId="7D37D743" w:rsidR="008179DB" w:rsidRPr="002D4B35" w:rsidRDefault="008179DB" w:rsidP="008179DB">
            <w:pPr>
              <w:pStyle w:val="NormalWeb"/>
              <w:spacing w:before="0" w:beforeAutospacing="0" w:after="0" w:afterAutospacing="0"/>
              <w:jc w:val="right"/>
              <w:rPr>
                <w:ins w:id="674" w:author="Christian Michelsen" w:date="2021-11-16T16:11:00Z"/>
                <w:rFonts w:ascii="Arial" w:hAnsi="Arial" w:cs="Arial"/>
                <w:sz w:val="18"/>
                <w:szCs w:val="18"/>
              </w:rPr>
            </w:pPr>
            <w:ins w:id="675" w:author="Christian Michelsen" w:date="2021-11-16T16:12:00Z">
              <w:r w:rsidRPr="002D4B35">
                <w:rPr>
                  <w:rFonts w:ascii="Arial" w:hAnsi="Arial" w:cs="Arial"/>
                  <w:color w:val="000000"/>
                  <w:sz w:val="18"/>
                  <w:szCs w:val="18"/>
                  <w:rPrChange w:id="676" w:author="Christian Michelsen" w:date="2021-11-16T16:12:00Z">
                    <w:rPr>
                      <w:rFonts w:ascii="Calibri" w:hAnsi="Calibri" w:cs="Calibri"/>
                      <w:color w:val="000000"/>
                    </w:rPr>
                  </w:rPrChange>
                </w:rPr>
                <w:t>74.1</w:t>
              </w:r>
            </w:ins>
            <w:ins w:id="677" w:author="Christian Michelsen" w:date="2021-11-16T16:15:00Z">
              <w:r>
                <w:rPr>
                  <w:rFonts w:ascii="Arial" w:hAnsi="Arial" w:cs="Arial"/>
                  <w:color w:val="000000"/>
                  <w:sz w:val="18"/>
                  <w:szCs w:val="18"/>
                </w:rPr>
                <w:t>%</w:t>
              </w:r>
            </w:ins>
          </w:p>
        </w:tc>
        <w:tc>
          <w:tcPr>
            <w:tcW w:w="1003" w:type="dxa"/>
            <w:tcMar>
              <w:top w:w="100" w:type="dxa"/>
              <w:left w:w="100" w:type="dxa"/>
              <w:bottom w:w="100" w:type="dxa"/>
              <w:right w:w="100" w:type="dxa"/>
            </w:tcMar>
            <w:hideMark/>
            <w:tcPrChange w:id="678" w:author="Christian Michelsen" w:date="2021-11-16T16:11:00Z">
              <w:tcPr>
                <w:tcW w:w="1003" w:type="dxa"/>
                <w:tcMar>
                  <w:top w:w="100" w:type="dxa"/>
                  <w:left w:w="100" w:type="dxa"/>
                  <w:bottom w:w="100" w:type="dxa"/>
                  <w:right w:w="100" w:type="dxa"/>
                </w:tcMar>
                <w:hideMark/>
              </w:tcPr>
            </w:tcPrChange>
          </w:tcPr>
          <w:p w14:paraId="3B1B807B" w14:textId="7FEA6AA2" w:rsidR="008179DB" w:rsidRPr="002D4B35" w:rsidRDefault="008179DB" w:rsidP="008179DB">
            <w:pPr>
              <w:pStyle w:val="NormalWeb"/>
              <w:spacing w:before="0" w:beforeAutospacing="0" w:after="0" w:afterAutospacing="0"/>
              <w:jc w:val="right"/>
              <w:rPr>
                <w:ins w:id="679" w:author="Christian Michelsen" w:date="2021-11-16T16:11:00Z"/>
                <w:rFonts w:ascii="Arial" w:hAnsi="Arial" w:cs="Arial"/>
                <w:sz w:val="18"/>
                <w:szCs w:val="18"/>
              </w:rPr>
            </w:pPr>
            <w:ins w:id="680" w:author="Christian Michelsen" w:date="2021-11-16T16:12:00Z">
              <w:r w:rsidRPr="002D4B35">
                <w:rPr>
                  <w:rFonts w:ascii="Arial" w:hAnsi="Arial" w:cs="Arial"/>
                  <w:color w:val="000000"/>
                  <w:sz w:val="18"/>
                  <w:szCs w:val="18"/>
                  <w:rPrChange w:id="681" w:author="Christian Michelsen" w:date="2021-11-16T16:12:00Z">
                    <w:rPr>
                      <w:rFonts w:ascii="Calibri" w:hAnsi="Calibri" w:cs="Calibri"/>
                      <w:color w:val="000000"/>
                    </w:rPr>
                  </w:rPrChange>
                </w:rPr>
                <w:t>16.7</w:t>
              </w:r>
            </w:ins>
            <w:ins w:id="682"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683" w:author="Christian Michelsen" w:date="2021-11-16T16:11:00Z">
              <w:tcPr>
                <w:tcW w:w="893" w:type="dxa"/>
                <w:tcMar>
                  <w:top w:w="100" w:type="dxa"/>
                  <w:left w:w="100" w:type="dxa"/>
                  <w:bottom w:w="100" w:type="dxa"/>
                  <w:right w:w="100" w:type="dxa"/>
                </w:tcMar>
                <w:hideMark/>
              </w:tcPr>
            </w:tcPrChange>
          </w:tcPr>
          <w:p w14:paraId="291CC082" w14:textId="47FCB294" w:rsidR="008179DB" w:rsidRPr="002D4B35" w:rsidRDefault="008179DB" w:rsidP="008179DB">
            <w:pPr>
              <w:pStyle w:val="NormalWeb"/>
              <w:spacing w:before="0" w:beforeAutospacing="0" w:after="0" w:afterAutospacing="0"/>
              <w:jc w:val="right"/>
              <w:rPr>
                <w:ins w:id="684" w:author="Christian Michelsen" w:date="2021-11-16T16:11:00Z"/>
                <w:rFonts w:ascii="Arial" w:hAnsi="Arial" w:cs="Arial"/>
                <w:sz w:val="18"/>
                <w:szCs w:val="18"/>
              </w:rPr>
            </w:pPr>
            <w:ins w:id="685" w:author="Christian Michelsen" w:date="2021-11-16T16:12:00Z">
              <w:r w:rsidRPr="002D4B35">
                <w:rPr>
                  <w:rFonts w:ascii="Arial" w:hAnsi="Arial" w:cs="Arial"/>
                  <w:color w:val="000000"/>
                  <w:sz w:val="18"/>
                  <w:szCs w:val="18"/>
                  <w:rPrChange w:id="686" w:author="Christian Michelsen" w:date="2021-11-16T16:12:00Z">
                    <w:rPr>
                      <w:rFonts w:ascii="Calibri" w:hAnsi="Calibri" w:cs="Calibri"/>
                      <w:color w:val="000000"/>
                    </w:rPr>
                  </w:rPrChange>
                </w:rPr>
                <w:t>28.3</w:t>
              </w:r>
            </w:ins>
            <w:ins w:id="687" w:author="Christian Michelsen" w:date="2021-11-16T16:15:00Z">
              <w:r>
                <w:rPr>
                  <w:rFonts w:ascii="Arial" w:hAnsi="Arial" w:cs="Arial"/>
                  <w:color w:val="000000"/>
                  <w:sz w:val="18"/>
                  <w:szCs w:val="18"/>
                </w:rPr>
                <w:t>%</w:t>
              </w:r>
            </w:ins>
          </w:p>
        </w:tc>
      </w:tr>
      <w:tr w:rsidR="008179DB" w:rsidRPr="0030433B" w14:paraId="2A783578" w14:textId="77777777" w:rsidTr="002D4B35">
        <w:trPr>
          <w:trHeight w:val="203"/>
          <w:ins w:id="688" w:author="Christian Michelsen" w:date="2021-11-16T16:11:00Z"/>
          <w:trPrChange w:id="689" w:author="Christian Michelsen" w:date="2021-11-16T16:14:00Z">
            <w:trPr>
              <w:trHeight w:val="203"/>
            </w:trPr>
          </w:trPrChange>
        </w:trPr>
        <w:tc>
          <w:tcPr>
            <w:tcW w:w="1134" w:type="dxa"/>
            <w:tcMar>
              <w:top w:w="100" w:type="dxa"/>
              <w:left w:w="100" w:type="dxa"/>
              <w:bottom w:w="100" w:type="dxa"/>
              <w:right w:w="100" w:type="dxa"/>
            </w:tcMar>
            <w:hideMark/>
            <w:tcPrChange w:id="690" w:author="Christian Michelsen" w:date="2021-11-16T16:14:00Z">
              <w:tcPr>
                <w:tcW w:w="1134" w:type="dxa"/>
                <w:tcMar>
                  <w:top w:w="100" w:type="dxa"/>
                  <w:left w:w="100" w:type="dxa"/>
                  <w:bottom w:w="100" w:type="dxa"/>
                  <w:right w:w="100" w:type="dxa"/>
                </w:tcMar>
                <w:hideMark/>
              </w:tcPr>
            </w:tcPrChange>
          </w:tcPr>
          <w:p w14:paraId="0004A9CA" w14:textId="64042C62" w:rsidR="008179DB" w:rsidRPr="0030433B" w:rsidRDefault="008179DB" w:rsidP="008179DB">
            <w:pPr>
              <w:pStyle w:val="NormalWeb"/>
              <w:spacing w:before="0" w:beforeAutospacing="0" w:after="0" w:afterAutospacing="0"/>
              <w:rPr>
                <w:ins w:id="691" w:author="Christian Michelsen" w:date="2021-11-16T16:11:00Z"/>
                <w:rFonts w:ascii="Arial" w:hAnsi="Arial" w:cs="Arial"/>
                <w:sz w:val="18"/>
                <w:szCs w:val="18"/>
              </w:rPr>
            </w:pPr>
            <w:ins w:id="692" w:author="Christian Michelsen" w:date="2021-11-16T16:16:00Z">
              <w:r>
                <w:rPr>
                  <w:rFonts w:ascii="Arial" w:hAnsi="Arial" w:cs="Arial"/>
                  <w:color w:val="000000"/>
                  <w:sz w:val="18"/>
                  <w:szCs w:val="18"/>
                </w:rPr>
                <w:t>ML10</w:t>
              </w:r>
            </w:ins>
          </w:p>
        </w:tc>
        <w:tc>
          <w:tcPr>
            <w:tcW w:w="567" w:type="dxa"/>
            <w:tcMar>
              <w:top w:w="100" w:type="dxa"/>
              <w:left w:w="100" w:type="dxa"/>
              <w:bottom w:w="100" w:type="dxa"/>
              <w:right w:w="100" w:type="dxa"/>
            </w:tcMar>
            <w:hideMark/>
            <w:tcPrChange w:id="693" w:author="Christian Michelsen" w:date="2021-11-16T16:14:00Z">
              <w:tcPr>
                <w:tcW w:w="567" w:type="dxa"/>
                <w:tcMar>
                  <w:top w:w="100" w:type="dxa"/>
                  <w:left w:w="100" w:type="dxa"/>
                  <w:bottom w:w="100" w:type="dxa"/>
                  <w:right w:w="100" w:type="dxa"/>
                </w:tcMar>
                <w:hideMark/>
              </w:tcPr>
            </w:tcPrChange>
          </w:tcPr>
          <w:p w14:paraId="4DF25085" w14:textId="0C0B7FE2" w:rsidR="008179DB" w:rsidRPr="002D4B35" w:rsidRDefault="008179DB" w:rsidP="008179DB">
            <w:pPr>
              <w:pStyle w:val="NormalWeb"/>
              <w:spacing w:before="0" w:beforeAutospacing="0" w:after="0" w:afterAutospacing="0"/>
              <w:jc w:val="right"/>
              <w:rPr>
                <w:ins w:id="694" w:author="Christian Michelsen" w:date="2021-11-16T16:11:00Z"/>
                <w:rFonts w:ascii="Arial" w:hAnsi="Arial" w:cs="Arial"/>
                <w:sz w:val="18"/>
                <w:szCs w:val="18"/>
              </w:rPr>
            </w:pPr>
            <w:ins w:id="695" w:author="Christian Michelsen" w:date="2021-11-16T16:12:00Z">
              <w:r w:rsidRPr="002D4B35">
                <w:rPr>
                  <w:rFonts w:ascii="Arial" w:hAnsi="Arial" w:cs="Arial"/>
                  <w:color w:val="000000"/>
                  <w:sz w:val="18"/>
                  <w:szCs w:val="18"/>
                  <w:rPrChange w:id="696" w:author="Christian Michelsen" w:date="2021-11-16T16:12:00Z">
                    <w:rPr>
                      <w:rFonts w:ascii="Calibri" w:hAnsi="Calibri" w:cs="Calibri"/>
                      <w:color w:val="000000"/>
                    </w:rPr>
                  </w:rPrChange>
                </w:rPr>
                <w:t>111</w:t>
              </w:r>
            </w:ins>
          </w:p>
        </w:tc>
        <w:tc>
          <w:tcPr>
            <w:tcW w:w="627" w:type="dxa"/>
            <w:tcMar>
              <w:top w:w="100" w:type="dxa"/>
              <w:left w:w="100" w:type="dxa"/>
              <w:bottom w:w="100" w:type="dxa"/>
              <w:right w:w="100" w:type="dxa"/>
            </w:tcMar>
            <w:hideMark/>
            <w:tcPrChange w:id="697" w:author="Christian Michelsen" w:date="2021-11-16T16:14:00Z">
              <w:tcPr>
                <w:tcW w:w="627" w:type="dxa"/>
                <w:tcMar>
                  <w:top w:w="100" w:type="dxa"/>
                  <w:left w:w="100" w:type="dxa"/>
                  <w:bottom w:w="100" w:type="dxa"/>
                  <w:right w:w="100" w:type="dxa"/>
                </w:tcMar>
                <w:hideMark/>
              </w:tcPr>
            </w:tcPrChange>
          </w:tcPr>
          <w:p w14:paraId="6407E99D" w14:textId="19D0073F" w:rsidR="008179DB" w:rsidRPr="002D4B35" w:rsidRDefault="008179DB" w:rsidP="008179DB">
            <w:pPr>
              <w:pStyle w:val="NormalWeb"/>
              <w:spacing w:before="0" w:beforeAutospacing="0" w:after="0" w:afterAutospacing="0"/>
              <w:jc w:val="right"/>
              <w:rPr>
                <w:ins w:id="698" w:author="Christian Michelsen" w:date="2021-11-16T16:11:00Z"/>
                <w:rFonts w:ascii="Arial" w:hAnsi="Arial" w:cs="Arial"/>
                <w:sz w:val="18"/>
                <w:szCs w:val="18"/>
              </w:rPr>
            </w:pPr>
            <w:ins w:id="699" w:author="Christian Michelsen" w:date="2021-11-16T16:12:00Z">
              <w:r w:rsidRPr="002D4B35">
                <w:rPr>
                  <w:rFonts w:ascii="Arial" w:hAnsi="Arial" w:cs="Arial"/>
                  <w:color w:val="000000"/>
                  <w:sz w:val="18"/>
                  <w:szCs w:val="18"/>
                  <w:rPrChange w:id="700" w:author="Christian Michelsen" w:date="2021-11-16T16:12:00Z">
                    <w:rPr>
                      <w:rFonts w:ascii="Calibri" w:hAnsi="Calibri" w:cs="Calibri"/>
                      <w:color w:val="000000"/>
                    </w:rPr>
                  </w:rPrChange>
                </w:rPr>
                <w:t>671</w:t>
              </w:r>
            </w:ins>
          </w:p>
        </w:tc>
        <w:tc>
          <w:tcPr>
            <w:tcW w:w="644" w:type="dxa"/>
            <w:tcMar>
              <w:top w:w="100" w:type="dxa"/>
              <w:left w:w="100" w:type="dxa"/>
              <w:bottom w:w="100" w:type="dxa"/>
              <w:right w:w="100" w:type="dxa"/>
            </w:tcMar>
            <w:hideMark/>
            <w:tcPrChange w:id="701" w:author="Christian Michelsen" w:date="2021-11-16T16:14:00Z">
              <w:tcPr>
                <w:tcW w:w="644" w:type="dxa"/>
                <w:tcMar>
                  <w:top w:w="100" w:type="dxa"/>
                  <w:left w:w="100" w:type="dxa"/>
                  <w:bottom w:w="100" w:type="dxa"/>
                  <w:right w:w="100" w:type="dxa"/>
                </w:tcMar>
                <w:hideMark/>
              </w:tcPr>
            </w:tcPrChange>
          </w:tcPr>
          <w:p w14:paraId="1E9A17EF" w14:textId="5145AEB1" w:rsidR="008179DB" w:rsidRPr="002D4B35" w:rsidRDefault="008179DB" w:rsidP="008179DB">
            <w:pPr>
              <w:pStyle w:val="NormalWeb"/>
              <w:spacing w:before="0" w:beforeAutospacing="0" w:after="0" w:afterAutospacing="0"/>
              <w:jc w:val="right"/>
              <w:rPr>
                <w:ins w:id="702" w:author="Christian Michelsen" w:date="2021-11-16T16:11:00Z"/>
                <w:rFonts w:ascii="Arial" w:hAnsi="Arial" w:cs="Arial"/>
                <w:sz w:val="18"/>
                <w:szCs w:val="18"/>
              </w:rPr>
            </w:pPr>
            <w:ins w:id="703" w:author="Christian Michelsen" w:date="2021-11-16T16:12:00Z">
              <w:r w:rsidRPr="002D4B35">
                <w:rPr>
                  <w:rFonts w:ascii="Arial" w:hAnsi="Arial" w:cs="Arial"/>
                  <w:color w:val="000000"/>
                  <w:sz w:val="18"/>
                  <w:szCs w:val="18"/>
                  <w:rPrChange w:id="704" w:author="Christian Michelsen" w:date="2021-11-16T16:12:00Z">
                    <w:rPr>
                      <w:rFonts w:ascii="Calibri" w:hAnsi="Calibri" w:cs="Calibri"/>
                      <w:color w:val="000000"/>
                    </w:rPr>
                  </w:rPrChange>
                </w:rPr>
                <w:t>118</w:t>
              </w:r>
            </w:ins>
          </w:p>
        </w:tc>
        <w:tc>
          <w:tcPr>
            <w:tcW w:w="792" w:type="dxa"/>
            <w:tcMar>
              <w:top w:w="100" w:type="dxa"/>
              <w:left w:w="100" w:type="dxa"/>
              <w:bottom w:w="100" w:type="dxa"/>
              <w:right w:w="100" w:type="dxa"/>
            </w:tcMar>
            <w:hideMark/>
            <w:tcPrChange w:id="705" w:author="Christian Michelsen" w:date="2021-11-16T16:14:00Z">
              <w:tcPr>
                <w:tcW w:w="792" w:type="dxa"/>
                <w:tcMar>
                  <w:top w:w="100" w:type="dxa"/>
                  <w:left w:w="100" w:type="dxa"/>
                  <w:bottom w:w="100" w:type="dxa"/>
                  <w:right w:w="100" w:type="dxa"/>
                </w:tcMar>
                <w:hideMark/>
              </w:tcPr>
            </w:tcPrChange>
          </w:tcPr>
          <w:p w14:paraId="1894F4E2" w14:textId="675DCB9F" w:rsidR="008179DB" w:rsidRPr="002D4B35" w:rsidRDefault="008179DB" w:rsidP="008179DB">
            <w:pPr>
              <w:pStyle w:val="NormalWeb"/>
              <w:spacing w:before="0" w:beforeAutospacing="0" w:after="0" w:afterAutospacing="0"/>
              <w:jc w:val="right"/>
              <w:rPr>
                <w:ins w:id="706" w:author="Christian Michelsen" w:date="2021-11-16T16:11:00Z"/>
                <w:rFonts w:ascii="Arial" w:hAnsi="Arial" w:cs="Arial"/>
                <w:sz w:val="18"/>
                <w:szCs w:val="18"/>
              </w:rPr>
            </w:pPr>
            <w:ins w:id="707" w:author="Christian Michelsen" w:date="2021-11-16T16:12:00Z">
              <w:r w:rsidRPr="002D4B35">
                <w:rPr>
                  <w:rFonts w:ascii="Arial" w:hAnsi="Arial" w:cs="Arial"/>
                  <w:color w:val="000000"/>
                  <w:sz w:val="18"/>
                  <w:szCs w:val="18"/>
                  <w:rPrChange w:id="708" w:author="Christian Michelsen" w:date="2021-11-16T16:12:00Z">
                    <w:rPr>
                      <w:rFonts w:ascii="Calibri" w:hAnsi="Calibri" w:cs="Calibri"/>
                      <w:color w:val="000000"/>
                    </w:rPr>
                  </w:rPrChange>
                </w:rPr>
                <w:t>3013</w:t>
              </w:r>
            </w:ins>
          </w:p>
        </w:tc>
        <w:tc>
          <w:tcPr>
            <w:tcW w:w="893" w:type="dxa"/>
            <w:tcMar>
              <w:top w:w="100" w:type="dxa"/>
              <w:left w:w="100" w:type="dxa"/>
              <w:bottom w:w="100" w:type="dxa"/>
              <w:right w:w="100" w:type="dxa"/>
            </w:tcMar>
            <w:hideMark/>
            <w:tcPrChange w:id="709" w:author="Christian Michelsen" w:date="2021-11-16T16:14:00Z">
              <w:tcPr>
                <w:tcW w:w="893" w:type="dxa"/>
                <w:tcMar>
                  <w:top w:w="100" w:type="dxa"/>
                  <w:left w:w="100" w:type="dxa"/>
                  <w:bottom w:w="100" w:type="dxa"/>
                  <w:right w:w="100" w:type="dxa"/>
                </w:tcMar>
                <w:hideMark/>
              </w:tcPr>
            </w:tcPrChange>
          </w:tcPr>
          <w:p w14:paraId="25833967" w14:textId="42B20FA3" w:rsidR="008179DB" w:rsidRPr="002D4B35" w:rsidRDefault="008179DB" w:rsidP="008179DB">
            <w:pPr>
              <w:pStyle w:val="NormalWeb"/>
              <w:spacing w:before="0" w:beforeAutospacing="0" w:after="0" w:afterAutospacing="0"/>
              <w:jc w:val="right"/>
              <w:rPr>
                <w:ins w:id="710" w:author="Christian Michelsen" w:date="2021-11-16T16:11:00Z"/>
                <w:rFonts w:ascii="Arial" w:hAnsi="Arial" w:cs="Arial"/>
                <w:sz w:val="18"/>
                <w:szCs w:val="18"/>
              </w:rPr>
            </w:pPr>
            <w:ins w:id="711" w:author="Christian Michelsen" w:date="2021-11-16T16:12:00Z">
              <w:r w:rsidRPr="002D4B35">
                <w:rPr>
                  <w:rFonts w:ascii="Arial" w:hAnsi="Arial" w:cs="Arial"/>
                  <w:color w:val="000000"/>
                  <w:sz w:val="18"/>
                  <w:szCs w:val="18"/>
                  <w:rPrChange w:id="712" w:author="Christian Michelsen" w:date="2021-11-16T16:12:00Z">
                    <w:rPr>
                      <w:rFonts w:ascii="Calibri" w:hAnsi="Calibri" w:cs="Calibri"/>
                      <w:color w:val="000000"/>
                    </w:rPr>
                  </w:rPrChange>
                </w:rPr>
                <w:t>48.4</w:t>
              </w:r>
            </w:ins>
            <w:ins w:id="713"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14" w:author="Christian Michelsen" w:date="2021-11-16T16:14:00Z">
              <w:tcPr>
                <w:tcW w:w="893" w:type="dxa"/>
                <w:tcMar>
                  <w:top w:w="100" w:type="dxa"/>
                  <w:left w:w="100" w:type="dxa"/>
                  <w:bottom w:w="100" w:type="dxa"/>
                  <w:right w:w="100" w:type="dxa"/>
                </w:tcMar>
                <w:hideMark/>
              </w:tcPr>
            </w:tcPrChange>
          </w:tcPr>
          <w:p w14:paraId="363DD9D8" w14:textId="7B3CB1D2" w:rsidR="008179DB" w:rsidRPr="002D4B35" w:rsidRDefault="008179DB" w:rsidP="008179DB">
            <w:pPr>
              <w:pStyle w:val="NormalWeb"/>
              <w:spacing w:before="0" w:beforeAutospacing="0" w:after="0" w:afterAutospacing="0"/>
              <w:jc w:val="right"/>
              <w:rPr>
                <w:ins w:id="715" w:author="Christian Michelsen" w:date="2021-11-16T16:11:00Z"/>
                <w:rFonts w:ascii="Arial" w:hAnsi="Arial" w:cs="Arial"/>
                <w:sz w:val="18"/>
                <w:szCs w:val="18"/>
              </w:rPr>
            </w:pPr>
            <w:ins w:id="716" w:author="Christian Michelsen" w:date="2021-11-16T16:12:00Z">
              <w:r w:rsidRPr="002D4B35">
                <w:rPr>
                  <w:rFonts w:ascii="Arial" w:hAnsi="Arial" w:cs="Arial"/>
                  <w:color w:val="000000"/>
                  <w:sz w:val="18"/>
                  <w:szCs w:val="18"/>
                  <w:rPrChange w:id="717" w:author="Christian Michelsen" w:date="2021-11-16T16:12:00Z">
                    <w:rPr>
                      <w:rFonts w:ascii="Calibri" w:hAnsi="Calibri" w:cs="Calibri"/>
                      <w:color w:val="000000"/>
                    </w:rPr>
                  </w:rPrChange>
                </w:rPr>
                <w:t>14.2</w:t>
              </w:r>
            </w:ins>
            <w:ins w:id="718"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19" w:author="Christian Michelsen" w:date="2021-11-16T16:14:00Z">
              <w:tcPr>
                <w:tcW w:w="893" w:type="dxa"/>
                <w:tcMar>
                  <w:top w:w="100" w:type="dxa"/>
                  <w:left w:w="100" w:type="dxa"/>
                  <w:bottom w:w="100" w:type="dxa"/>
                  <w:right w:w="100" w:type="dxa"/>
                </w:tcMar>
                <w:hideMark/>
              </w:tcPr>
            </w:tcPrChange>
          </w:tcPr>
          <w:p w14:paraId="7DDAFA7F" w14:textId="7685E569" w:rsidR="008179DB" w:rsidRPr="002D4B35" w:rsidRDefault="008179DB" w:rsidP="008179DB">
            <w:pPr>
              <w:pStyle w:val="NormalWeb"/>
              <w:spacing w:before="0" w:beforeAutospacing="0" w:after="0" w:afterAutospacing="0"/>
              <w:jc w:val="right"/>
              <w:rPr>
                <w:ins w:id="720" w:author="Christian Michelsen" w:date="2021-11-16T16:11:00Z"/>
                <w:rFonts w:ascii="Arial" w:hAnsi="Arial" w:cs="Arial"/>
                <w:sz w:val="18"/>
                <w:szCs w:val="18"/>
              </w:rPr>
            </w:pPr>
            <w:ins w:id="721" w:author="Christian Michelsen" w:date="2021-11-16T16:12:00Z">
              <w:r w:rsidRPr="002D4B35">
                <w:rPr>
                  <w:rFonts w:ascii="Arial" w:hAnsi="Arial" w:cs="Arial"/>
                  <w:color w:val="000000"/>
                  <w:sz w:val="18"/>
                  <w:szCs w:val="18"/>
                  <w:rPrChange w:id="722" w:author="Christian Michelsen" w:date="2021-11-16T16:12:00Z">
                    <w:rPr>
                      <w:rFonts w:ascii="Calibri" w:hAnsi="Calibri" w:cs="Calibri"/>
                      <w:color w:val="000000"/>
                    </w:rPr>
                  </w:rPrChange>
                </w:rPr>
                <w:t>17.8</w:t>
              </w:r>
            </w:ins>
            <w:ins w:id="723"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Change w:id="724" w:author="Christian Michelsen" w:date="2021-11-16T16:14:00Z">
              <w:tcPr>
                <w:tcW w:w="1021" w:type="dxa"/>
                <w:tcMar>
                  <w:top w:w="100" w:type="dxa"/>
                  <w:left w:w="100" w:type="dxa"/>
                  <w:bottom w:w="100" w:type="dxa"/>
                  <w:right w:w="100" w:type="dxa"/>
                </w:tcMar>
                <w:hideMark/>
              </w:tcPr>
            </w:tcPrChange>
          </w:tcPr>
          <w:p w14:paraId="54C8E1D5" w14:textId="2272008B" w:rsidR="008179DB" w:rsidRPr="002D4B35" w:rsidRDefault="008179DB" w:rsidP="008179DB">
            <w:pPr>
              <w:pStyle w:val="NormalWeb"/>
              <w:spacing w:before="0" w:beforeAutospacing="0" w:after="0" w:afterAutospacing="0"/>
              <w:jc w:val="right"/>
              <w:rPr>
                <w:ins w:id="725" w:author="Christian Michelsen" w:date="2021-11-16T16:11:00Z"/>
                <w:rFonts w:ascii="Arial" w:hAnsi="Arial" w:cs="Arial"/>
                <w:sz w:val="18"/>
                <w:szCs w:val="18"/>
              </w:rPr>
            </w:pPr>
            <w:ins w:id="726" w:author="Christian Michelsen" w:date="2021-11-16T16:12:00Z">
              <w:r w:rsidRPr="002D4B35">
                <w:rPr>
                  <w:rFonts w:ascii="Arial" w:hAnsi="Arial" w:cs="Arial"/>
                  <w:color w:val="000000"/>
                  <w:sz w:val="18"/>
                  <w:szCs w:val="18"/>
                  <w:rPrChange w:id="727" w:author="Christian Michelsen" w:date="2021-11-16T16:12:00Z">
                    <w:rPr>
                      <w:rFonts w:ascii="Calibri" w:hAnsi="Calibri" w:cs="Calibri"/>
                      <w:color w:val="000000"/>
                    </w:rPr>
                  </w:rPrChange>
                </w:rPr>
                <w:t>74.4</w:t>
              </w:r>
            </w:ins>
            <w:ins w:id="728" w:author="Christian Michelsen" w:date="2021-11-16T16:15: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hideMark/>
            <w:tcPrChange w:id="729" w:author="Christian Michelsen" w:date="2021-11-16T16:14:00Z">
              <w:tcPr>
                <w:tcW w:w="1003" w:type="dxa"/>
                <w:shd w:val="clear" w:color="auto" w:fill="EAF1DD" w:themeFill="accent3" w:themeFillTint="33"/>
                <w:tcMar>
                  <w:top w:w="100" w:type="dxa"/>
                  <w:left w:w="100" w:type="dxa"/>
                  <w:bottom w:w="100" w:type="dxa"/>
                  <w:right w:w="100" w:type="dxa"/>
                </w:tcMar>
                <w:hideMark/>
              </w:tcPr>
            </w:tcPrChange>
          </w:tcPr>
          <w:p w14:paraId="398C806C" w14:textId="22864D00" w:rsidR="008179DB" w:rsidRPr="002D4B35" w:rsidRDefault="008179DB" w:rsidP="008179DB">
            <w:pPr>
              <w:pStyle w:val="NormalWeb"/>
              <w:spacing w:before="0" w:beforeAutospacing="0" w:after="0" w:afterAutospacing="0"/>
              <w:jc w:val="right"/>
              <w:rPr>
                <w:ins w:id="730" w:author="Christian Michelsen" w:date="2021-11-16T16:11:00Z"/>
                <w:rFonts w:ascii="Arial" w:hAnsi="Arial" w:cs="Arial"/>
                <w:sz w:val="18"/>
                <w:szCs w:val="18"/>
              </w:rPr>
            </w:pPr>
            <w:ins w:id="731" w:author="Christian Michelsen" w:date="2021-11-16T16:12:00Z">
              <w:r w:rsidRPr="002D4B35">
                <w:rPr>
                  <w:rFonts w:ascii="Arial" w:hAnsi="Arial" w:cs="Arial"/>
                  <w:color w:val="000000"/>
                  <w:sz w:val="18"/>
                  <w:szCs w:val="18"/>
                  <w:rPrChange w:id="732" w:author="Christian Michelsen" w:date="2021-11-16T16:12:00Z">
                    <w:rPr>
                      <w:rFonts w:ascii="Calibri" w:hAnsi="Calibri" w:cs="Calibri"/>
                      <w:color w:val="000000"/>
                    </w:rPr>
                  </w:rPrChange>
                </w:rPr>
                <w:t>16.8</w:t>
              </w:r>
            </w:ins>
            <w:ins w:id="733"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34" w:author="Christian Michelsen" w:date="2021-11-16T16:14:00Z">
              <w:tcPr>
                <w:tcW w:w="893" w:type="dxa"/>
                <w:tcMar>
                  <w:top w:w="100" w:type="dxa"/>
                  <w:left w:w="100" w:type="dxa"/>
                  <w:bottom w:w="100" w:type="dxa"/>
                  <w:right w:w="100" w:type="dxa"/>
                </w:tcMar>
                <w:hideMark/>
              </w:tcPr>
            </w:tcPrChange>
          </w:tcPr>
          <w:p w14:paraId="5E27731E" w14:textId="2B5F5ECE" w:rsidR="008179DB" w:rsidRPr="002D4B35" w:rsidRDefault="008179DB" w:rsidP="008179DB">
            <w:pPr>
              <w:pStyle w:val="NormalWeb"/>
              <w:spacing w:before="0" w:beforeAutospacing="0" w:after="0" w:afterAutospacing="0"/>
              <w:jc w:val="right"/>
              <w:rPr>
                <w:ins w:id="735" w:author="Christian Michelsen" w:date="2021-11-16T16:11:00Z"/>
                <w:rFonts w:ascii="Arial" w:hAnsi="Arial" w:cs="Arial"/>
                <w:sz w:val="18"/>
                <w:szCs w:val="18"/>
              </w:rPr>
            </w:pPr>
            <w:ins w:id="736" w:author="Christian Michelsen" w:date="2021-11-16T16:12:00Z">
              <w:r w:rsidRPr="002D4B35">
                <w:rPr>
                  <w:rFonts w:ascii="Arial" w:hAnsi="Arial" w:cs="Arial"/>
                  <w:color w:val="000000"/>
                  <w:sz w:val="18"/>
                  <w:szCs w:val="18"/>
                  <w:rPrChange w:id="737" w:author="Christian Michelsen" w:date="2021-11-16T16:12:00Z">
                    <w:rPr>
                      <w:rFonts w:ascii="Calibri" w:hAnsi="Calibri" w:cs="Calibri"/>
                      <w:color w:val="000000"/>
                    </w:rPr>
                  </w:rPrChange>
                </w:rPr>
                <w:t>17.2</w:t>
              </w:r>
            </w:ins>
            <w:ins w:id="738" w:author="Christian Michelsen" w:date="2021-11-16T16:15:00Z">
              <w:r>
                <w:rPr>
                  <w:rFonts w:ascii="Arial" w:hAnsi="Arial" w:cs="Arial"/>
                  <w:color w:val="000000"/>
                  <w:sz w:val="18"/>
                  <w:szCs w:val="18"/>
                </w:rPr>
                <w:t>%</w:t>
              </w:r>
            </w:ins>
          </w:p>
        </w:tc>
      </w:tr>
      <w:tr w:rsidR="008179DB" w:rsidRPr="0030433B" w14:paraId="53AD7ABE" w14:textId="77777777" w:rsidTr="002D4B35">
        <w:trPr>
          <w:trHeight w:val="219"/>
          <w:ins w:id="739" w:author="Christian Michelsen" w:date="2021-11-16T16:11:00Z"/>
          <w:trPrChange w:id="740" w:author="Christian Michelsen" w:date="2021-11-16T16:15:00Z">
            <w:trPr>
              <w:trHeight w:val="219"/>
            </w:trPr>
          </w:trPrChange>
        </w:trPr>
        <w:tc>
          <w:tcPr>
            <w:tcW w:w="1134" w:type="dxa"/>
            <w:tcMar>
              <w:top w:w="100" w:type="dxa"/>
              <w:left w:w="100" w:type="dxa"/>
              <w:bottom w:w="100" w:type="dxa"/>
              <w:right w:w="100" w:type="dxa"/>
            </w:tcMar>
            <w:hideMark/>
            <w:tcPrChange w:id="741" w:author="Christian Michelsen" w:date="2021-11-16T16:15:00Z">
              <w:tcPr>
                <w:tcW w:w="1134" w:type="dxa"/>
                <w:tcMar>
                  <w:top w:w="100" w:type="dxa"/>
                  <w:left w:w="100" w:type="dxa"/>
                  <w:bottom w:w="100" w:type="dxa"/>
                  <w:right w:w="100" w:type="dxa"/>
                </w:tcMar>
                <w:hideMark/>
              </w:tcPr>
            </w:tcPrChange>
          </w:tcPr>
          <w:p w14:paraId="60A801D3" w14:textId="3249443B" w:rsidR="008179DB" w:rsidRPr="0030433B" w:rsidRDefault="008179DB" w:rsidP="008179DB">
            <w:pPr>
              <w:pStyle w:val="NormalWeb"/>
              <w:spacing w:before="0" w:beforeAutospacing="0" w:after="0" w:afterAutospacing="0"/>
              <w:rPr>
                <w:ins w:id="742" w:author="Christian Michelsen" w:date="2021-11-16T16:11:00Z"/>
                <w:rFonts w:ascii="Arial" w:hAnsi="Arial" w:cs="Arial"/>
                <w:sz w:val="18"/>
                <w:szCs w:val="18"/>
              </w:rPr>
            </w:pPr>
            <w:ins w:id="743" w:author="Christian Michelsen" w:date="2021-11-16T16:16:00Z">
              <w:r>
                <w:rPr>
                  <w:rFonts w:ascii="Arial" w:hAnsi="Arial" w:cs="Arial"/>
                  <w:color w:val="000000"/>
                  <w:sz w:val="18"/>
                  <w:szCs w:val="18"/>
                </w:rPr>
                <w:t>LR10</w:t>
              </w:r>
            </w:ins>
          </w:p>
        </w:tc>
        <w:tc>
          <w:tcPr>
            <w:tcW w:w="567" w:type="dxa"/>
            <w:tcMar>
              <w:top w:w="100" w:type="dxa"/>
              <w:left w:w="100" w:type="dxa"/>
              <w:bottom w:w="100" w:type="dxa"/>
              <w:right w:w="100" w:type="dxa"/>
            </w:tcMar>
            <w:hideMark/>
            <w:tcPrChange w:id="744" w:author="Christian Michelsen" w:date="2021-11-16T16:15:00Z">
              <w:tcPr>
                <w:tcW w:w="567" w:type="dxa"/>
                <w:tcMar>
                  <w:top w:w="100" w:type="dxa"/>
                  <w:left w:w="100" w:type="dxa"/>
                  <w:bottom w:w="100" w:type="dxa"/>
                  <w:right w:w="100" w:type="dxa"/>
                </w:tcMar>
                <w:hideMark/>
              </w:tcPr>
            </w:tcPrChange>
          </w:tcPr>
          <w:p w14:paraId="285AF590" w14:textId="459A53C3" w:rsidR="008179DB" w:rsidRPr="002D4B35" w:rsidRDefault="008179DB" w:rsidP="008179DB">
            <w:pPr>
              <w:pStyle w:val="NormalWeb"/>
              <w:spacing w:before="0" w:beforeAutospacing="0" w:after="0" w:afterAutospacing="0"/>
              <w:jc w:val="right"/>
              <w:rPr>
                <w:ins w:id="745" w:author="Christian Michelsen" w:date="2021-11-16T16:11:00Z"/>
                <w:rFonts w:ascii="Arial" w:hAnsi="Arial" w:cs="Arial"/>
                <w:sz w:val="18"/>
                <w:szCs w:val="18"/>
              </w:rPr>
            </w:pPr>
            <w:ins w:id="746" w:author="Christian Michelsen" w:date="2021-11-16T16:12:00Z">
              <w:r w:rsidRPr="002D4B35">
                <w:rPr>
                  <w:rFonts w:ascii="Arial" w:hAnsi="Arial" w:cs="Arial"/>
                  <w:color w:val="000000"/>
                  <w:sz w:val="18"/>
                  <w:szCs w:val="18"/>
                  <w:rPrChange w:id="747" w:author="Christian Michelsen" w:date="2021-11-16T16:12:00Z">
                    <w:rPr>
                      <w:rFonts w:ascii="Calibri" w:hAnsi="Calibri" w:cs="Calibri"/>
                      <w:color w:val="000000"/>
                    </w:rPr>
                  </w:rPrChange>
                </w:rPr>
                <w:t>109</w:t>
              </w:r>
            </w:ins>
          </w:p>
        </w:tc>
        <w:tc>
          <w:tcPr>
            <w:tcW w:w="627" w:type="dxa"/>
            <w:shd w:val="clear" w:color="auto" w:fill="F2DBDB" w:themeFill="accent2" w:themeFillTint="33"/>
            <w:tcMar>
              <w:top w:w="100" w:type="dxa"/>
              <w:left w:w="100" w:type="dxa"/>
              <w:bottom w:w="100" w:type="dxa"/>
              <w:right w:w="100" w:type="dxa"/>
            </w:tcMar>
            <w:hideMark/>
            <w:tcPrChange w:id="748" w:author="Christian Michelsen" w:date="2021-11-16T16:15:00Z">
              <w:tcPr>
                <w:tcW w:w="627" w:type="dxa"/>
                <w:tcMar>
                  <w:top w:w="100" w:type="dxa"/>
                  <w:left w:w="100" w:type="dxa"/>
                  <w:bottom w:w="100" w:type="dxa"/>
                  <w:right w:w="100" w:type="dxa"/>
                </w:tcMar>
                <w:hideMark/>
              </w:tcPr>
            </w:tcPrChange>
          </w:tcPr>
          <w:p w14:paraId="448B5D18" w14:textId="38CD2E0F" w:rsidR="008179DB" w:rsidRPr="002D4B35" w:rsidRDefault="008179DB" w:rsidP="008179DB">
            <w:pPr>
              <w:pStyle w:val="NormalWeb"/>
              <w:spacing w:before="0" w:beforeAutospacing="0" w:after="0" w:afterAutospacing="0"/>
              <w:jc w:val="right"/>
              <w:rPr>
                <w:ins w:id="749" w:author="Christian Michelsen" w:date="2021-11-16T16:11:00Z"/>
                <w:rFonts w:ascii="Arial" w:hAnsi="Arial" w:cs="Arial"/>
                <w:sz w:val="18"/>
                <w:szCs w:val="18"/>
              </w:rPr>
            </w:pPr>
            <w:ins w:id="750" w:author="Christian Michelsen" w:date="2021-11-16T16:12:00Z">
              <w:r w:rsidRPr="002D4B35">
                <w:rPr>
                  <w:rFonts w:ascii="Arial" w:hAnsi="Arial" w:cs="Arial"/>
                  <w:color w:val="000000"/>
                  <w:sz w:val="18"/>
                  <w:szCs w:val="18"/>
                  <w:rPrChange w:id="751" w:author="Christian Michelsen" w:date="2021-11-16T16:12:00Z">
                    <w:rPr>
                      <w:rFonts w:ascii="Calibri" w:hAnsi="Calibri" w:cs="Calibri"/>
                      <w:color w:val="000000"/>
                    </w:rPr>
                  </w:rPrChange>
                </w:rPr>
                <w:t>673</w:t>
              </w:r>
            </w:ins>
          </w:p>
        </w:tc>
        <w:tc>
          <w:tcPr>
            <w:tcW w:w="644" w:type="dxa"/>
            <w:tcMar>
              <w:top w:w="100" w:type="dxa"/>
              <w:left w:w="100" w:type="dxa"/>
              <w:bottom w:w="100" w:type="dxa"/>
              <w:right w:w="100" w:type="dxa"/>
            </w:tcMar>
            <w:hideMark/>
            <w:tcPrChange w:id="752" w:author="Christian Michelsen" w:date="2021-11-16T16:15:00Z">
              <w:tcPr>
                <w:tcW w:w="644" w:type="dxa"/>
                <w:tcMar>
                  <w:top w:w="100" w:type="dxa"/>
                  <w:left w:w="100" w:type="dxa"/>
                  <w:bottom w:w="100" w:type="dxa"/>
                  <w:right w:w="100" w:type="dxa"/>
                </w:tcMar>
                <w:hideMark/>
              </w:tcPr>
            </w:tcPrChange>
          </w:tcPr>
          <w:p w14:paraId="317F3C02" w14:textId="11E36C5F" w:rsidR="008179DB" w:rsidRPr="002D4B35" w:rsidRDefault="008179DB" w:rsidP="008179DB">
            <w:pPr>
              <w:pStyle w:val="NormalWeb"/>
              <w:spacing w:before="0" w:beforeAutospacing="0" w:after="0" w:afterAutospacing="0"/>
              <w:jc w:val="right"/>
              <w:rPr>
                <w:ins w:id="753" w:author="Christian Michelsen" w:date="2021-11-16T16:11:00Z"/>
                <w:rFonts w:ascii="Arial" w:hAnsi="Arial" w:cs="Arial"/>
                <w:sz w:val="18"/>
                <w:szCs w:val="18"/>
              </w:rPr>
            </w:pPr>
            <w:ins w:id="754" w:author="Christian Michelsen" w:date="2021-11-16T16:12:00Z">
              <w:r w:rsidRPr="002D4B35">
                <w:rPr>
                  <w:rFonts w:ascii="Arial" w:hAnsi="Arial" w:cs="Arial"/>
                  <w:color w:val="000000"/>
                  <w:sz w:val="18"/>
                  <w:szCs w:val="18"/>
                  <w:rPrChange w:id="755" w:author="Christian Michelsen" w:date="2021-11-16T16:12:00Z">
                    <w:rPr>
                      <w:rFonts w:ascii="Calibri" w:hAnsi="Calibri" w:cs="Calibri"/>
                      <w:color w:val="000000"/>
                    </w:rPr>
                  </w:rPrChange>
                </w:rPr>
                <w:t>120</w:t>
              </w:r>
            </w:ins>
          </w:p>
        </w:tc>
        <w:tc>
          <w:tcPr>
            <w:tcW w:w="792" w:type="dxa"/>
            <w:shd w:val="clear" w:color="auto" w:fill="F2DBDB" w:themeFill="accent2" w:themeFillTint="33"/>
            <w:tcMar>
              <w:top w:w="100" w:type="dxa"/>
              <w:left w:w="100" w:type="dxa"/>
              <w:bottom w:w="100" w:type="dxa"/>
              <w:right w:w="100" w:type="dxa"/>
            </w:tcMar>
            <w:hideMark/>
            <w:tcPrChange w:id="756" w:author="Christian Michelsen" w:date="2021-11-16T16:15:00Z">
              <w:tcPr>
                <w:tcW w:w="792" w:type="dxa"/>
                <w:tcMar>
                  <w:top w:w="100" w:type="dxa"/>
                  <w:left w:w="100" w:type="dxa"/>
                  <w:bottom w:w="100" w:type="dxa"/>
                  <w:right w:w="100" w:type="dxa"/>
                </w:tcMar>
                <w:hideMark/>
              </w:tcPr>
            </w:tcPrChange>
          </w:tcPr>
          <w:p w14:paraId="792DEDD8" w14:textId="797C5DAF" w:rsidR="008179DB" w:rsidRPr="002D4B35" w:rsidRDefault="008179DB" w:rsidP="008179DB">
            <w:pPr>
              <w:pStyle w:val="NormalWeb"/>
              <w:spacing w:before="0" w:beforeAutospacing="0" w:after="0" w:afterAutospacing="0"/>
              <w:jc w:val="right"/>
              <w:rPr>
                <w:ins w:id="757" w:author="Christian Michelsen" w:date="2021-11-16T16:11:00Z"/>
                <w:rFonts w:ascii="Arial" w:hAnsi="Arial" w:cs="Arial"/>
                <w:sz w:val="18"/>
                <w:szCs w:val="18"/>
              </w:rPr>
            </w:pPr>
            <w:ins w:id="758" w:author="Christian Michelsen" w:date="2021-11-16T16:12:00Z">
              <w:r w:rsidRPr="002D4B35">
                <w:rPr>
                  <w:rFonts w:ascii="Arial" w:hAnsi="Arial" w:cs="Arial"/>
                  <w:color w:val="000000"/>
                  <w:sz w:val="18"/>
                  <w:szCs w:val="18"/>
                  <w:rPrChange w:id="759" w:author="Christian Michelsen" w:date="2021-11-16T16:12:00Z">
                    <w:rPr>
                      <w:rFonts w:ascii="Calibri" w:hAnsi="Calibri" w:cs="Calibri"/>
                      <w:color w:val="000000"/>
                    </w:rPr>
                  </w:rPrChange>
                </w:rPr>
                <w:t>3011</w:t>
              </w:r>
            </w:ins>
          </w:p>
        </w:tc>
        <w:tc>
          <w:tcPr>
            <w:tcW w:w="893" w:type="dxa"/>
            <w:tcMar>
              <w:top w:w="100" w:type="dxa"/>
              <w:left w:w="100" w:type="dxa"/>
              <w:bottom w:w="100" w:type="dxa"/>
              <w:right w:w="100" w:type="dxa"/>
            </w:tcMar>
            <w:hideMark/>
            <w:tcPrChange w:id="760" w:author="Christian Michelsen" w:date="2021-11-16T16:15:00Z">
              <w:tcPr>
                <w:tcW w:w="893" w:type="dxa"/>
                <w:tcMar>
                  <w:top w:w="100" w:type="dxa"/>
                  <w:left w:w="100" w:type="dxa"/>
                  <w:bottom w:w="100" w:type="dxa"/>
                  <w:right w:w="100" w:type="dxa"/>
                </w:tcMar>
                <w:hideMark/>
              </w:tcPr>
            </w:tcPrChange>
          </w:tcPr>
          <w:p w14:paraId="720A5E7E" w14:textId="2F355525" w:rsidR="008179DB" w:rsidRPr="002D4B35" w:rsidRDefault="008179DB" w:rsidP="008179DB">
            <w:pPr>
              <w:pStyle w:val="NormalWeb"/>
              <w:spacing w:before="0" w:beforeAutospacing="0" w:after="0" w:afterAutospacing="0"/>
              <w:jc w:val="right"/>
              <w:rPr>
                <w:ins w:id="761" w:author="Christian Michelsen" w:date="2021-11-16T16:11:00Z"/>
                <w:rFonts w:ascii="Arial" w:hAnsi="Arial" w:cs="Arial"/>
                <w:sz w:val="18"/>
                <w:szCs w:val="18"/>
              </w:rPr>
            </w:pPr>
            <w:ins w:id="762" w:author="Christian Michelsen" w:date="2021-11-16T16:12:00Z">
              <w:r w:rsidRPr="002D4B35">
                <w:rPr>
                  <w:rFonts w:ascii="Arial" w:hAnsi="Arial" w:cs="Arial"/>
                  <w:color w:val="000000"/>
                  <w:sz w:val="18"/>
                  <w:szCs w:val="18"/>
                  <w:rPrChange w:id="763" w:author="Christian Michelsen" w:date="2021-11-16T16:12:00Z">
                    <w:rPr>
                      <w:rFonts w:ascii="Calibri" w:hAnsi="Calibri" w:cs="Calibri"/>
                      <w:color w:val="000000"/>
                    </w:rPr>
                  </w:rPrChange>
                </w:rPr>
                <w:t>47.6</w:t>
              </w:r>
            </w:ins>
            <w:ins w:id="764"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65" w:author="Christian Michelsen" w:date="2021-11-16T16:15:00Z">
              <w:tcPr>
                <w:tcW w:w="893" w:type="dxa"/>
                <w:tcMar>
                  <w:top w:w="100" w:type="dxa"/>
                  <w:left w:w="100" w:type="dxa"/>
                  <w:bottom w:w="100" w:type="dxa"/>
                  <w:right w:w="100" w:type="dxa"/>
                </w:tcMar>
                <w:hideMark/>
              </w:tcPr>
            </w:tcPrChange>
          </w:tcPr>
          <w:p w14:paraId="12D7FEB0" w14:textId="7061E832" w:rsidR="008179DB" w:rsidRPr="002D4B35" w:rsidRDefault="008179DB" w:rsidP="008179DB">
            <w:pPr>
              <w:pStyle w:val="NormalWeb"/>
              <w:spacing w:before="0" w:beforeAutospacing="0" w:after="0" w:afterAutospacing="0"/>
              <w:jc w:val="right"/>
              <w:rPr>
                <w:ins w:id="766" w:author="Christian Michelsen" w:date="2021-11-16T16:11:00Z"/>
                <w:rFonts w:ascii="Arial" w:hAnsi="Arial" w:cs="Arial"/>
                <w:sz w:val="18"/>
                <w:szCs w:val="18"/>
              </w:rPr>
            </w:pPr>
            <w:ins w:id="767" w:author="Christian Michelsen" w:date="2021-11-16T16:12:00Z">
              <w:r w:rsidRPr="002D4B35">
                <w:rPr>
                  <w:rFonts w:ascii="Arial" w:hAnsi="Arial" w:cs="Arial"/>
                  <w:color w:val="000000"/>
                  <w:sz w:val="18"/>
                  <w:szCs w:val="18"/>
                  <w:rPrChange w:id="768" w:author="Christian Michelsen" w:date="2021-11-16T16:12:00Z">
                    <w:rPr>
                      <w:rFonts w:ascii="Calibri" w:hAnsi="Calibri" w:cs="Calibri"/>
                      <w:color w:val="000000"/>
                    </w:rPr>
                  </w:rPrChange>
                </w:rPr>
                <w:t>13.9</w:t>
              </w:r>
            </w:ins>
            <w:ins w:id="769"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70" w:author="Christian Michelsen" w:date="2021-11-16T16:15:00Z">
              <w:tcPr>
                <w:tcW w:w="893" w:type="dxa"/>
                <w:tcMar>
                  <w:top w:w="100" w:type="dxa"/>
                  <w:left w:w="100" w:type="dxa"/>
                  <w:bottom w:w="100" w:type="dxa"/>
                  <w:right w:w="100" w:type="dxa"/>
                </w:tcMar>
                <w:hideMark/>
              </w:tcPr>
            </w:tcPrChange>
          </w:tcPr>
          <w:p w14:paraId="0352639C" w14:textId="04147B2A" w:rsidR="008179DB" w:rsidRPr="002D4B35" w:rsidRDefault="008179DB" w:rsidP="008179DB">
            <w:pPr>
              <w:pStyle w:val="NormalWeb"/>
              <w:spacing w:before="0" w:beforeAutospacing="0" w:after="0" w:afterAutospacing="0"/>
              <w:jc w:val="right"/>
              <w:rPr>
                <w:ins w:id="771" w:author="Christian Michelsen" w:date="2021-11-16T16:11:00Z"/>
                <w:rFonts w:ascii="Arial" w:hAnsi="Arial" w:cs="Arial"/>
                <w:sz w:val="18"/>
                <w:szCs w:val="18"/>
              </w:rPr>
            </w:pPr>
            <w:ins w:id="772" w:author="Christian Michelsen" w:date="2021-11-16T16:12:00Z">
              <w:r w:rsidRPr="002D4B35">
                <w:rPr>
                  <w:rFonts w:ascii="Arial" w:hAnsi="Arial" w:cs="Arial"/>
                  <w:color w:val="000000"/>
                  <w:sz w:val="18"/>
                  <w:szCs w:val="18"/>
                  <w:rPrChange w:id="773" w:author="Christian Michelsen" w:date="2021-11-16T16:12:00Z">
                    <w:rPr>
                      <w:rFonts w:ascii="Calibri" w:hAnsi="Calibri" w:cs="Calibri"/>
                      <w:color w:val="000000"/>
                    </w:rPr>
                  </w:rPrChange>
                </w:rPr>
                <w:t>17.2</w:t>
              </w:r>
            </w:ins>
            <w:ins w:id="774"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Change w:id="775" w:author="Christian Michelsen" w:date="2021-11-16T16:15:00Z">
              <w:tcPr>
                <w:tcW w:w="1021" w:type="dxa"/>
                <w:tcMar>
                  <w:top w:w="100" w:type="dxa"/>
                  <w:left w:w="100" w:type="dxa"/>
                  <w:bottom w:w="100" w:type="dxa"/>
                  <w:right w:w="100" w:type="dxa"/>
                </w:tcMar>
                <w:hideMark/>
              </w:tcPr>
            </w:tcPrChange>
          </w:tcPr>
          <w:p w14:paraId="0AC3F798" w14:textId="423C89C6" w:rsidR="008179DB" w:rsidRPr="002D4B35" w:rsidRDefault="008179DB" w:rsidP="008179DB">
            <w:pPr>
              <w:pStyle w:val="NormalWeb"/>
              <w:spacing w:before="0" w:beforeAutospacing="0" w:after="0" w:afterAutospacing="0"/>
              <w:jc w:val="right"/>
              <w:rPr>
                <w:ins w:id="776" w:author="Christian Michelsen" w:date="2021-11-16T16:11:00Z"/>
                <w:rFonts w:ascii="Arial" w:hAnsi="Arial" w:cs="Arial"/>
                <w:sz w:val="18"/>
                <w:szCs w:val="18"/>
              </w:rPr>
            </w:pPr>
            <w:ins w:id="777" w:author="Christian Michelsen" w:date="2021-11-16T16:12:00Z">
              <w:r w:rsidRPr="002D4B35">
                <w:rPr>
                  <w:rFonts w:ascii="Arial" w:hAnsi="Arial" w:cs="Arial"/>
                  <w:color w:val="000000"/>
                  <w:sz w:val="18"/>
                  <w:szCs w:val="18"/>
                  <w:rPrChange w:id="778" w:author="Christian Michelsen" w:date="2021-11-16T16:12:00Z">
                    <w:rPr>
                      <w:rFonts w:ascii="Calibri" w:hAnsi="Calibri" w:cs="Calibri"/>
                      <w:color w:val="000000"/>
                    </w:rPr>
                  </w:rPrChange>
                </w:rPr>
                <w:t>73.1</w:t>
              </w:r>
            </w:ins>
            <w:ins w:id="779" w:author="Christian Michelsen" w:date="2021-11-16T16:15:00Z">
              <w:r>
                <w:rPr>
                  <w:rFonts w:ascii="Arial" w:hAnsi="Arial" w:cs="Arial"/>
                  <w:color w:val="000000"/>
                  <w:sz w:val="18"/>
                  <w:szCs w:val="18"/>
                </w:rPr>
                <w:t>%</w:t>
              </w:r>
            </w:ins>
          </w:p>
        </w:tc>
        <w:tc>
          <w:tcPr>
            <w:tcW w:w="1003" w:type="dxa"/>
            <w:tcMar>
              <w:top w:w="100" w:type="dxa"/>
              <w:left w:w="100" w:type="dxa"/>
              <w:bottom w:w="100" w:type="dxa"/>
              <w:right w:w="100" w:type="dxa"/>
            </w:tcMar>
            <w:hideMark/>
            <w:tcPrChange w:id="780" w:author="Christian Michelsen" w:date="2021-11-16T16:15:00Z">
              <w:tcPr>
                <w:tcW w:w="1003" w:type="dxa"/>
                <w:tcMar>
                  <w:top w:w="100" w:type="dxa"/>
                  <w:left w:w="100" w:type="dxa"/>
                  <w:bottom w:w="100" w:type="dxa"/>
                  <w:right w:w="100" w:type="dxa"/>
                </w:tcMar>
                <w:hideMark/>
              </w:tcPr>
            </w:tcPrChange>
          </w:tcPr>
          <w:p w14:paraId="1AFE443C" w14:textId="0B505DFA" w:rsidR="008179DB" w:rsidRPr="002D4B35" w:rsidRDefault="008179DB" w:rsidP="008179DB">
            <w:pPr>
              <w:pStyle w:val="NormalWeb"/>
              <w:spacing w:before="0" w:beforeAutospacing="0" w:after="0" w:afterAutospacing="0"/>
              <w:jc w:val="right"/>
              <w:rPr>
                <w:ins w:id="781" w:author="Christian Michelsen" w:date="2021-11-16T16:11:00Z"/>
                <w:rFonts w:ascii="Arial" w:hAnsi="Arial" w:cs="Arial"/>
                <w:sz w:val="18"/>
                <w:szCs w:val="18"/>
              </w:rPr>
            </w:pPr>
            <w:ins w:id="782" w:author="Christian Michelsen" w:date="2021-11-16T16:12:00Z">
              <w:r w:rsidRPr="002D4B35">
                <w:rPr>
                  <w:rFonts w:ascii="Arial" w:hAnsi="Arial" w:cs="Arial"/>
                  <w:color w:val="000000"/>
                  <w:sz w:val="18"/>
                  <w:szCs w:val="18"/>
                  <w:rPrChange w:id="783" w:author="Christian Michelsen" w:date="2021-11-16T16:12:00Z">
                    <w:rPr>
                      <w:rFonts w:ascii="Calibri" w:hAnsi="Calibri" w:cs="Calibri"/>
                      <w:color w:val="000000"/>
                    </w:rPr>
                  </w:rPrChange>
                </w:rPr>
                <w:t>16.8</w:t>
              </w:r>
            </w:ins>
            <w:ins w:id="784"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Change w:id="785" w:author="Christian Michelsen" w:date="2021-11-16T16:15:00Z">
              <w:tcPr>
                <w:tcW w:w="893" w:type="dxa"/>
                <w:tcMar>
                  <w:top w:w="100" w:type="dxa"/>
                  <w:left w:w="100" w:type="dxa"/>
                  <w:bottom w:w="100" w:type="dxa"/>
                  <w:right w:w="100" w:type="dxa"/>
                </w:tcMar>
                <w:hideMark/>
              </w:tcPr>
            </w:tcPrChange>
          </w:tcPr>
          <w:p w14:paraId="278C7D3E" w14:textId="5EC5D145" w:rsidR="008179DB" w:rsidRPr="002D4B35" w:rsidRDefault="008179DB" w:rsidP="008179DB">
            <w:pPr>
              <w:pStyle w:val="NormalWeb"/>
              <w:spacing w:before="0" w:beforeAutospacing="0" w:after="0" w:afterAutospacing="0"/>
              <w:jc w:val="right"/>
              <w:rPr>
                <w:ins w:id="786" w:author="Christian Michelsen" w:date="2021-11-16T16:11:00Z"/>
                <w:rFonts w:ascii="Arial" w:hAnsi="Arial" w:cs="Arial"/>
                <w:sz w:val="18"/>
                <w:szCs w:val="18"/>
              </w:rPr>
            </w:pPr>
            <w:ins w:id="787" w:author="Christian Michelsen" w:date="2021-11-16T16:12:00Z">
              <w:r w:rsidRPr="002D4B35">
                <w:rPr>
                  <w:rFonts w:ascii="Arial" w:hAnsi="Arial" w:cs="Arial"/>
                  <w:color w:val="000000"/>
                  <w:sz w:val="18"/>
                  <w:szCs w:val="18"/>
                  <w:rPrChange w:id="788" w:author="Christian Michelsen" w:date="2021-11-16T16:12:00Z">
                    <w:rPr>
                      <w:rFonts w:ascii="Calibri" w:hAnsi="Calibri" w:cs="Calibri"/>
                      <w:color w:val="000000"/>
                    </w:rPr>
                  </w:rPrChange>
                </w:rPr>
                <w:t>12.9</w:t>
              </w:r>
            </w:ins>
            <w:ins w:id="789" w:author="Christian Michelsen" w:date="2021-11-16T16:15:00Z">
              <w:r>
                <w:rPr>
                  <w:rFonts w:ascii="Arial" w:hAnsi="Arial" w:cs="Arial"/>
                  <w:color w:val="000000"/>
                  <w:sz w:val="18"/>
                  <w:szCs w:val="18"/>
                </w:rPr>
                <w:t>%</w:t>
              </w:r>
            </w:ins>
          </w:p>
        </w:tc>
      </w:tr>
      <w:tr w:rsidR="008179DB" w:rsidRPr="0030433B" w14:paraId="1C5285CB" w14:textId="77777777" w:rsidTr="002D4B35">
        <w:trPr>
          <w:trHeight w:val="203"/>
          <w:ins w:id="790" w:author="Christian Michelsen" w:date="2021-11-16T16:11:00Z"/>
        </w:trPr>
        <w:tc>
          <w:tcPr>
            <w:tcW w:w="1134" w:type="dxa"/>
            <w:tcMar>
              <w:top w:w="100" w:type="dxa"/>
              <w:left w:w="100" w:type="dxa"/>
              <w:bottom w:w="100" w:type="dxa"/>
              <w:right w:w="100" w:type="dxa"/>
            </w:tcMar>
            <w:hideMark/>
          </w:tcPr>
          <w:p w14:paraId="414AAA98" w14:textId="6CBA2A05" w:rsidR="008179DB" w:rsidRPr="0030433B" w:rsidRDefault="008179DB" w:rsidP="008179DB">
            <w:pPr>
              <w:pStyle w:val="NormalWeb"/>
              <w:spacing w:before="0" w:beforeAutospacing="0" w:after="0" w:afterAutospacing="0"/>
              <w:rPr>
                <w:ins w:id="791" w:author="Christian Michelsen" w:date="2021-11-16T16:11:00Z"/>
                <w:rFonts w:ascii="Arial" w:hAnsi="Arial" w:cs="Arial"/>
                <w:sz w:val="18"/>
                <w:szCs w:val="18"/>
              </w:rPr>
            </w:pPr>
            <w:proofErr w:type="spellStart"/>
            <w:ins w:id="792" w:author="Christian Michelsen" w:date="2021-11-16T16:16:00Z">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ins>
            <w:proofErr w:type="spellEnd"/>
          </w:p>
        </w:tc>
        <w:tc>
          <w:tcPr>
            <w:tcW w:w="567" w:type="dxa"/>
            <w:shd w:val="clear" w:color="auto" w:fill="FFFFFF" w:themeFill="background1"/>
            <w:tcMar>
              <w:top w:w="100" w:type="dxa"/>
              <w:left w:w="100" w:type="dxa"/>
              <w:bottom w:w="100" w:type="dxa"/>
              <w:right w:w="100" w:type="dxa"/>
            </w:tcMar>
            <w:hideMark/>
          </w:tcPr>
          <w:p w14:paraId="687F6A06" w14:textId="3C71E18D" w:rsidR="008179DB" w:rsidRPr="002D4B35" w:rsidRDefault="008179DB" w:rsidP="008179DB">
            <w:pPr>
              <w:pStyle w:val="NormalWeb"/>
              <w:spacing w:before="0" w:beforeAutospacing="0" w:after="0" w:afterAutospacing="0"/>
              <w:jc w:val="right"/>
              <w:rPr>
                <w:ins w:id="793" w:author="Christian Michelsen" w:date="2021-11-16T16:11:00Z"/>
                <w:rFonts w:ascii="Arial" w:hAnsi="Arial" w:cs="Arial"/>
                <w:sz w:val="18"/>
                <w:szCs w:val="18"/>
              </w:rPr>
            </w:pPr>
            <w:ins w:id="794" w:author="Christian Michelsen" w:date="2021-11-16T16:12:00Z">
              <w:r w:rsidRPr="002D4B35">
                <w:rPr>
                  <w:rFonts w:ascii="Arial" w:hAnsi="Arial" w:cs="Arial"/>
                  <w:color w:val="000000"/>
                  <w:sz w:val="18"/>
                  <w:szCs w:val="18"/>
                  <w:rPrChange w:id="795" w:author="Christian Michelsen" w:date="2021-11-16T16:12:00Z">
                    <w:rPr>
                      <w:rFonts w:ascii="Calibri" w:hAnsi="Calibri" w:cs="Calibri"/>
                      <w:color w:val="000000"/>
                    </w:rPr>
                  </w:rPrChange>
                </w:rPr>
                <w:t>110</w:t>
              </w:r>
            </w:ins>
          </w:p>
        </w:tc>
        <w:tc>
          <w:tcPr>
            <w:tcW w:w="627" w:type="dxa"/>
            <w:shd w:val="clear" w:color="auto" w:fill="FFFFFF" w:themeFill="background1"/>
            <w:tcMar>
              <w:top w:w="100" w:type="dxa"/>
              <w:left w:w="100" w:type="dxa"/>
              <w:bottom w:w="100" w:type="dxa"/>
              <w:right w:w="100" w:type="dxa"/>
            </w:tcMar>
            <w:hideMark/>
          </w:tcPr>
          <w:p w14:paraId="7B135C17" w14:textId="69373F1F" w:rsidR="008179DB" w:rsidRPr="002D4B35" w:rsidRDefault="008179DB" w:rsidP="008179DB">
            <w:pPr>
              <w:pStyle w:val="NormalWeb"/>
              <w:spacing w:before="0" w:beforeAutospacing="0" w:after="0" w:afterAutospacing="0"/>
              <w:jc w:val="right"/>
              <w:rPr>
                <w:ins w:id="796" w:author="Christian Michelsen" w:date="2021-11-16T16:11:00Z"/>
                <w:rFonts w:ascii="Arial" w:hAnsi="Arial" w:cs="Arial"/>
                <w:sz w:val="18"/>
                <w:szCs w:val="18"/>
              </w:rPr>
            </w:pPr>
            <w:ins w:id="797" w:author="Christian Michelsen" w:date="2021-11-16T16:12:00Z">
              <w:r w:rsidRPr="002D4B35">
                <w:rPr>
                  <w:rFonts w:ascii="Arial" w:hAnsi="Arial" w:cs="Arial"/>
                  <w:color w:val="000000"/>
                  <w:sz w:val="18"/>
                  <w:szCs w:val="18"/>
                  <w:rPrChange w:id="798" w:author="Christian Michelsen" w:date="2021-11-16T16:12:00Z">
                    <w:rPr>
                      <w:rFonts w:ascii="Calibri" w:hAnsi="Calibri" w:cs="Calibri"/>
                      <w:color w:val="000000"/>
                    </w:rPr>
                  </w:rPrChange>
                </w:rPr>
                <w:t>672</w:t>
              </w:r>
            </w:ins>
          </w:p>
        </w:tc>
        <w:tc>
          <w:tcPr>
            <w:tcW w:w="644" w:type="dxa"/>
            <w:shd w:val="clear" w:color="auto" w:fill="FFFFFF" w:themeFill="background1"/>
            <w:tcMar>
              <w:top w:w="100" w:type="dxa"/>
              <w:left w:w="100" w:type="dxa"/>
              <w:bottom w:w="100" w:type="dxa"/>
              <w:right w:w="100" w:type="dxa"/>
            </w:tcMar>
            <w:hideMark/>
          </w:tcPr>
          <w:p w14:paraId="30C0DE7C" w14:textId="73CCA736" w:rsidR="008179DB" w:rsidRPr="002D4B35" w:rsidRDefault="008179DB" w:rsidP="008179DB">
            <w:pPr>
              <w:pStyle w:val="NormalWeb"/>
              <w:spacing w:before="0" w:beforeAutospacing="0" w:after="0" w:afterAutospacing="0"/>
              <w:jc w:val="right"/>
              <w:rPr>
                <w:ins w:id="799" w:author="Christian Michelsen" w:date="2021-11-16T16:11:00Z"/>
                <w:rFonts w:ascii="Arial" w:hAnsi="Arial" w:cs="Arial"/>
                <w:sz w:val="18"/>
                <w:szCs w:val="18"/>
              </w:rPr>
            </w:pPr>
            <w:ins w:id="800" w:author="Christian Michelsen" w:date="2021-11-16T16:12:00Z">
              <w:r w:rsidRPr="002D4B35">
                <w:rPr>
                  <w:rFonts w:ascii="Arial" w:hAnsi="Arial" w:cs="Arial"/>
                  <w:color w:val="000000"/>
                  <w:sz w:val="18"/>
                  <w:szCs w:val="18"/>
                  <w:rPrChange w:id="801" w:author="Christian Michelsen" w:date="2021-11-16T16:12:00Z">
                    <w:rPr>
                      <w:rFonts w:ascii="Calibri" w:hAnsi="Calibri" w:cs="Calibri"/>
                      <w:color w:val="000000"/>
                    </w:rPr>
                  </w:rPrChange>
                </w:rPr>
                <w:t>119</w:t>
              </w:r>
            </w:ins>
          </w:p>
        </w:tc>
        <w:tc>
          <w:tcPr>
            <w:tcW w:w="792" w:type="dxa"/>
            <w:shd w:val="clear" w:color="auto" w:fill="FFFFFF" w:themeFill="background1"/>
            <w:tcMar>
              <w:top w:w="100" w:type="dxa"/>
              <w:left w:w="100" w:type="dxa"/>
              <w:bottom w:w="100" w:type="dxa"/>
              <w:right w:w="100" w:type="dxa"/>
            </w:tcMar>
            <w:hideMark/>
          </w:tcPr>
          <w:p w14:paraId="722405E6" w14:textId="3047F7E1" w:rsidR="008179DB" w:rsidRPr="002D4B35" w:rsidRDefault="008179DB" w:rsidP="008179DB">
            <w:pPr>
              <w:pStyle w:val="NormalWeb"/>
              <w:spacing w:before="0" w:beforeAutospacing="0" w:after="0" w:afterAutospacing="0"/>
              <w:jc w:val="right"/>
              <w:rPr>
                <w:ins w:id="802" w:author="Christian Michelsen" w:date="2021-11-16T16:11:00Z"/>
                <w:rFonts w:ascii="Arial" w:hAnsi="Arial" w:cs="Arial"/>
                <w:sz w:val="18"/>
                <w:szCs w:val="18"/>
              </w:rPr>
            </w:pPr>
            <w:ins w:id="803" w:author="Christian Michelsen" w:date="2021-11-16T16:12:00Z">
              <w:r w:rsidRPr="002D4B35">
                <w:rPr>
                  <w:rFonts w:ascii="Arial" w:hAnsi="Arial" w:cs="Arial"/>
                  <w:color w:val="000000"/>
                  <w:sz w:val="18"/>
                  <w:szCs w:val="18"/>
                  <w:rPrChange w:id="804" w:author="Christian Michelsen" w:date="2021-11-16T16:12:00Z">
                    <w:rPr>
                      <w:rFonts w:ascii="Calibri" w:hAnsi="Calibri" w:cs="Calibri"/>
                      <w:color w:val="000000"/>
                    </w:rPr>
                  </w:rPrChange>
                </w:rPr>
                <w:t>3012</w:t>
              </w:r>
            </w:ins>
          </w:p>
        </w:tc>
        <w:tc>
          <w:tcPr>
            <w:tcW w:w="893" w:type="dxa"/>
            <w:shd w:val="clear" w:color="auto" w:fill="FFFFFF" w:themeFill="background1"/>
            <w:tcMar>
              <w:top w:w="100" w:type="dxa"/>
              <w:left w:w="100" w:type="dxa"/>
              <w:bottom w:w="100" w:type="dxa"/>
              <w:right w:w="100" w:type="dxa"/>
            </w:tcMar>
            <w:hideMark/>
          </w:tcPr>
          <w:p w14:paraId="6B033400" w14:textId="470DB86B" w:rsidR="008179DB" w:rsidRPr="002D4B35" w:rsidRDefault="008179DB" w:rsidP="008179DB">
            <w:pPr>
              <w:pStyle w:val="NormalWeb"/>
              <w:spacing w:before="0" w:beforeAutospacing="0" w:after="0" w:afterAutospacing="0"/>
              <w:jc w:val="right"/>
              <w:rPr>
                <w:ins w:id="805" w:author="Christian Michelsen" w:date="2021-11-16T16:11:00Z"/>
                <w:rFonts w:ascii="Arial" w:hAnsi="Arial" w:cs="Arial"/>
                <w:sz w:val="18"/>
                <w:szCs w:val="18"/>
              </w:rPr>
            </w:pPr>
            <w:ins w:id="806" w:author="Christian Michelsen" w:date="2021-11-16T16:12:00Z">
              <w:r w:rsidRPr="002D4B35">
                <w:rPr>
                  <w:rFonts w:ascii="Arial" w:hAnsi="Arial" w:cs="Arial"/>
                  <w:color w:val="000000"/>
                  <w:sz w:val="18"/>
                  <w:szCs w:val="18"/>
                  <w:rPrChange w:id="807" w:author="Christian Michelsen" w:date="2021-11-16T16:12:00Z">
                    <w:rPr>
                      <w:rFonts w:ascii="Calibri" w:hAnsi="Calibri" w:cs="Calibri"/>
                      <w:color w:val="000000"/>
                    </w:rPr>
                  </w:rPrChange>
                </w:rPr>
                <w:t>48.0</w:t>
              </w:r>
            </w:ins>
            <w:ins w:id="808" w:author="Christian Michelsen" w:date="2021-11-16T16:15: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hideMark/>
          </w:tcPr>
          <w:p w14:paraId="74EED01E" w14:textId="3386F79F" w:rsidR="008179DB" w:rsidRPr="002D4B35" w:rsidRDefault="008179DB" w:rsidP="008179DB">
            <w:pPr>
              <w:pStyle w:val="NormalWeb"/>
              <w:spacing w:before="0" w:beforeAutospacing="0" w:after="0" w:afterAutospacing="0"/>
              <w:jc w:val="right"/>
              <w:rPr>
                <w:ins w:id="809" w:author="Christian Michelsen" w:date="2021-11-16T16:11:00Z"/>
                <w:rFonts w:ascii="Arial" w:hAnsi="Arial" w:cs="Arial"/>
                <w:sz w:val="18"/>
                <w:szCs w:val="18"/>
              </w:rPr>
            </w:pPr>
            <w:ins w:id="810" w:author="Christian Michelsen" w:date="2021-11-16T16:12:00Z">
              <w:r w:rsidRPr="002D4B35">
                <w:rPr>
                  <w:rFonts w:ascii="Arial" w:hAnsi="Arial" w:cs="Arial"/>
                  <w:color w:val="000000"/>
                  <w:sz w:val="18"/>
                  <w:szCs w:val="18"/>
                  <w:rPrChange w:id="811" w:author="Christian Michelsen" w:date="2021-11-16T16:12:00Z">
                    <w:rPr>
                      <w:rFonts w:ascii="Calibri" w:hAnsi="Calibri" w:cs="Calibri"/>
                      <w:color w:val="000000"/>
                    </w:rPr>
                  </w:rPrChange>
                </w:rPr>
                <w:t>14.1</w:t>
              </w:r>
            </w:ins>
            <w:ins w:id="812" w:author="Christian Michelsen" w:date="2021-11-16T16:15: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hideMark/>
          </w:tcPr>
          <w:p w14:paraId="08B3134D" w14:textId="0A4083D5" w:rsidR="008179DB" w:rsidRPr="002D4B35" w:rsidRDefault="008179DB" w:rsidP="008179DB">
            <w:pPr>
              <w:pStyle w:val="NormalWeb"/>
              <w:spacing w:before="0" w:beforeAutospacing="0" w:after="0" w:afterAutospacing="0"/>
              <w:jc w:val="right"/>
              <w:rPr>
                <w:ins w:id="813" w:author="Christian Michelsen" w:date="2021-11-16T16:11:00Z"/>
                <w:rFonts w:ascii="Arial" w:hAnsi="Arial" w:cs="Arial"/>
                <w:sz w:val="18"/>
                <w:szCs w:val="18"/>
              </w:rPr>
            </w:pPr>
            <w:ins w:id="814" w:author="Christian Michelsen" w:date="2021-11-16T16:12:00Z">
              <w:r w:rsidRPr="002D4B35">
                <w:rPr>
                  <w:rFonts w:ascii="Arial" w:hAnsi="Arial" w:cs="Arial"/>
                  <w:color w:val="000000"/>
                  <w:sz w:val="18"/>
                  <w:szCs w:val="18"/>
                  <w:rPrChange w:id="815" w:author="Christian Michelsen" w:date="2021-11-16T16:12:00Z">
                    <w:rPr>
                      <w:rFonts w:ascii="Calibri" w:hAnsi="Calibri" w:cs="Calibri"/>
                      <w:color w:val="000000"/>
                    </w:rPr>
                  </w:rPrChange>
                </w:rPr>
                <w:t>17.5</w:t>
              </w:r>
            </w:ins>
            <w:ins w:id="816" w:author="Christian Michelsen" w:date="2021-11-16T16:15:00Z">
              <w:r>
                <w:rPr>
                  <w:rFonts w:ascii="Arial" w:hAnsi="Arial" w:cs="Arial"/>
                  <w:color w:val="000000"/>
                  <w:sz w:val="18"/>
                  <w:szCs w:val="18"/>
                </w:rPr>
                <w:t>%</w:t>
              </w:r>
            </w:ins>
          </w:p>
        </w:tc>
        <w:tc>
          <w:tcPr>
            <w:tcW w:w="1021" w:type="dxa"/>
            <w:tcMar>
              <w:top w:w="100" w:type="dxa"/>
              <w:left w:w="100" w:type="dxa"/>
              <w:bottom w:w="100" w:type="dxa"/>
              <w:right w:w="100" w:type="dxa"/>
            </w:tcMar>
            <w:hideMark/>
          </w:tcPr>
          <w:p w14:paraId="58F822F3" w14:textId="67998384" w:rsidR="008179DB" w:rsidRPr="002D4B35" w:rsidRDefault="008179DB" w:rsidP="008179DB">
            <w:pPr>
              <w:pStyle w:val="NormalWeb"/>
              <w:spacing w:before="0" w:beforeAutospacing="0" w:after="0" w:afterAutospacing="0"/>
              <w:jc w:val="right"/>
              <w:rPr>
                <w:ins w:id="817" w:author="Christian Michelsen" w:date="2021-11-16T16:11:00Z"/>
                <w:rFonts w:ascii="Arial" w:hAnsi="Arial" w:cs="Arial"/>
                <w:sz w:val="18"/>
                <w:szCs w:val="18"/>
              </w:rPr>
            </w:pPr>
            <w:ins w:id="818" w:author="Christian Michelsen" w:date="2021-11-16T16:12:00Z">
              <w:r w:rsidRPr="002D4B35">
                <w:rPr>
                  <w:rFonts w:ascii="Arial" w:hAnsi="Arial" w:cs="Arial"/>
                  <w:color w:val="000000"/>
                  <w:sz w:val="18"/>
                  <w:szCs w:val="18"/>
                  <w:rPrChange w:id="819" w:author="Christian Michelsen" w:date="2021-11-16T16:12:00Z">
                    <w:rPr>
                      <w:rFonts w:ascii="Calibri" w:hAnsi="Calibri" w:cs="Calibri"/>
                      <w:color w:val="000000"/>
                    </w:rPr>
                  </w:rPrChange>
                </w:rPr>
                <w:t>72.8</w:t>
              </w:r>
            </w:ins>
            <w:ins w:id="820" w:author="Christian Michelsen" w:date="2021-11-16T16:15:00Z">
              <w:r>
                <w:rPr>
                  <w:rFonts w:ascii="Arial" w:hAnsi="Arial" w:cs="Arial"/>
                  <w:color w:val="000000"/>
                  <w:sz w:val="18"/>
                  <w:szCs w:val="18"/>
                </w:rPr>
                <w:t>%</w:t>
              </w:r>
            </w:ins>
          </w:p>
        </w:tc>
        <w:tc>
          <w:tcPr>
            <w:tcW w:w="1003" w:type="dxa"/>
            <w:tcMar>
              <w:top w:w="100" w:type="dxa"/>
              <w:left w:w="100" w:type="dxa"/>
              <w:bottom w:w="100" w:type="dxa"/>
              <w:right w:w="100" w:type="dxa"/>
            </w:tcMar>
            <w:hideMark/>
          </w:tcPr>
          <w:p w14:paraId="4261A409" w14:textId="2531F6F8" w:rsidR="008179DB" w:rsidRPr="002D4B35" w:rsidRDefault="008179DB" w:rsidP="008179DB">
            <w:pPr>
              <w:pStyle w:val="NormalWeb"/>
              <w:spacing w:before="0" w:beforeAutospacing="0" w:after="0" w:afterAutospacing="0"/>
              <w:jc w:val="right"/>
              <w:rPr>
                <w:ins w:id="821" w:author="Christian Michelsen" w:date="2021-11-16T16:11:00Z"/>
                <w:rFonts w:ascii="Arial" w:hAnsi="Arial" w:cs="Arial"/>
                <w:sz w:val="18"/>
                <w:szCs w:val="18"/>
              </w:rPr>
            </w:pPr>
            <w:ins w:id="822" w:author="Christian Michelsen" w:date="2021-11-16T16:12:00Z">
              <w:r w:rsidRPr="002D4B35">
                <w:rPr>
                  <w:rFonts w:ascii="Arial" w:hAnsi="Arial" w:cs="Arial"/>
                  <w:color w:val="000000"/>
                  <w:sz w:val="18"/>
                  <w:szCs w:val="18"/>
                  <w:rPrChange w:id="823" w:author="Christian Michelsen" w:date="2021-11-16T16:12:00Z">
                    <w:rPr>
                      <w:rFonts w:ascii="Calibri" w:hAnsi="Calibri" w:cs="Calibri"/>
                      <w:color w:val="000000"/>
                    </w:rPr>
                  </w:rPrChange>
                </w:rPr>
                <w:t>16.9</w:t>
              </w:r>
            </w:ins>
            <w:ins w:id="824" w:author="Christian Michelsen" w:date="2021-11-16T16:15:00Z">
              <w:r>
                <w:rPr>
                  <w:rFonts w:ascii="Arial" w:hAnsi="Arial" w:cs="Arial"/>
                  <w:color w:val="000000"/>
                  <w:sz w:val="18"/>
                  <w:szCs w:val="18"/>
                </w:rPr>
                <w:t>%</w:t>
              </w:r>
            </w:ins>
          </w:p>
        </w:tc>
        <w:tc>
          <w:tcPr>
            <w:tcW w:w="893" w:type="dxa"/>
            <w:tcMar>
              <w:top w:w="100" w:type="dxa"/>
              <w:left w:w="100" w:type="dxa"/>
              <w:bottom w:w="100" w:type="dxa"/>
              <w:right w:w="100" w:type="dxa"/>
            </w:tcMar>
            <w:hideMark/>
          </w:tcPr>
          <w:p w14:paraId="36DECC5B" w14:textId="45C0DFE2" w:rsidR="008179DB" w:rsidRPr="002D4B35" w:rsidRDefault="008179DB" w:rsidP="008179DB">
            <w:pPr>
              <w:pStyle w:val="NormalWeb"/>
              <w:spacing w:before="0" w:beforeAutospacing="0" w:after="0" w:afterAutospacing="0"/>
              <w:jc w:val="right"/>
              <w:rPr>
                <w:ins w:id="825" w:author="Christian Michelsen" w:date="2021-11-16T16:11:00Z"/>
                <w:rFonts w:ascii="Arial" w:hAnsi="Arial" w:cs="Arial"/>
                <w:sz w:val="18"/>
                <w:szCs w:val="18"/>
              </w:rPr>
            </w:pPr>
            <w:ins w:id="826" w:author="Christian Michelsen" w:date="2021-11-16T16:12:00Z">
              <w:r w:rsidRPr="002D4B35">
                <w:rPr>
                  <w:rFonts w:ascii="Arial" w:hAnsi="Arial" w:cs="Arial"/>
                  <w:color w:val="000000"/>
                  <w:sz w:val="18"/>
                  <w:szCs w:val="18"/>
                  <w:rPrChange w:id="827" w:author="Christian Michelsen" w:date="2021-11-16T16:12:00Z">
                    <w:rPr>
                      <w:rFonts w:ascii="Calibri" w:hAnsi="Calibri" w:cs="Calibri"/>
                      <w:color w:val="000000"/>
                    </w:rPr>
                  </w:rPrChange>
                </w:rPr>
                <w:t>15.1</w:t>
              </w:r>
            </w:ins>
            <w:ins w:id="828" w:author="Christian Michelsen" w:date="2021-11-16T16:15:00Z">
              <w:r>
                <w:rPr>
                  <w:rFonts w:ascii="Arial" w:hAnsi="Arial" w:cs="Arial"/>
                  <w:color w:val="000000"/>
                  <w:sz w:val="18"/>
                  <w:szCs w:val="18"/>
                </w:rPr>
                <w:t>%</w:t>
              </w:r>
            </w:ins>
          </w:p>
        </w:tc>
      </w:tr>
      <w:tr w:rsidR="008179DB" w:rsidRPr="0030433B" w14:paraId="59893253" w14:textId="77777777" w:rsidTr="002D4B35">
        <w:trPr>
          <w:trHeight w:val="219"/>
          <w:ins w:id="829" w:author="Christian Michelsen" w:date="2021-11-16T16:11:00Z"/>
          <w:trPrChange w:id="830" w:author="Christian Michelsen" w:date="2021-11-16T16:15:00Z">
            <w:trPr>
              <w:trHeight w:val="219"/>
            </w:trPr>
          </w:trPrChange>
        </w:trPr>
        <w:tc>
          <w:tcPr>
            <w:tcW w:w="1134" w:type="dxa"/>
            <w:tcBorders>
              <w:bottom w:val="single" w:sz="4" w:space="0" w:color="auto"/>
            </w:tcBorders>
            <w:tcMar>
              <w:top w:w="100" w:type="dxa"/>
              <w:left w:w="100" w:type="dxa"/>
              <w:bottom w:w="100" w:type="dxa"/>
              <w:right w:w="100" w:type="dxa"/>
            </w:tcMar>
            <w:hideMark/>
            <w:tcPrChange w:id="831" w:author="Christian Michelsen" w:date="2021-11-16T16:15:00Z">
              <w:tcPr>
                <w:tcW w:w="1134" w:type="dxa"/>
                <w:tcBorders>
                  <w:bottom w:val="single" w:sz="4" w:space="0" w:color="auto"/>
                </w:tcBorders>
                <w:tcMar>
                  <w:top w:w="100" w:type="dxa"/>
                  <w:left w:w="100" w:type="dxa"/>
                  <w:bottom w:w="100" w:type="dxa"/>
                  <w:right w:w="100" w:type="dxa"/>
                </w:tcMar>
                <w:hideMark/>
              </w:tcPr>
            </w:tcPrChange>
          </w:tcPr>
          <w:p w14:paraId="24E38235" w14:textId="451A46BC" w:rsidR="008179DB" w:rsidRPr="0030433B" w:rsidRDefault="008179DB" w:rsidP="008179DB">
            <w:pPr>
              <w:pStyle w:val="NormalWeb"/>
              <w:spacing w:before="0" w:beforeAutospacing="0" w:after="0" w:afterAutospacing="0"/>
              <w:rPr>
                <w:ins w:id="832" w:author="Christian Michelsen" w:date="2021-11-16T16:11:00Z"/>
                <w:rFonts w:ascii="Arial" w:hAnsi="Arial" w:cs="Arial"/>
                <w:sz w:val="18"/>
                <w:szCs w:val="18"/>
              </w:rPr>
            </w:pPr>
            <w:proofErr w:type="spellStart"/>
            <w:ins w:id="833" w:author="Christian Michelsen" w:date="2021-11-16T16:16:00Z">
              <w:r w:rsidRPr="0030433B">
                <w:rPr>
                  <w:rFonts w:ascii="Arial" w:hAnsi="Arial" w:cs="Arial"/>
                  <w:color w:val="000000"/>
                  <w:sz w:val="18"/>
                  <w:szCs w:val="18"/>
                </w:rPr>
                <w:t>Age</w:t>
              </w:r>
              <w:r>
                <w:rPr>
                  <w:rFonts w:ascii="Arial" w:hAnsi="Arial" w:cs="Arial"/>
                  <w:color w:val="000000"/>
                  <w:sz w:val="18"/>
                  <w:szCs w:val="18"/>
                </w:rPr>
                <w:t>_only</w:t>
              </w:r>
            </w:ins>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Change w:id="834" w:author="Christian Michelsen" w:date="2021-11-16T16:15:00Z">
              <w:tcPr>
                <w:tcW w:w="567"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4706ED57" w14:textId="6B772F24" w:rsidR="008179DB" w:rsidRPr="002D4B35" w:rsidRDefault="008179DB" w:rsidP="008179DB">
            <w:pPr>
              <w:pStyle w:val="NormalWeb"/>
              <w:spacing w:before="0" w:beforeAutospacing="0" w:after="0" w:afterAutospacing="0"/>
              <w:jc w:val="right"/>
              <w:rPr>
                <w:ins w:id="835" w:author="Christian Michelsen" w:date="2021-11-16T16:11:00Z"/>
                <w:rFonts w:ascii="Arial" w:hAnsi="Arial" w:cs="Arial"/>
                <w:sz w:val="18"/>
                <w:szCs w:val="18"/>
              </w:rPr>
            </w:pPr>
            <w:ins w:id="836" w:author="Christian Michelsen" w:date="2021-11-16T16:12:00Z">
              <w:r w:rsidRPr="002D4B35">
                <w:rPr>
                  <w:rFonts w:ascii="Arial" w:hAnsi="Arial" w:cs="Arial"/>
                  <w:color w:val="000000"/>
                  <w:sz w:val="18"/>
                  <w:szCs w:val="18"/>
                  <w:rPrChange w:id="837" w:author="Christian Michelsen" w:date="2021-11-16T16:12:00Z">
                    <w:rPr>
                      <w:rFonts w:ascii="Calibri" w:hAnsi="Calibri" w:cs="Calibri"/>
                      <w:color w:val="000000"/>
                    </w:rPr>
                  </w:rPrChange>
                </w:rPr>
                <w:t>102</w:t>
              </w:r>
            </w:ins>
          </w:p>
        </w:tc>
        <w:tc>
          <w:tcPr>
            <w:tcW w:w="627" w:type="dxa"/>
            <w:tcBorders>
              <w:bottom w:val="single" w:sz="4" w:space="0" w:color="auto"/>
            </w:tcBorders>
            <w:shd w:val="clear" w:color="auto" w:fill="EAF1DD" w:themeFill="accent3" w:themeFillTint="33"/>
            <w:tcMar>
              <w:top w:w="100" w:type="dxa"/>
              <w:left w:w="100" w:type="dxa"/>
              <w:bottom w:w="100" w:type="dxa"/>
              <w:right w:w="100" w:type="dxa"/>
            </w:tcMar>
            <w:hideMark/>
            <w:tcPrChange w:id="838" w:author="Christian Michelsen" w:date="2021-11-16T16:15:00Z">
              <w:tcPr>
                <w:tcW w:w="627"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6FCC0462" w14:textId="173F9F9E" w:rsidR="008179DB" w:rsidRPr="002D4B35" w:rsidRDefault="008179DB" w:rsidP="008179DB">
            <w:pPr>
              <w:pStyle w:val="NormalWeb"/>
              <w:spacing w:before="0" w:beforeAutospacing="0" w:after="0" w:afterAutospacing="0"/>
              <w:jc w:val="right"/>
              <w:rPr>
                <w:ins w:id="839" w:author="Christian Michelsen" w:date="2021-11-16T16:11:00Z"/>
                <w:rFonts w:ascii="Arial" w:hAnsi="Arial" w:cs="Arial"/>
                <w:sz w:val="18"/>
                <w:szCs w:val="18"/>
              </w:rPr>
            </w:pPr>
            <w:ins w:id="840" w:author="Christian Michelsen" w:date="2021-11-16T16:12:00Z">
              <w:r w:rsidRPr="002D4B35">
                <w:rPr>
                  <w:rFonts w:ascii="Arial" w:hAnsi="Arial" w:cs="Arial"/>
                  <w:color w:val="000000"/>
                  <w:sz w:val="18"/>
                  <w:szCs w:val="18"/>
                  <w:rPrChange w:id="841" w:author="Christian Michelsen" w:date="2021-11-16T16:12:00Z">
                    <w:rPr>
                      <w:rFonts w:ascii="Calibri" w:hAnsi="Calibri" w:cs="Calibri"/>
                      <w:color w:val="000000"/>
                    </w:rPr>
                  </w:rPrChange>
                </w:rPr>
                <w:t>661</w:t>
              </w:r>
            </w:ins>
          </w:p>
        </w:tc>
        <w:tc>
          <w:tcPr>
            <w:tcW w:w="644" w:type="dxa"/>
            <w:tcBorders>
              <w:bottom w:val="single" w:sz="4" w:space="0" w:color="auto"/>
            </w:tcBorders>
            <w:shd w:val="clear" w:color="auto" w:fill="F2DBDB" w:themeFill="accent2" w:themeFillTint="33"/>
            <w:tcMar>
              <w:top w:w="100" w:type="dxa"/>
              <w:left w:w="100" w:type="dxa"/>
              <w:bottom w:w="100" w:type="dxa"/>
              <w:right w:w="100" w:type="dxa"/>
            </w:tcMar>
            <w:hideMark/>
            <w:tcPrChange w:id="842" w:author="Christian Michelsen" w:date="2021-11-16T16:15:00Z">
              <w:tcPr>
                <w:tcW w:w="644"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00D12562" w14:textId="3ABC5A5D" w:rsidR="008179DB" w:rsidRPr="002D4B35" w:rsidRDefault="008179DB" w:rsidP="008179DB">
            <w:pPr>
              <w:pStyle w:val="NormalWeb"/>
              <w:spacing w:before="0" w:beforeAutospacing="0" w:after="0" w:afterAutospacing="0"/>
              <w:jc w:val="right"/>
              <w:rPr>
                <w:ins w:id="843" w:author="Christian Michelsen" w:date="2021-11-16T16:11:00Z"/>
                <w:rFonts w:ascii="Arial" w:hAnsi="Arial" w:cs="Arial"/>
                <w:sz w:val="18"/>
                <w:szCs w:val="18"/>
              </w:rPr>
            </w:pPr>
            <w:ins w:id="844" w:author="Christian Michelsen" w:date="2021-11-16T16:12:00Z">
              <w:r w:rsidRPr="002D4B35">
                <w:rPr>
                  <w:rFonts w:ascii="Arial" w:hAnsi="Arial" w:cs="Arial"/>
                  <w:color w:val="000000"/>
                  <w:sz w:val="18"/>
                  <w:szCs w:val="18"/>
                  <w:rPrChange w:id="845" w:author="Christian Michelsen" w:date="2021-11-16T16:12:00Z">
                    <w:rPr>
                      <w:rFonts w:ascii="Calibri" w:hAnsi="Calibri" w:cs="Calibri"/>
                      <w:color w:val="000000"/>
                    </w:rPr>
                  </w:rPrChange>
                </w:rPr>
                <w:t>127</w:t>
              </w:r>
            </w:ins>
          </w:p>
        </w:tc>
        <w:tc>
          <w:tcPr>
            <w:tcW w:w="792" w:type="dxa"/>
            <w:tcBorders>
              <w:bottom w:val="single" w:sz="4" w:space="0" w:color="auto"/>
            </w:tcBorders>
            <w:shd w:val="clear" w:color="auto" w:fill="EAF1DD" w:themeFill="accent3" w:themeFillTint="33"/>
            <w:tcMar>
              <w:top w:w="100" w:type="dxa"/>
              <w:left w:w="100" w:type="dxa"/>
              <w:bottom w:w="100" w:type="dxa"/>
              <w:right w:w="100" w:type="dxa"/>
            </w:tcMar>
            <w:hideMark/>
            <w:tcPrChange w:id="846" w:author="Christian Michelsen" w:date="2021-11-16T16:15:00Z">
              <w:tcPr>
                <w:tcW w:w="792"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7293C4CA" w14:textId="3E279086" w:rsidR="008179DB" w:rsidRPr="002D4B35" w:rsidRDefault="008179DB" w:rsidP="008179DB">
            <w:pPr>
              <w:pStyle w:val="NormalWeb"/>
              <w:spacing w:before="0" w:beforeAutospacing="0" w:after="0" w:afterAutospacing="0"/>
              <w:jc w:val="right"/>
              <w:rPr>
                <w:ins w:id="847" w:author="Christian Michelsen" w:date="2021-11-16T16:11:00Z"/>
                <w:rFonts w:ascii="Arial" w:hAnsi="Arial" w:cs="Arial"/>
                <w:sz w:val="18"/>
                <w:szCs w:val="18"/>
              </w:rPr>
            </w:pPr>
            <w:ins w:id="848" w:author="Christian Michelsen" w:date="2021-11-16T16:12:00Z">
              <w:r w:rsidRPr="002D4B35">
                <w:rPr>
                  <w:rFonts w:ascii="Arial" w:hAnsi="Arial" w:cs="Arial"/>
                  <w:color w:val="000000"/>
                  <w:sz w:val="18"/>
                  <w:szCs w:val="18"/>
                  <w:rPrChange w:id="849" w:author="Christian Michelsen" w:date="2021-11-16T16:12:00Z">
                    <w:rPr>
                      <w:rFonts w:ascii="Calibri" w:hAnsi="Calibri" w:cs="Calibri"/>
                      <w:color w:val="000000"/>
                    </w:rPr>
                  </w:rPrChange>
                </w:rPr>
                <w:t>3023</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Change w:id="850"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29F16F53" w14:textId="6035D13D" w:rsidR="008179DB" w:rsidRPr="002D4B35" w:rsidRDefault="008179DB" w:rsidP="008179DB">
            <w:pPr>
              <w:pStyle w:val="NormalWeb"/>
              <w:spacing w:before="0" w:beforeAutospacing="0" w:after="0" w:afterAutospacing="0"/>
              <w:jc w:val="right"/>
              <w:rPr>
                <w:ins w:id="851" w:author="Christian Michelsen" w:date="2021-11-16T16:11:00Z"/>
                <w:rFonts w:ascii="Arial" w:hAnsi="Arial" w:cs="Arial"/>
                <w:sz w:val="18"/>
                <w:szCs w:val="18"/>
              </w:rPr>
            </w:pPr>
            <w:ins w:id="852" w:author="Christian Michelsen" w:date="2021-11-16T16:12:00Z">
              <w:r w:rsidRPr="002D4B35">
                <w:rPr>
                  <w:rFonts w:ascii="Arial" w:hAnsi="Arial" w:cs="Arial"/>
                  <w:color w:val="000000"/>
                  <w:sz w:val="18"/>
                  <w:szCs w:val="18"/>
                  <w:rPrChange w:id="853" w:author="Christian Michelsen" w:date="2021-11-16T16:12:00Z">
                    <w:rPr>
                      <w:rFonts w:ascii="Calibri" w:hAnsi="Calibri" w:cs="Calibri"/>
                      <w:color w:val="000000"/>
                    </w:rPr>
                  </w:rPrChange>
                </w:rPr>
                <w:t>44.5</w:t>
              </w:r>
            </w:ins>
            <w:ins w:id="854" w:author="Christian Michelsen" w:date="2021-11-16T16:15: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Change w:id="855"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2E487E6C" w14:textId="130A3867" w:rsidR="008179DB" w:rsidRPr="002D4B35" w:rsidRDefault="008179DB" w:rsidP="008179DB">
            <w:pPr>
              <w:pStyle w:val="NormalWeb"/>
              <w:spacing w:before="0" w:beforeAutospacing="0" w:after="0" w:afterAutospacing="0"/>
              <w:jc w:val="right"/>
              <w:rPr>
                <w:ins w:id="856" w:author="Christian Michelsen" w:date="2021-11-16T16:11:00Z"/>
                <w:rFonts w:ascii="Arial" w:hAnsi="Arial" w:cs="Arial"/>
                <w:sz w:val="18"/>
                <w:szCs w:val="18"/>
              </w:rPr>
            </w:pPr>
            <w:ins w:id="857" w:author="Christian Michelsen" w:date="2021-11-16T16:12:00Z">
              <w:r w:rsidRPr="002D4B35">
                <w:rPr>
                  <w:rFonts w:ascii="Arial" w:hAnsi="Arial" w:cs="Arial"/>
                  <w:color w:val="000000"/>
                  <w:sz w:val="18"/>
                  <w:szCs w:val="18"/>
                  <w:rPrChange w:id="858" w:author="Christian Michelsen" w:date="2021-11-16T16:12:00Z">
                    <w:rPr>
                      <w:rFonts w:ascii="Calibri" w:hAnsi="Calibri" w:cs="Calibri"/>
                      <w:color w:val="000000"/>
                    </w:rPr>
                  </w:rPrChange>
                </w:rPr>
                <w:t>13.4</w:t>
              </w:r>
            </w:ins>
            <w:ins w:id="859" w:author="Christian Michelsen" w:date="2021-11-16T16:15: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hideMark/>
            <w:tcPrChange w:id="860"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2E26C2B6" w14:textId="680E39D3" w:rsidR="008179DB" w:rsidRPr="002D4B35" w:rsidRDefault="008179DB" w:rsidP="008179DB">
            <w:pPr>
              <w:pStyle w:val="NormalWeb"/>
              <w:spacing w:before="0" w:beforeAutospacing="0" w:after="0" w:afterAutospacing="0"/>
              <w:jc w:val="right"/>
              <w:rPr>
                <w:ins w:id="861" w:author="Christian Michelsen" w:date="2021-11-16T16:11:00Z"/>
                <w:rFonts w:ascii="Arial" w:hAnsi="Arial" w:cs="Arial"/>
                <w:sz w:val="18"/>
                <w:szCs w:val="18"/>
              </w:rPr>
            </w:pPr>
            <w:ins w:id="862" w:author="Christian Michelsen" w:date="2021-11-16T16:12:00Z">
              <w:r w:rsidRPr="002D4B35">
                <w:rPr>
                  <w:rFonts w:ascii="Arial" w:hAnsi="Arial" w:cs="Arial"/>
                  <w:color w:val="000000"/>
                  <w:sz w:val="18"/>
                  <w:szCs w:val="18"/>
                  <w:rPrChange w:id="863" w:author="Christian Michelsen" w:date="2021-11-16T16:12:00Z">
                    <w:rPr>
                      <w:rFonts w:ascii="Calibri" w:hAnsi="Calibri" w:cs="Calibri"/>
                      <w:color w:val="000000"/>
                    </w:rPr>
                  </w:rPrChange>
                </w:rPr>
                <w:t>15.8</w:t>
              </w:r>
            </w:ins>
            <w:ins w:id="864" w:author="Christian Michelsen" w:date="2021-11-16T16:15:00Z">
              <w:r>
                <w:rPr>
                  <w:rFonts w:ascii="Arial" w:hAnsi="Arial" w:cs="Arial"/>
                  <w:color w:val="000000"/>
                  <w:sz w:val="18"/>
                  <w:szCs w:val="18"/>
                </w:rPr>
                <w:t>%</w:t>
              </w:r>
            </w:ins>
          </w:p>
        </w:tc>
        <w:tc>
          <w:tcPr>
            <w:tcW w:w="1021" w:type="dxa"/>
            <w:tcBorders>
              <w:bottom w:val="single" w:sz="4" w:space="0" w:color="auto"/>
            </w:tcBorders>
            <w:shd w:val="clear" w:color="auto" w:fill="F5DCDC"/>
            <w:tcMar>
              <w:top w:w="100" w:type="dxa"/>
              <w:left w:w="100" w:type="dxa"/>
              <w:bottom w:w="100" w:type="dxa"/>
              <w:right w:w="100" w:type="dxa"/>
            </w:tcMar>
            <w:hideMark/>
            <w:tcPrChange w:id="865" w:author="Christian Michelsen" w:date="2021-11-16T16:15:00Z">
              <w:tcPr>
                <w:tcW w:w="1021" w:type="dxa"/>
                <w:tcBorders>
                  <w:bottom w:val="single" w:sz="4" w:space="0" w:color="auto"/>
                </w:tcBorders>
                <w:shd w:val="clear" w:color="auto" w:fill="F5DCDC"/>
                <w:tcMar>
                  <w:top w:w="100" w:type="dxa"/>
                  <w:left w:w="100" w:type="dxa"/>
                  <w:bottom w:w="100" w:type="dxa"/>
                  <w:right w:w="100" w:type="dxa"/>
                </w:tcMar>
                <w:hideMark/>
              </w:tcPr>
            </w:tcPrChange>
          </w:tcPr>
          <w:p w14:paraId="200892EA" w14:textId="5D7B8B3D" w:rsidR="008179DB" w:rsidRPr="002D4B35" w:rsidRDefault="008179DB" w:rsidP="008179DB">
            <w:pPr>
              <w:pStyle w:val="NormalWeb"/>
              <w:spacing w:before="0" w:beforeAutospacing="0" w:after="0" w:afterAutospacing="0"/>
              <w:jc w:val="right"/>
              <w:rPr>
                <w:ins w:id="866" w:author="Christian Michelsen" w:date="2021-11-16T16:11:00Z"/>
                <w:rFonts w:ascii="Arial" w:hAnsi="Arial" w:cs="Arial"/>
                <w:sz w:val="18"/>
                <w:szCs w:val="18"/>
              </w:rPr>
            </w:pPr>
            <w:ins w:id="867" w:author="Christian Michelsen" w:date="2021-11-16T16:12:00Z">
              <w:r w:rsidRPr="002D4B35">
                <w:rPr>
                  <w:rFonts w:ascii="Arial" w:hAnsi="Arial" w:cs="Arial"/>
                  <w:color w:val="000000"/>
                  <w:sz w:val="18"/>
                  <w:szCs w:val="18"/>
                  <w:rPrChange w:id="868" w:author="Christian Michelsen" w:date="2021-11-16T16:12:00Z">
                    <w:rPr>
                      <w:rFonts w:ascii="Calibri" w:hAnsi="Calibri" w:cs="Calibri"/>
                      <w:color w:val="000000"/>
                    </w:rPr>
                  </w:rPrChange>
                </w:rPr>
                <w:t>68.7</w:t>
              </w:r>
            </w:ins>
            <w:ins w:id="869" w:author="Christian Michelsen" w:date="2021-11-16T16:15:00Z">
              <w:r>
                <w:rPr>
                  <w:rFonts w:ascii="Arial" w:hAnsi="Arial" w:cs="Arial"/>
                  <w:color w:val="000000"/>
                  <w:sz w:val="18"/>
                  <w:szCs w:val="18"/>
                </w:rPr>
                <w:t>%</w:t>
              </w:r>
            </w:ins>
          </w:p>
        </w:tc>
        <w:tc>
          <w:tcPr>
            <w:tcW w:w="1003" w:type="dxa"/>
            <w:tcBorders>
              <w:bottom w:val="single" w:sz="4" w:space="0" w:color="auto"/>
            </w:tcBorders>
            <w:shd w:val="clear" w:color="auto" w:fill="F5DCDC"/>
            <w:tcMar>
              <w:top w:w="100" w:type="dxa"/>
              <w:left w:w="100" w:type="dxa"/>
              <w:bottom w:w="100" w:type="dxa"/>
              <w:right w:w="100" w:type="dxa"/>
            </w:tcMar>
            <w:hideMark/>
            <w:tcPrChange w:id="870" w:author="Christian Michelsen" w:date="2021-11-16T16:15:00Z">
              <w:tcPr>
                <w:tcW w:w="1003" w:type="dxa"/>
                <w:tcBorders>
                  <w:bottom w:val="single" w:sz="4" w:space="0" w:color="auto"/>
                </w:tcBorders>
                <w:shd w:val="clear" w:color="auto" w:fill="F5DCDC"/>
                <w:tcMar>
                  <w:top w:w="100" w:type="dxa"/>
                  <w:left w:w="100" w:type="dxa"/>
                  <w:bottom w:w="100" w:type="dxa"/>
                  <w:right w:w="100" w:type="dxa"/>
                </w:tcMar>
                <w:hideMark/>
              </w:tcPr>
            </w:tcPrChange>
          </w:tcPr>
          <w:p w14:paraId="03F8E9D6" w14:textId="3805304C" w:rsidR="008179DB" w:rsidRPr="002D4B35" w:rsidRDefault="008179DB" w:rsidP="008179DB">
            <w:pPr>
              <w:pStyle w:val="NormalWeb"/>
              <w:spacing w:before="0" w:beforeAutospacing="0" w:after="0" w:afterAutospacing="0"/>
              <w:jc w:val="right"/>
              <w:rPr>
                <w:ins w:id="871" w:author="Christian Michelsen" w:date="2021-11-16T16:11:00Z"/>
                <w:rFonts w:ascii="Arial" w:hAnsi="Arial" w:cs="Arial"/>
                <w:sz w:val="18"/>
                <w:szCs w:val="18"/>
              </w:rPr>
            </w:pPr>
            <w:ins w:id="872" w:author="Christian Michelsen" w:date="2021-11-16T16:12:00Z">
              <w:r w:rsidRPr="002D4B35">
                <w:rPr>
                  <w:rFonts w:ascii="Arial" w:hAnsi="Arial" w:cs="Arial"/>
                  <w:color w:val="000000"/>
                  <w:sz w:val="18"/>
                  <w:szCs w:val="18"/>
                  <w:rPrChange w:id="873" w:author="Christian Michelsen" w:date="2021-11-16T16:12:00Z">
                    <w:rPr>
                      <w:rFonts w:ascii="Calibri" w:hAnsi="Calibri" w:cs="Calibri"/>
                      <w:color w:val="000000"/>
                    </w:rPr>
                  </w:rPrChange>
                </w:rPr>
                <w:t>13.4</w:t>
              </w:r>
            </w:ins>
            <w:ins w:id="874" w:author="Christian Michelsen" w:date="2021-11-16T16:15:00Z">
              <w:r>
                <w:rPr>
                  <w:rFonts w:ascii="Arial" w:hAnsi="Arial" w:cs="Arial"/>
                  <w:color w:val="000000"/>
                  <w:sz w:val="18"/>
                  <w:szCs w:val="18"/>
                </w:rPr>
                <w:t>%</w:t>
              </w:r>
            </w:ins>
          </w:p>
        </w:tc>
        <w:tc>
          <w:tcPr>
            <w:tcW w:w="893" w:type="dxa"/>
            <w:tcBorders>
              <w:bottom w:val="single" w:sz="4" w:space="0" w:color="auto"/>
            </w:tcBorders>
            <w:shd w:val="clear" w:color="auto" w:fill="FFFFFF" w:themeFill="background1"/>
            <w:tcMar>
              <w:top w:w="100" w:type="dxa"/>
              <w:left w:w="100" w:type="dxa"/>
              <w:bottom w:w="100" w:type="dxa"/>
              <w:right w:w="100" w:type="dxa"/>
            </w:tcMar>
            <w:hideMark/>
            <w:tcPrChange w:id="875" w:author="Christian Michelsen" w:date="2021-11-16T16:15:00Z">
              <w:tcPr>
                <w:tcW w:w="893" w:type="dxa"/>
                <w:tcBorders>
                  <w:bottom w:val="single" w:sz="4" w:space="0" w:color="auto"/>
                </w:tcBorders>
                <w:shd w:val="clear" w:color="auto" w:fill="FFFFFF" w:themeFill="background1"/>
                <w:tcMar>
                  <w:top w:w="100" w:type="dxa"/>
                  <w:left w:w="100" w:type="dxa"/>
                  <w:bottom w:w="100" w:type="dxa"/>
                  <w:right w:w="100" w:type="dxa"/>
                </w:tcMar>
                <w:hideMark/>
              </w:tcPr>
            </w:tcPrChange>
          </w:tcPr>
          <w:p w14:paraId="7F2F6D83" w14:textId="1B7B6061" w:rsidR="008179DB" w:rsidRPr="002D4B35" w:rsidRDefault="008179DB" w:rsidP="008179DB">
            <w:pPr>
              <w:pStyle w:val="NormalWeb"/>
              <w:spacing w:before="0" w:beforeAutospacing="0" w:after="0" w:afterAutospacing="0"/>
              <w:jc w:val="right"/>
              <w:rPr>
                <w:ins w:id="876" w:author="Christian Michelsen" w:date="2021-11-16T16:11:00Z"/>
                <w:rFonts w:ascii="Arial" w:hAnsi="Arial" w:cs="Arial"/>
                <w:sz w:val="18"/>
                <w:szCs w:val="18"/>
              </w:rPr>
            </w:pPr>
            <w:ins w:id="877" w:author="Christian Michelsen" w:date="2021-11-16T16:12:00Z">
              <w:r w:rsidRPr="002D4B35">
                <w:rPr>
                  <w:rFonts w:ascii="Arial" w:hAnsi="Arial" w:cs="Arial"/>
                  <w:color w:val="000000"/>
                  <w:sz w:val="18"/>
                  <w:szCs w:val="18"/>
                  <w:rPrChange w:id="878" w:author="Christian Michelsen" w:date="2021-11-16T16:12:00Z">
                    <w:rPr>
                      <w:rFonts w:ascii="Calibri" w:hAnsi="Calibri" w:cs="Calibri"/>
                      <w:color w:val="000000"/>
                    </w:rPr>
                  </w:rPrChange>
                </w:rPr>
                <w:t>3.8</w:t>
              </w:r>
            </w:ins>
            <w:ins w:id="879" w:author="Christian Michelsen" w:date="2021-11-16T16:15:00Z">
              <w:r>
                <w:rPr>
                  <w:rFonts w:ascii="Arial" w:hAnsi="Arial" w:cs="Arial"/>
                  <w:color w:val="000000"/>
                  <w:sz w:val="18"/>
                  <w:szCs w:val="18"/>
                </w:rPr>
                <w:t>%</w:t>
              </w:r>
            </w:ins>
          </w:p>
        </w:tc>
      </w:tr>
      <w:tr w:rsidR="008179DB" w:rsidRPr="0030433B" w14:paraId="586A084F" w14:textId="77777777" w:rsidTr="002D4B35">
        <w:trPr>
          <w:trHeight w:val="219"/>
          <w:ins w:id="880" w:author="Christian Michelsen" w:date="2021-11-16T16:11:00Z"/>
          <w:trPrChange w:id="881" w:author="Christian Michelsen" w:date="2021-11-16T16:11:00Z">
            <w:trPr>
              <w:trHeight w:val="219"/>
            </w:trPr>
          </w:trPrChange>
        </w:trPr>
        <w:tc>
          <w:tcPr>
            <w:tcW w:w="1134" w:type="dxa"/>
            <w:tcBorders>
              <w:top w:val="single" w:sz="4" w:space="0" w:color="auto"/>
              <w:bottom w:val="single" w:sz="4" w:space="0" w:color="auto"/>
            </w:tcBorders>
            <w:tcMar>
              <w:top w:w="100" w:type="dxa"/>
              <w:left w:w="100" w:type="dxa"/>
              <w:bottom w:w="100" w:type="dxa"/>
              <w:right w:w="100" w:type="dxa"/>
            </w:tcMar>
            <w:tcPrChange w:id="882" w:author="Christian Michelsen" w:date="2021-11-16T16:11:00Z">
              <w:tcPr>
                <w:tcW w:w="1134" w:type="dxa"/>
                <w:tcBorders>
                  <w:top w:val="single" w:sz="4" w:space="0" w:color="auto"/>
                  <w:bottom w:val="single" w:sz="4" w:space="0" w:color="auto"/>
                </w:tcBorders>
                <w:tcMar>
                  <w:top w:w="100" w:type="dxa"/>
                  <w:left w:w="100" w:type="dxa"/>
                  <w:bottom w:w="100" w:type="dxa"/>
                  <w:right w:w="100" w:type="dxa"/>
                </w:tcMar>
              </w:tcPr>
            </w:tcPrChange>
          </w:tcPr>
          <w:p w14:paraId="7F5C7E2E" w14:textId="6E8B92A5" w:rsidR="008179DB" w:rsidRPr="0030433B" w:rsidRDefault="008179DB" w:rsidP="008179DB">
            <w:pPr>
              <w:pStyle w:val="NormalWeb"/>
              <w:spacing w:before="0" w:beforeAutospacing="0" w:after="0" w:afterAutospacing="0"/>
              <w:rPr>
                <w:ins w:id="883" w:author="Christian Michelsen" w:date="2021-11-16T16:11:00Z"/>
                <w:rFonts w:ascii="Arial" w:hAnsi="Arial" w:cs="Arial"/>
                <w:color w:val="000000"/>
                <w:sz w:val="18"/>
                <w:szCs w:val="18"/>
              </w:rPr>
            </w:pPr>
            <w:ins w:id="884" w:author="Christian Michelsen" w:date="2021-11-16T16:16:00Z">
              <w:r>
                <w:rPr>
                  <w:rFonts w:ascii="Arial" w:hAnsi="Arial" w:cs="Arial"/>
                  <w:color w:val="000000"/>
                  <w:sz w:val="18"/>
                  <w:szCs w:val="18"/>
                </w:rPr>
                <w:t>PPF 25</w:t>
              </w:r>
            </w:ins>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885" w:author="Christian Michelsen" w:date="2021-11-16T16:11:00Z">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1A61975C" w14:textId="77777777" w:rsidR="008179DB" w:rsidRPr="0030433B" w:rsidRDefault="008179DB" w:rsidP="008179DB">
            <w:pPr>
              <w:pStyle w:val="NormalWeb"/>
              <w:spacing w:before="0" w:beforeAutospacing="0" w:after="0" w:afterAutospacing="0"/>
              <w:jc w:val="right"/>
              <w:rPr>
                <w:ins w:id="886" w:author="Christian Michelsen" w:date="2021-11-16T16:11:00Z"/>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887" w:author="Christian Michelsen" w:date="2021-11-16T16:11:00Z">
              <w:tcPr>
                <w:tcW w:w="627"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2CF86696" w14:textId="77777777" w:rsidR="008179DB" w:rsidRPr="0030433B" w:rsidRDefault="008179DB" w:rsidP="008179DB">
            <w:pPr>
              <w:pStyle w:val="NormalWeb"/>
              <w:spacing w:before="0" w:beforeAutospacing="0" w:after="0" w:afterAutospacing="0"/>
              <w:jc w:val="right"/>
              <w:rPr>
                <w:ins w:id="888" w:author="Christian Michelsen" w:date="2021-11-16T16:11:00Z"/>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Change w:id="889" w:author="Christian Michelsen" w:date="2021-11-16T16:11:00Z">
              <w:tcPr>
                <w:tcW w:w="644"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0844AE1" w14:textId="77777777" w:rsidR="008179DB" w:rsidRPr="0030433B" w:rsidRDefault="008179DB" w:rsidP="008179DB">
            <w:pPr>
              <w:pStyle w:val="NormalWeb"/>
              <w:spacing w:before="0" w:beforeAutospacing="0" w:after="0" w:afterAutospacing="0"/>
              <w:jc w:val="right"/>
              <w:rPr>
                <w:ins w:id="890" w:author="Christian Michelsen" w:date="2021-11-16T16:11:00Z"/>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891" w:author="Christian Michelsen" w:date="2021-11-16T16:11:00Z">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7E397107" w14:textId="77777777" w:rsidR="008179DB" w:rsidRPr="0030433B" w:rsidRDefault="008179DB" w:rsidP="008179DB">
            <w:pPr>
              <w:pStyle w:val="NormalWeb"/>
              <w:spacing w:before="0" w:beforeAutospacing="0" w:after="0" w:afterAutospacing="0"/>
              <w:jc w:val="right"/>
              <w:rPr>
                <w:ins w:id="892"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93"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CB20AD5" w14:textId="77777777" w:rsidR="008179DB" w:rsidRPr="0030433B" w:rsidRDefault="008179DB" w:rsidP="008179DB">
            <w:pPr>
              <w:pStyle w:val="NormalWeb"/>
              <w:spacing w:before="0" w:beforeAutospacing="0" w:after="0" w:afterAutospacing="0"/>
              <w:jc w:val="right"/>
              <w:rPr>
                <w:ins w:id="894"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95"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5567FCB" w14:textId="77777777" w:rsidR="008179DB" w:rsidRPr="0030433B" w:rsidRDefault="008179DB" w:rsidP="008179DB">
            <w:pPr>
              <w:pStyle w:val="NormalWeb"/>
              <w:spacing w:before="0" w:beforeAutospacing="0" w:after="0" w:afterAutospacing="0"/>
              <w:jc w:val="right"/>
              <w:rPr>
                <w:ins w:id="896"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897"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27176AB" w14:textId="77777777" w:rsidR="008179DB" w:rsidRPr="0030433B" w:rsidRDefault="008179DB" w:rsidP="008179DB">
            <w:pPr>
              <w:pStyle w:val="NormalWeb"/>
              <w:spacing w:before="0" w:beforeAutospacing="0" w:after="0" w:afterAutospacing="0"/>
              <w:jc w:val="right"/>
              <w:rPr>
                <w:ins w:id="898" w:author="Christian Michelsen" w:date="2021-11-16T16:11:00Z"/>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Change w:id="899" w:author="Christian Michelsen" w:date="2021-11-16T16:11:00Z">
              <w:tcPr>
                <w:tcW w:w="1021"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05E27BDB" w14:textId="77777777" w:rsidR="008179DB" w:rsidRPr="0030433B" w:rsidRDefault="008179DB" w:rsidP="008179DB">
            <w:pPr>
              <w:pStyle w:val="NormalWeb"/>
              <w:spacing w:before="0" w:beforeAutospacing="0" w:after="0" w:afterAutospacing="0"/>
              <w:jc w:val="right"/>
              <w:rPr>
                <w:ins w:id="900" w:author="Christian Michelsen" w:date="2021-11-16T16:11:00Z"/>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Change w:id="901" w:author="Christian Michelsen" w:date="2021-11-16T16:11:00Z">
              <w:tcPr>
                <w:tcW w:w="100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CB62C3E" w14:textId="77777777" w:rsidR="008179DB" w:rsidRPr="0030433B" w:rsidRDefault="008179DB" w:rsidP="008179DB">
            <w:pPr>
              <w:pStyle w:val="NormalWeb"/>
              <w:spacing w:before="0" w:beforeAutospacing="0" w:after="0" w:afterAutospacing="0"/>
              <w:jc w:val="right"/>
              <w:rPr>
                <w:ins w:id="902"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903"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3CC1C64" w14:textId="77777777" w:rsidR="008179DB" w:rsidRPr="0030433B" w:rsidRDefault="008179DB" w:rsidP="008179DB">
            <w:pPr>
              <w:pStyle w:val="NormalWeb"/>
              <w:spacing w:before="0" w:beforeAutospacing="0" w:after="0" w:afterAutospacing="0"/>
              <w:jc w:val="right"/>
              <w:rPr>
                <w:ins w:id="904" w:author="Christian Michelsen" w:date="2021-11-16T16:11:00Z"/>
                <w:rFonts w:ascii="Arial" w:hAnsi="Arial" w:cs="Arial"/>
                <w:color w:val="000000"/>
                <w:sz w:val="18"/>
                <w:szCs w:val="18"/>
              </w:rPr>
            </w:pPr>
          </w:p>
        </w:tc>
      </w:tr>
      <w:tr w:rsidR="008179DB" w:rsidRPr="0030433B" w14:paraId="357BF96F" w14:textId="77777777" w:rsidTr="008179DB">
        <w:trPr>
          <w:trHeight w:val="219"/>
          <w:ins w:id="905" w:author="Christian Michelsen" w:date="2021-11-16T16:11:00Z"/>
          <w:trPrChange w:id="906" w:author="Christian Michelsen" w:date="2021-11-16T16:17:00Z">
            <w:trPr>
              <w:trHeight w:val="219"/>
            </w:trPr>
          </w:trPrChange>
        </w:trPr>
        <w:tc>
          <w:tcPr>
            <w:tcW w:w="1134" w:type="dxa"/>
            <w:tcBorders>
              <w:top w:val="single" w:sz="4" w:space="0" w:color="auto"/>
            </w:tcBorders>
            <w:tcMar>
              <w:top w:w="100" w:type="dxa"/>
              <w:left w:w="100" w:type="dxa"/>
              <w:bottom w:w="100" w:type="dxa"/>
              <w:right w:w="100" w:type="dxa"/>
            </w:tcMar>
            <w:tcPrChange w:id="907" w:author="Christian Michelsen" w:date="2021-11-16T16:17:00Z">
              <w:tcPr>
                <w:tcW w:w="1134" w:type="dxa"/>
                <w:tcBorders>
                  <w:top w:val="single" w:sz="4" w:space="0" w:color="auto"/>
                </w:tcBorders>
                <w:tcMar>
                  <w:top w:w="100" w:type="dxa"/>
                  <w:left w:w="100" w:type="dxa"/>
                  <w:bottom w:w="100" w:type="dxa"/>
                  <w:right w:w="100" w:type="dxa"/>
                </w:tcMar>
              </w:tcPr>
            </w:tcPrChange>
          </w:tcPr>
          <w:p w14:paraId="76CDB2AF" w14:textId="35E337E0" w:rsidR="008179DB" w:rsidRPr="0030433B" w:rsidRDefault="008179DB" w:rsidP="008179DB">
            <w:pPr>
              <w:pStyle w:val="NormalWeb"/>
              <w:spacing w:before="0" w:beforeAutospacing="0" w:after="0" w:afterAutospacing="0"/>
              <w:rPr>
                <w:ins w:id="908" w:author="Christian Michelsen" w:date="2021-11-16T16:11:00Z"/>
                <w:rFonts w:ascii="Arial" w:hAnsi="Arial" w:cs="Arial"/>
                <w:color w:val="000000"/>
                <w:sz w:val="18"/>
                <w:szCs w:val="18"/>
              </w:rPr>
            </w:pPr>
            <w:ins w:id="909" w:author="Christian Michelsen" w:date="2021-11-16T16:16: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Change w:id="910" w:author="Christian Michelsen" w:date="2021-11-16T16:17:00Z">
              <w:tcPr>
                <w:tcW w:w="567" w:type="dxa"/>
                <w:tcBorders>
                  <w:top w:val="single" w:sz="4" w:space="0" w:color="auto"/>
                </w:tcBorders>
                <w:shd w:val="clear" w:color="auto" w:fill="FFFFFF" w:themeFill="background1"/>
                <w:tcMar>
                  <w:top w:w="100" w:type="dxa"/>
                  <w:left w:w="100" w:type="dxa"/>
                  <w:bottom w:w="100" w:type="dxa"/>
                  <w:right w:w="100" w:type="dxa"/>
                </w:tcMar>
              </w:tcPr>
            </w:tcPrChange>
          </w:tcPr>
          <w:p w14:paraId="4C4CEAAB" w14:textId="6F99FA26" w:rsidR="008179DB" w:rsidRPr="008179DB" w:rsidRDefault="008179DB" w:rsidP="008179DB">
            <w:pPr>
              <w:pStyle w:val="NormalWeb"/>
              <w:spacing w:before="0" w:beforeAutospacing="0" w:after="0" w:afterAutospacing="0"/>
              <w:jc w:val="right"/>
              <w:rPr>
                <w:ins w:id="911" w:author="Christian Michelsen" w:date="2021-11-16T16:11:00Z"/>
                <w:rFonts w:ascii="Arial" w:hAnsi="Arial" w:cs="Arial"/>
                <w:color w:val="000000"/>
                <w:sz w:val="18"/>
                <w:szCs w:val="18"/>
              </w:rPr>
            </w:pPr>
            <w:ins w:id="912" w:author="Christian Michelsen" w:date="2021-11-16T16:16:00Z">
              <w:r w:rsidRPr="008179DB">
                <w:rPr>
                  <w:rFonts w:ascii="Arial" w:hAnsi="Arial" w:cs="Arial"/>
                  <w:color w:val="000000"/>
                  <w:sz w:val="18"/>
                  <w:szCs w:val="18"/>
                  <w:rPrChange w:id="913" w:author="Christian Michelsen" w:date="2021-11-16T16:16:00Z">
                    <w:rPr>
                      <w:rFonts w:ascii="Calibri" w:hAnsi="Calibri" w:cs="Calibri"/>
                      <w:color w:val="000000"/>
                    </w:rPr>
                  </w:rPrChange>
                </w:rPr>
                <w:t>140</w:t>
              </w:r>
            </w:ins>
          </w:p>
        </w:tc>
        <w:tc>
          <w:tcPr>
            <w:tcW w:w="627" w:type="dxa"/>
            <w:tcBorders>
              <w:top w:val="single" w:sz="4" w:space="0" w:color="auto"/>
            </w:tcBorders>
            <w:shd w:val="clear" w:color="auto" w:fill="FFFFFF" w:themeFill="background1"/>
            <w:tcMar>
              <w:top w:w="100" w:type="dxa"/>
              <w:left w:w="100" w:type="dxa"/>
              <w:bottom w:w="100" w:type="dxa"/>
              <w:right w:w="100" w:type="dxa"/>
            </w:tcMar>
            <w:tcPrChange w:id="914" w:author="Christian Michelsen" w:date="2021-11-16T16:17:00Z">
              <w:tcPr>
                <w:tcW w:w="627" w:type="dxa"/>
                <w:tcBorders>
                  <w:top w:val="single" w:sz="4" w:space="0" w:color="auto"/>
                </w:tcBorders>
                <w:shd w:val="clear" w:color="auto" w:fill="FFFFFF" w:themeFill="background1"/>
                <w:tcMar>
                  <w:top w:w="100" w:type="dxa"/>
                  <w:left w:w="100" w:type="dxa"/>
                  <w:bottom w:w="100" w:type="dxa"/>
                  <w:right w:w="100" w:type="dxa"/>
                </w:tcMar>
              </w:tcPr>
            </w:tcPrChange>
          </w:tcPr>
          <w:p w14:paraId="3DD38F24" w14:textId="0A1A19B8" w:rsidR="008179DB" w:rsidRPr="008179DB" w:rsidRDefault="008179DB" w:rsidP="008179DB">
            <w:pPr>
              <w:pStyle w:val="NormalWeb"/>
              <w:spacing w:before="0" w:beforeAutospacing="0" w:after="0" w:afterAutospacing="0"/>
              <w:jc w:val="right"/>
              <w:rPr>
                <w:ins w:id="915" w:author="Christian Michelsen" w:date="2021-11-16T16:11:00Z"/>
                <w:rFonts w:ascii="Arial" w:hAnsi="Arial" w:cs="Arial"/>
                <w:color w:val="000000"/>
                <w:sz w:val="18"/>
                <w:szCs w:val="18"/>
              </w:rPr>
            </w:pPr>
            <w:ins w:id="916" w:author="Christian Michelsen" w:date="2021-11-16T16:16:00Z">
              <w:r w:rsidRPr="008179DB">
                <w:rPr>
                  <w:rFonts w:ascii="Arial" w:hAnsi="Arial" w:cs="Arial"/>
                  <w:color w:val="000000"/>
                  <w:sz w:val="18"/>
                  <w:szCs w:val="18"/>
                  <w:rPrChange w:id="917" w:author="Christian Michelsen" w:date="2021-11-16T16:16:00Z">
                    <w:rPr>
                      <w:rFonts w:ascii="Calibri" w:hAnsi="Calibri" w:cs="Calibri"/>
                      <w:color w:val="000000"/>
                    </w:rPr>
                  </w:rPrChange>
                </w:rPr>
                <w:t>838</w:t>
              </w:r>
            </w:ins>
          </w:p>
        </w:tc>
        <w:tc>
          <w:tcPr>
            <w:tcW w:w="644" w:type="dxa"/>
            <w:tcBorders>
              <w:top w:val="single" w:sz="4" w:space="0" w:color="auto"/>
            </w:tcBorders>
            <w:shd w:val="clear" w:color="auto" w:fill="EAF1DD" w:themeFill="accent3" w:themeFillTint="33"/>
            <w:tcMar>
              <w:top w:w="100" w:type="dxa"/>
              <w:left w:w="100" w:type="dxa"/>
              <w:bottom w:w="100" w:type="dxa"/>
              <w:right w:w="100" w:type="dxa"/>
            </w:tcMar>
            <w:tcPrChange w:id="918" w:author="Christian Michelsen" w:date="2021-11-16T16:17:00Z">
              <w:tcPr>
                <w:tcW w:w="644" w:type="dxa"/>
                <w:tcBorders>
                  <w:top w:val="single" w:sz="4" w:space="0" w:color="auto"/>
                </w:tcBorders>
                <w:shd w:val="clear" w:color="auto" w:fill="FFFFFF" w:themeFill="background1"/>
                <w:tcMar>
                  <w:top w:w="100" w:type="dxa"/>
                  <w:left w:w="100" w:type="dxa"/>
                  <w:bottom w:w="100" w:type="dxa"/>
                  <w:right w:w="100" w:type="dxa"/>
                </w:tcMar>
              </w:tcPr>
            </w:tcPrChange>
          </w:tcPr>
          <w:p w14:paraId="78273CEE" w14:textId="4E2249AD" w:rsidR="008179DB" w:rsidRPr="008179DB" w:rsidRDefault="008179DB" w:rsidP="008179DB">
            <w:pPr>
              <w:pStyle w:val="NormalWeb"/>
              <w:spacing w:before="0" w:beforeAutospacing="0" w:after="0" w:afterAutospacing="0"/>
              <w:jc w:val="right"/>
              <w:rPr>
                <w:ins w:id="919" w:author="Christian Michelsen" w:date="2021-11-16T16:11:00Z"/>
                <w:rFonts w:ascii="Arial" w:hAnsi="Arial" w:cs="Arial"/>
                <w:color w:val="000000"/>
                <w:sz w:val="18"/>
                <w:szCs w:val="18"/>
              </w:rPr>
            </w:pPr>
            <w:ins w:id="920" w:author="Christian Michelsen" w:date="2021-11-16T16:16:00Z">
              <w:r w:rsidRPr="008179DB">
                <w:rPr>
                  <w:rFonts w:ascii="Arial" w:hAnsi="Arial" w:cs="Arial"/>
                  <w:color w:val="000000"/>
                  <w:sz w:val="18"/>
                  <w:szCs w:val="18"/>
                  <w:rPrChange w:id="921" w:author="Christian Michelsen" w:date="2021-11-16T16:16:00Z">
                    <w:rPr>
                      <w:rFonts w:ascii="Calibri" w:hAnsi="Calibri" w:cs="Calibri"/>
                      <w:color w:val="000000"/>
                    </w:rPr>
                  </w:rPrChange>
                </w:rPr>
                <w:t>89</w:t>
              </w:r>
            </w:ins>
          </w:p>
        </w:tc>
        <w:tc>
          <w:tcPr>
            <w:tcW w:w="792" w:type="dxa"/>
            <w:tcBorders>
              <w:top w:val="single" w:sz="4" w:space="0" w:color="auto"/>
            </w:tcBorders>
            <w:shd w:val="clear" w:color="auto" w:fill="FFFFFF" w:themeFill="background1"/>
            <w:tcMar>
              <w:top w:w="100" w:type="dxa"/>
              <w:left w:w="100" w:type="dxa"/>
              <w:bottom w:w="100" w:type="dxa"/>
              <w:right w:w="100" w:type="dxa"/>
            </w:tcMar>
            <w:tcPrChange w:id="922" w:author="Christian Michelsen" w:date="2021-11-16T16:17:00Z">
              <w:tcPr>
                <w:tcW w:w="792" w:type="dxa"/>
                <w:tcBorders>
                  <w:top w:val="single" w:sz="4" w:space="0" w:color="auto"/>
                </w:tcBorders>
                <w:shd w:val="clear" w:color="auto" w:fill="FFFFFF" w:themeFill="background1"/>
                <w:tcMar>
                  <w:top w:w="100" w:type="dxa"/>
                  <w:left w:w="100" w:type="dxa"/>
                  <w:bottom w:w="100" w:type="dxa"/>
                  <w:right w:w="100" w:type="dxa"/>
                </w:tcMar>
              </w:tcPr>
            </w:tcPrChange>
          </w:tcPr>
          <w:p w14:paraId="14596309" w14:textId="5A6455A4" w:rsidR="008179DB" w:rsidRPr="008179DB" w:rsidRDefault="008179DB" w:rsidP="008179DB">
            <w:pPr>
              <w:pStyle w:val="NormalWeb"/>
              <w:spacing w:before="0" w:beforeAutospacing="0" w:after="0" w:afterAutospacing="0"/>
              <w:jc w:val="right"/>
              <w:rPr>
                <w:ins w:id="923" w:author="Christian Michelsen" w:date="2021-11-16T16:11:00Z"/>
                <w:rFonts w:ascii="Arial" w:hAnsi="Arial" w:cs="Arial"/>
                <w:color w:val="000000"/>
                <w:sz w:val="18"/>
                <w:szCs w:val="18"/>
              </w:rPr>
            </w:pPr>
            <w:ins w:id="924" w:author="Christian Michelsen" w:date="2021-11-16T16:16:00Z">
              <w:r w:rsidRPr="008179DB">
                <w:rPr>
                  <w:rFonts w:ascii="Arial" w:hAnsi="Arial" w:cs="Arial"/>
                  <w:color w:val="000000"/>
                  <w:sz w:val="18"/>
                  <w:szCs w:val="18"/>
                  <w:rPrChange w:id="925" w:author="Christian Michelsen" w:date="2021-11-16T16:16:00Z">
                    <w:rPr>
                      <w:rFonts w:ascii="Calibri" w:hAnsi="Calibri" w:cs="Calibri"/>
                      <w:color w:val="000000"/>
                    </w:rPr>
                  </w:rPrChange>
                </w:rPr>
                <w:t>2846</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926"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44390B63" w14:textId="135234B1" w:rsidR="008179DB" w:rsidRPr="008179DB" w:rsidRDefault="008179DB" w:rsidP="008179DB">
            <w:pPr>
              <w:pStyle w:val="NormalWeb"/>
              <w:spacing w:before="0" w:beforeAutospacing="0" w:after="0" w:afterAutospacing="0"/>
              <w:jc w:val="right"/>
              <w:rPr>
                <w:ins w:id="927" w:author="Christian Michelsen" w:date="2021-11-16T16:11:00Z"/>
                <w:rFonts w:ascii="Arial" w:hAnsi="Arial" w:cs="Arial"/>
                <w:color w:val="000000"/>
                <w:sz w:val="18"/>
                <w:szCs w:val="18"/>
              </w:rPr>
            </w:pPr>
            <w:ins w:id="928" w:author="Christian Michelsen" w:date="2021-11-16T16:16:00Z">
              <w:r w:rsidRPr="008179DB">
                <w:rPr>
                  <w:rFonts w:ascii="Arial" w:hAnsi="Arial" w:cs="Arial"/>
                  <w:color w:val="000000"/>
                  <w:sz w:val="18"/>
                  <w:szCs w:val="18"/>
                  <w:rPrChange w:id="929" w:author="Christian Michelsen" w:date="2021-11-16T16:16:00Z">
                    <w:rPr>
                      <w:rFonts w:ascii="Calibri" w:hAnsi="Calibri" w:cs="Calibri"/>
                      <w:color w:val="000000"/>
                    </w:rPr>
                  </w:rPrChange>
                </w:rPr>
                <w:t>61.1</w:t>
              </w:r>
            </w:ins>
            <w:ins w:id="930"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931"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5B76BADE" w14:textId="0CFB0EA5" w:rsidR="008179DB" w:rsidRPr="008179DB" w:rsidRDefault="008179DB" w:rsidP="008179DB">
            <w:pPr>
              <w:pStyle w:val="NormalWeb"/>
              <w:spacing w:before="0" w:beforeAutospacing="0" w:after="0" w:afterAutospacing="0"/>
              <w:jc w:val="right"/>
              <w:rPr>
                <w:ins w:id="932" w:author="Christian Michelsen" w:date="2021-11-16T16:11:00Z"/>
                <w:rFonts w:ascii="Arial" w:hAnsi="Arial" w:cs="Arial"/>
                <w:color w:val="000000"/>
                <w:sz w:val="18"/>
                <w:szCs w:val="18"/>
              </w:rPr>
            </w:pPr>
            <w:ins w:id="933" w:author="Christian Michelsen" w:date="2021-11-16T16:16:00Z">
              <w:r w:rsidRPr="008179DB">
                <w:rPr>
                  <w:rFonts w:ascii="Arial" w:hAnsi="Arial" w:cs="Arial"/>
                  <w:color w:val="000000"/>
                  <w:sz w:val="18"/>
                  <w:szCs w:val="18"/>
                  <w:rPrChange w:id="934" w:author="Christian Michelsen" w:date="2021-11-16T16:16:00Z">
                    <w:rPr>
                      <w:rFonts w:ascii="Calibri" w:hAnsi="Calibri" w:cs="Calibri"/>
                      <w:color w:val="000000"/>
                    </w:rPr>
                  </w:rPrChange>
                </w:rPr>
                <w:t>14.3</w:t>
              </w:r>
            </w:ins>
            <w:ins w:id="935"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936"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74EBB1AF" w14:textId="1DDCE941" w:rsidR="008179DB" w:rsidRPr="008179DB" w:rsidRDefault="008179DB" w:rsidP="008179DB">
            <w:pPr>
              <w:pStyle w:val="NormalWeb"/>
              <w:spacing w:before="0" w:beforeAutospacing="0" w:after="0" w:afterAutospacing="0"/>
              <w:jc w:val="right"/>
              <w:rPr>
                <w:ins w:id="937" w:author="Christian Michelsen" w:date="2021-11-16T16:11:00Z"/>
                <w:rFonts w:ascii="Arial" w:hAnsi="Arial" w:cs="Arial"/>
                <w:color w:val="000000"/>
                <w:sz w:val="18"/>
                <w:szCs w:val="18"/>
              </w:rPr>
            </w:pPr>
            <w:ins w:id="938" w:author="Christian Michelsen" w:date="2021-11-16T16:16:00Z">
              <w:r w:rsidRPr="008179DB">
                <w:rPr>
                  <w:rFonts w:ascii="Arial" w:hAnsi="Arial" w:cs="Arial"/>
                  <w:color w:val="000000"/>
                  <w:sz w:val="18"/>
                  <w:szCs w:val="18"/>
                  <w:rPrChange w:id="939" w:author="Christian Michelsen" w:date="2021-11-16T16:16:00Z">
                    <w:rPr>
                      <w:rFonts w:ascii="Calibri" w:hAnsi="Calibri" w:cs="Calibri"/>
                      <w:color w:val="000000"/>
                    </w:rPr>
                  </w:rPrChange>
                </w:rPr>
                <w:t>20.8</w:t>
              </w:r>
            </w:ins>
            <w:ins w:id="940" w:author="Christian Michelsen" w:date="2021-11-16T16:20:00Z">
              <w:r>
                <w:rPr>
                  <w:rFonts w:ascii="Arial" w:hAnsi="Arial" w:cs="Arial"/>
                  <w:color w:val="000000"/>
                  <w:sz w:val="18"/>
                  <w:szCs w:val="18"/>
                </w:rPr>
                <w:t>%</w:t>
              </w:r>
            </w:ins>
          </w:p>
        </w:tc>
        <w:tc>
          <w:tcPr>
            <w:tcW w:w="1021" w:type="dxa"/>
            <w:tcBorders>
              <w:top w:val="single" w:sz="4" w:space="0" w:color="auto"/>
            </w:tcBorders>
            <w:shd w:val="clear" w:color="auto" w:fill="EAF1DD" w:themeFill="accent3" w:themeFillTint="33"/>
            <w:tcMar>
              <w:top w:w="100" w:type="dxa"/>
              <w:left w:w="100" w:type="dxa"/>
              <w:bottom w:w="100" w:type="dxa"/>
              <w:right w:w="100" w:type="dxa"/>
            </w:tcMar>
            <w:tcPrChange w:id="941" w:author="Christian Michelsen" w:date="2021-11-16T16:17:00Z">
              <w:tcPr>
                <w:tcW w:w="1021" w:type="dxa"/>
                <w:tcBorders>
                  <w:top w:val="single" w:sz="4" w:space="0" w:color="auto"/>
                </w:tcBorders>
                <w:shd w:val="clear" w:color="auto" w:fill="FFFFFF" w:themeFill="background1"/>
                <w:tcMar>
                  <w:top w:w="100" w:type="dxa"/>
                  <w:left w:w="100" w:type="dxa"/>
                  <w:bottom w:w="100" w:type="dxa"/>
                  <w:right w:w="100" w:type="dxa"/>
                </w:tcMar>
              </w:tcPr>
            </w:tcPrChange>
          </w:tcPr>
          <w:p w14:paraId="110C7B04" w14:textId="5D09693B" w:rsidR="008179DB" w:rsidRPr="008179DB" w:rsidRDefault="008179DB" w:rsidP="008179DB">
            <w:pPr>
              <w:pStyle w:val="NormalWeb"/>
              <w:spacing w:before="0" w:beforeAutospacing="0" w:after="0" w:afterAutospacing="0"/>
              <w:jc w:val="right"/>
              <w:rPr>
                <w:ins w:id="942" w:author="Christian Michelsen" w:date="2021-11-16T16:11:00Z"/>
                <w:rFonts w:ascii="Arial" w:hAnsi="Arial" w:cs="Arial"/>
                <w:color w:val="000000"/>
                <w:sz w:val="18"/>
                <w:szCs w:val="18"/>
              </w:rPr>
            </w:pPr>
            <w:ins w:id="943" w:author="Christian Michelsen" w:date="2021-11-16T16:16:00Z">
              <w:r w:rsidRPr="008179DB">
                <w:rPr>
                  <w:rFonts w:ascii="Arial" w:hAnsi="Arial" w:cs="Arial"/>
                  <w:color w:val="000000"/>
                  <w:sz w:val="18"/>
                  <w:szCs w:val="18"/>
                  <w:rPrChange w:id="944" w:author="Christian Michelsen" w:date="2021-11-16T16:16:00Z">
                    <w:rPr>
                      <w:rFonts w:ascii="Calibri" w:hAnsi="Calibri" w:cs="Calibri"/>
                      <w:color w:val="000000"/>
                    </w:rPr>
                  </w:rPrChange>
                </w:rPr>
                <w:t>75.3</w:t>
              </w:r>
            </w:ins>
            <w:ins w:id="945" w:author="Christian Michelsen" w:date="2021-11-16T16:20:00Z">
              <w:r>
                <w:rPr>
                  <w:rFonts w:ascii="Arial" w:hAnsi="Arial" w:cs="Arial"/>
                  <w:color w:val="000000"/>
                  <w:sz w:val="18"/>
                  <w:szCs w:val="18"/>
                </w:rPr>
                <w:t>%</w:t>
              </w:r>
            </w:ins>
          </w:p>
        </w:tc>
        <w:tc>
          <w:tcPr>
            <w:tcW w:w="1003" w:type="dxa"/>
            <w:tcBorders>
              <w:top w:val="single" w:sz="4" w:space="0" w:color="auto"/>
            </w:tcBorders>
            <w:shd w:val="clear" w:color="auto" w:fill="EAF1DD" w:themeFill="accent3" w:themeFillTint="33"/>
            <w:tcMar>
              <w:top w:w="100" w:type="dxa"/>
              <w:left w:w="100" w:type="dxa"/>
              <w:bottom w:w="100" w:type="dxa"/>
              <w:right w:w="100" w:type="dxa"/>
            </w:tcMar>
            <w:tcPrChange w:id="946" w:author="Christian Michelsen" w:date="2021-11-16T16:17:00Z">
              <w:tcPr>
                <w:tcW w:w="1003" w:type="dxa"/>
                <w:tcBorders>
                  <w:top w:val="single" w:sz="4" w:space="0" w:color="auto"/>
                </w:tcBorders>
                <w:shd w:val="clear" w:color="auto" w:fill="FFFFFF" w:themeFill="background1"/>
                <w:tcMar>
                  <w:top w:w="100" w:type="dxa"/>
                  <w:left w:w="100" w:type="dxa"/>
                  <w:bottom w:w="100" w:type="dxa"/>
                  <w:right w:w="100" w:type="dxa"/>
                </w:tcMar>
              </w:tcPr>
            </w:tcPrChange>
          </w:tcPr>
          <w:p w14:paraId="26D8066C" w14:textId="0D65D845" w:rsidR="008179DB" w:rsidRPr="008179DB" w:rsidRDefault="008179DB" w:rsidP="008179DB">
            <w:pPr>
              <w:pStyle w:val="NormalWeb"/>
              <w:spacing w:before="0" w:beforeAutospacing="0" w:after="0" w:afterAutospacing="0"/>
              <w:jc w:val="right"/>
              <w:rPr>
                <w:ins w:id="947" w:author="Christian Michelsen" w:date="2021-11-16T16:11:00Z"/>
                <w:rFonts w:ascii="Arial" w:hAnsi="Arial" w:cs="Arial"/>
                <w:color w:val="000000"/>
                <w:sz w:val="18"/>
                <w:szCs w:val="18"/>
              </w:rPr>
            </w:pPr>
            <w:ins w:id="948" w:author="Christian Michelsen" w:date="2021-11-16T16:16:00Z">
              <w:r w:rsidRPr="008179DB">
                <w:rPr>
                  <w:rFonts w:ascii="Arial" w:hAnsi="Arial" w:cs="Arial"/>
                  <w:color w:val="000000"/>
                  <w:sz w:val="18"/>
                  <w:szCs w:val="18"/>
                  <w:rPrChange w:id="949" w:author="Christian Michelsen" w:date="2021-11-16T16:16:00Z">
                    <w:rPr>
                      <w:rFonts w:ascii="Calibri" w:hAnsi="Calibri" w:cs="Calibri"/>
                      <w:color w:val="000000"/>
                    </w:rPr>
                  </w:rPrChange>
                </w:rPr>
                <w:t>17.1</w:t>
              </w:r>
            </w:ins>
            <w:ins w:id="950"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FFFFFF" w:themeFill="background1"/>
            <w:tcMar>
              <w:top w:w="100" w:type="dxa"/>
              <w:left w:w="100" w:type="dxa"/>
              <w:bottom w:w="100" w:type="dxa"/>
              <w:right w:w="100" w:type="dxa"/>
            </w:tcMar>
            <w:tcPrChange w:id="951" w:author="Christian Michelsen" w:date="2021-11-16T16:17: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487B1907" w14:textId="0C7D1DAB" w:rsidR="008179DB" w:rsidRPr="008179DB" w:rsidRDefault="008179DB" w:rsidP="008179DB">
            <w:pPr>
              <w:pStyle w:val="NormalWeb"/>
              <w:spacing w:before="0" w:beforeAutospacing="0" w:after="0" w:afterAutospacing="0"/>
              <w:jc w:val="center"/>
              <w:rPr>
                <w:ins w:id="952" w:author="Christian Michelsen" w:date="2021-11-16T16:11:00Z"/>
                <w:rFonts w:ascii="Arial" w:hAnsi="Arial" w:cs="Arial"/>
                <w:color w:val="000000"/>
                <w:sz w:val="18"/>
                <w:szCs w:val="18"/>
              </w:rPr>
            </w:pPr>
            <w:ins w:id="953" w:author="Christian Michelsen" w:date="2021-11-16T16:16:00Z">
              <w:r w:rsidRPr="008179DB">
                <w:rPr>
                  <w:rFonts w:ascii="Arial" w:hAnsi="Arial" w:cs="Arial"/>
                  <w:color w:val="000000"/>
                  <w:sz w:val="18"/>
                  <w:szCs w:val="18"/>
                  <w:rPrChange w:id="954" w:author="Christian Michelsen" w:date="2021-11-16T16:16:00Z">
                    <w:rPr>
                      <w:rFonts w:ascii="Calibri" w:hAnsi="Calibri" w:cs="Calibri"/>
                      <w:color w:val="000000"/>
                    </w:rPr>
                  </w:rPrChange>
                </w:rPr>
                <w:t>-</w:t>
              </w:r>
            </w:ins>
          </w:p>
        </w:tc>
      </w:tr>
      <w:tr w:rsidR="008179DB" w:rsidRPr="0030433B" w14:paraId="121CB45F" w14:textId="77777777" w:rsidTr="008179DB">
        <w:trPr>
          <w:trHeight w:val="219"/>
          <w:ins w:id="955" w:author="Christian Michelsen" w:date="2021-11-16T16:11:00Z"/>
          <w:trPrChange w:id="956" w:author="Christian Michelsen" w:date="2021-11-16T16:17:00Z">
            <w:trPr>
              <w:trHeight w:val="219"/>
            </w:trPr>
          </w:trPrChange>
        </w:trPr>
        <w:tc>
          <w:tcPr>
            <w:tcW w:w="1134" w:type="dxa"/>
            <w:tcMar>
              <w:top w:w="100" w:type="dxa"/>
              <w:left w:w="100" w:type="dxa"/>
              <w:bottom w:w="100" w:type="dxa"/>
              <w:right w:w="100" w:type="dxa"/>
            </w:tcMar>
            <w:tcPrChange w:id="957" w:author="Christian Michelsen" w:date="2021-11-16T16:17:00Z">
              <w:tcPr>
                <w:tcW w:w="1134" w:type="dxa"/>
                <w:tcMar>
                  <w:top w:w="100" w:type="dxa"/>
                  <w:left w:w="100" w:type="dxa"/>
                  <w:bottom w:w="100" w:type="dxa"/>
                  <w:right w:w="100" w:type="dxa"/>
                </w:tcMar>
              </w:tcPr>
            </w:tcPrChange>
          </w:tcPr>
          <w:p w14:paraId="701CF3A2" w14:textId="4DE198D8" w:rsidR="008179DB" w:rsidRPr="0030433B" w:rsidRDefault="008179DB" w:rsidP="008179DB">
            <w:pPr>
              <w:pStyle w:val="NormalWeb"/>
              <w:spacing w:before="0" w:beforeAutospacing="0" w:after="0" w:afterAutospacing="0"/>
              <w:rPr>
                <w:ins w:id="958" w:author="Christian Michelsen" w:date="2021-11-16T16:11:00Z"/>
                <w:rFonts w:ascii="Arial" w:hAnsi="Arial" w:cs="Arial"/>
                <w:color w:val="000000"/>
                <w:sz w:val="18"/>
                <w:szCs w:val="18"/>
              </w:rPr>
            </w:pPr>
            <w:ins w:id="959" w:author="Christian Michelsen" w:date="2021-11-16T16:16:00Z">
              <w:r>
                <w:rPr>
                  <w:rFonts w:ascii="Arial" w:hAnsi="Arial" w:cs="Arial"/>
                  <w:color w:val="000000"/>
                  <w:sz w:val="18"/>
                  <w:szCs w:val="18"/>
                </w:rPr>
                <w:t>LR33</w:t>
              </w:r>
            </w:ins>
          </w:p>
        </w:tc>
        <w:tc>
          <w:tcPr>
            <w:tcW w:w="567" w:type="dxa"/>
            <w:shd w:val="clear" w:color="auto" w:fill="FFFFFF" w:themeFill="background1"/>
            <w:tcMar>
              <w:top w:w="100" w:type="dxa"/>
              <w:left w:w="100" w:type="dxa"/>
              <w:bottom w:w="100" w:type="dxa"/>
              <w:right w:w="100" w:type="dxa"/>
            </w:tcMar>
            <w:tcPrChange w:id="960" w:author="Christian Michelsen" w:date="2021-11-16T16:17:00Z">
              <w:tcPr>
                <w:tcW w:w="567" w:type="dxa"/>
                <w:shd w:val="clear" w:color="auto" w:fill="auto"/>
                <w:tcMar>
                  <w:top w:w="100" w:type="dxa"/>
                  <w:left w:w="100" w:type="dxa"/>
                  <w:bottom w:w="100" w:type="dxa"/>
                  <w:right w:w="100" w:type="dxa"/>
                </w:tcMar>
              </w:tcPr>
            </w:tcPrChange>
          </w:tcPr>
          <w:p w14:paraId="21BB85AA" w14:textId="775D12E2" w:rsidR="008179DB" w:rsidRPr="008179DB" w:rsidRDefault="008179DB" w:rsidP="008179DB">
            <w:pPr>
              <w:pStyle w:val="NormalWeb"/>
              <w:spacing w:before="0" w:beforeAutospacing="0" w:after="0" w:afterAutospacing="0"/>
              <w:jc w:val="right"/>
              <w:rPr>
                <w:ins w:id="961" w:author="Christian Michelsen" w:date="2021-11-16T16:11:00Z"/>
                <w:rFonts w:ascii="Arial" w:hAnsi="Arial" w:cs="Arial"/>
                <w:color w:val="000000"/>
                <w:sz w:val="18"/>
                <w:szCs w:val="18"/>
              </w:rPr>
            </w:pPr>
            <w:ins w:id="962" w:author="Christian Michelsen" w:date="2021-11-16T16:16:00Z">
              <w:r w:rsidRPr="008179DB">
                <w:rPr>
                  <w:rFonts w:ascii="Arial" w:hAnsi="Arial" w:cs="Arial"/>
                  <w:color w:val="000000"/>
                  <w:sz w:val="18"/>
                  <w:szCs w:val="18"/>
                  <w:rPrChange w:id="963" w:author="Christian Michelsen" w:date="2021-11-16T16:16:00Z">
                    <w:rPr>
                      <w:rFonts w:ascii="Calibri" w:hAnsi="Calibri" w:cs="Calibri"/>
                      <w:color w:val="000000"/>
                    </w:rPr>
                  </w:rPrChange>
                </w:rPr>
                <w:t>136</w:t>
              </w:r>
            </w:ins>
          </w:p>
        </w:tc>
        <w:tc>
          <w:tcPr>
            <w:tcW w:w="627" w:type="dxa"/>
            <w:shd w:val="clear" w:color="auto" w:fill="FFFFFF" w:themeFill="background1"/>
            <w:tcMar>
              <w:top w:w="100" w:type="dxa"/>
              <w:left w:w="100" w:type="dxa"/>
              <w:bottom w:w="100" w:type="dxa"/>
              <w:right w:w="100" w:type="dxa"/>
            </w:tcMar>
            <w:tcPrChange w:id="964" w:author="Christian Michelsen" w:date="2021-11-16T16:17:00Z">
              <w:tcPr>
                <w:tcW w:w="627" w:type="dxa"/>
                <w:shd w:val="clear" w:color="auto" w:fill="auto"/>
                <w:tcMar>
                  <w:top w:w="100" w:type="dxa"/>
                  <w:left w:w="100" w:type="dxa"/>
                  <w:bottom w:w="100" w:type="dxa"/>
                  <w:right w:w="100" w:type="dxa"/>
                </w:tcMar>
              </w:tcPr>
            </w:tcPrChange>
          </w:tcPr>
          <w:p w14:paraId="32038F52" w14:textId="489096C6" w:rsidR="008179DB" w:rsidRPr="008179DB" w:rsidRDefault="008179DB" w:rsidP="008179DB">
            <w:pPr>
              <w:pStyle w:val="NormalWeb"/>
              <w:spacing w:before="0" w:beforeAutospacing="0" w:after="0" w:afterAutospacing="0"/>
              <w:jc w:val="right"/>
              <w:rPr>
                <w:ins w:id="965" w:author="Christian Michelsen" w:date="2021-11-16T16:11:00Z"/>
                <w:rFonts w:ascii="Arial" w:hAnsi="Arial" w:cs="Arial"/>
                <w:color w:val="000000"/>
                <w:sz w:val="18"/>
                <w:szCs w:val="18"/>
              </w:rPr>
            </w:pPr>
            <w:ins w:id="966" w:author="Christian Michelsen" w:date="2021-11-16T16:16:00Z">
              <w:r w:rsidRPr="008179DB">
                <w:rPr>
                  <w:rFonts w:ascii="Arial" w:hAnsi="Arial" w:cs="Arial"/>
                  <w:color w:val="000000"/>
                  <w:sz w:val="18"/>
                  <w:szCs w:val="18"/>
                  <w:rPrChange w:id="967" w:author="Christian Michelsen" w:date="2021-11-16T16:16:00Z">
                    <w:rPr>
                      <w:rFonts w:ascii="Calibri" w:hAnsi="Calibri" w:cs="Calibri"/>
                      <w:color w:val="000000"/>
                    </w:rPr>
                  </w:rPrChange>
                </w:rPr>
                <w:t>842</w:t>
              </w:r>
            </w:ins>
          </w:p>
        </w:tc>
        <w:tc>
          <w:tcPr>
            <w:tcW w:w="644" w:type="dxa"/>
            <w:shd w:val="clear" w:color="auto" w:fill="FFFFFF" w:themeFill="background1"/>
            <w:tcMar>
              <w:top w:w="100" w:type="dxa"/>
              <w:left w:w="100" w:type="dxa"/>
              <w:bottom w:w="100" w:type="dxa"/>
              <w:right w:w="100" w:type="dxa"/>
            </w:tcMar>
            <w:tcPrChange w:id="968" w:author="Christian Michelsen" w:date="2021-11-16T16:17:00Z">
              <w:tcPr>
                <w:tcW w:w="644" w:type="dxa"/>
                <w:shd w:val="clear" w:color="auto" w:fill="auto"/>
                <w:tcMar>
                  <w:top w:w="100" w:type="dxa"/>
                  <w:left w:w="100" w:type="dxa"/>
                  <w:bottom w:w="100" w:type="dxa"/>
                  <w:right w:w="100" w:type="dxa"/>
                </w:tcMar>
              </w:tcPr>
            </w:tcPrChange>
          </w:tcPr>
          <w:p w14:paraId="4D9DF7FB" w14:textId="6DFCF2F3" w:rsidR="008179DB" w:rsidRPr="008179DB" w:rsidRDefault="008179DB" w:rsidP="008179DB">
            <w:pPr>
              <w:pStyle w:val="NormalWeb"/>
              <w:spacing w:before="0" w:beforeAutospacing="0" w:after="0" w:afterAutospacing="0"/>
              <w:jc w:val="right"/>
              <w:rPr>
                <w:ins w:id="969" w:author="Christian Michelsen" w:date="2021-11-16T16:11:00Z"/>
                <w:rFonts w:ascii="Arial" w:hAnsi="Arial" w:cs="Arial"/>
                <w:color w:val="000000"/>
                <w:sz w:val="18"/>
                <w:szCs w:val="18"/>
              </w:rPr>
            </w:pPr>
            <w:ins w:id="970" w:author="Christian Michelsen" w:date="2021-11-16T16:16:00Z">
              <w:r w:rsidRPr="008179DB">
                <w:rPr>
                  <w:rFonts w:ascii="Arial" w:hAnsi="Arial" w:cs="Arial"/>
                  <w:color w:val="000000"/>
                  <w:sz w:val="18"/>
                  <w:szCs w:val="18"/>
                  <w:rPrChange w:id="971" w:author="Christian Michelsen" w:date="2021-11-16T16:16:00Z">
                    <w:rPr>
                      <w:rFonts w:ascii="Calibri" w:hAnsi="Calibri" w:cs="Calibri"/>
                      <w:color w:val="000000"/>
                    </w:rPr>
                  </w:rPrChange>
                </w:rPr>
                <w:t>93</w:t>
              </w:r>
            </w:ins>
          </w:p>
        </w:tc>
        <w:tc>
          <w:tcPr>
            <w:tcW w:w="792" w:type="dxa"/>
            <w:shd w:val="clear" w:color="auto" w:fill="FFFFFF" w:themeFill="background1"/>
            <w:tcMar>
              <w:top w:w="100" w:type="dxa"/>
              <w:left w:w="100" w:type="dxa"/>
              <w:bottom w:w="100" w:type="dxa"/>
              <w:right w:w="100" w:type="dxa"/>
            </w:tcMar>
            <w:tcPrChange w:id="972" w:author="Christian Michelsen" w:date="2021-11-16T16:17:00Z">
              <w:tcPr>
                <w:tcW w:w="792" w:type="dxa"/>
                <w:shd w:val="clear" w:color="auto" w:fill="auto"/>
                <w:tcMar>
                  <w:top w:w="100" w:type="dxa"/>
                  <w:left w:w="100" w:type="dxa"/>
                  <w:bottom w:w="100" w:type="dxa"/>
                  <w:right w:w="100" w:type="dxa"/>
                </w:tcMar>
              </w:tcPr>
            </w:tcPrChange>
          </w:tcPr>
          <w:p w14:paraId="403F450E" w14:textId="7630312D" w:rsidR="008179DB" w:rsidRPr="008179DB" w:rsidRDefault="008179DB" w:rsidP="008179DB">
            <w:pPr>
              <w:pStyle w:val="NormalWeb"/>
              <w:spacing w:before="0" w:beforeAutospacing="0" w:after="0" w:afterAutospacing="0"/>
              <w:jc w:val="right"/>
              <w:rPr>
                <w:ins w:id="973" w:author="Christian Michelsen" w:date="2021-11-16T16:11:00Z"/>
                <w:rFonts w:ascii="Arial" w:hAnsi="Arial" w:cs="Arial"/>
                <w:color w:val="000000"/>
                <w:sz w:val="18"/>
                <w:szCs w:val="18"/>
              </w:rPr>
            </w:pPr>
            <w:ins w:id="974" w:author="Christian Michelsen" w:date="2021-11-16T16:16:00Z">
              <w:r w:rsidRPr="008179DB">
                <w:rPr>
                  <w:rFonts w:ascii="Arial" w:hAnsi="Arial" w:cs="Arial"/>
                  <w:color w:val="000000"/>
                  <w:sz w:val="18"/>
                  <w:szCs w:val="18"/>
                  <w:rPrChange w:id="975" w:author="Christian Michelsen" w:date="2021-11-16T16:16:00Z">
                    <w:rPr>
                      <w:rFonts w:ascii="Calibri" w:hAnsi="Calibri" w:cs="Calibri"/>
                      <w:color w:val="000000"/>
                    </w:rPr>
                  </w:rPrChange>
                </w:rPr>
                <w:t>2842</w:t>
              </w:r>
            </w:ins>
          </w:p>
        </w:tc>
        <w:tc>
          <w:tcPr>
            <w:tcW w:w="893" w:type="dxa"/>
            <w:shd w:val="clear" w:color="auto" w:fill="FFFFFF" w:themeFill="background1"/>
            <w:tcMar>
              <w:top w:w="100" w:type="dxa"/>
              <w:left w:w="100" w:type="dxa"/>
              <w:bottom w:w="100" w:type="dxa"/>
              <w:right w:w="100" w:type="dxa"/>
            </w:tcMar>
            <w:tcPrChange w:id="976" w:author="Christian Michelsen" w:date="2021-11-16T16:17:00Z">
              <w:tcPr>
                <w:tcW w:w="893" w:type="dxa"/>
                <w:shd w:val="clear" w:color="auto" w:fill="auto"/>
                <w:tcMar>
                  <w:top w:w="100" w:type="dxa"/>
                  <w:left w:w="100" w:type="dxa"/>
                  <w:bottom w:w="100" w:type="dxa"/>
                  <w:right w:w="100" w:type="dxa"/>
                </w:tcMar>
              </w:tcPr>
            </w:tcPrChange>
          </w:tcPr>
          <w:p w14:paraId="56490100" w14:textId="35190B37" w:rsidR="008179DB" w:rsidRPr="008179DB" w:rsidRDefault="008179DB" w:rsidP="008179DB">
            <w:pPr>
              <w:pStyle w:val="NormalWeb"/>
              <w:spacing w:before="0" w:beforeAutospacing="0" w:after="0" w:afterAutospacing="0"/>
              <w:jc w:val="right"/>
              <w:rPr>
                <w:ins w:id="977" w:author="Christian Michelsen" w:date="2021-11-16T16:11:00Z"/>
                <w:rFonts w:ascii="Arial" w:hAnsi="Arial" w:cs="Arial"/>
                <w:color w:val="000000"/>
                <w:sz w:val="18"/>
                <w:szCs w:val="18"/>
              </w:rPr>
            </w:pPr>
            <w:ins w:id="978" w:author="Christian Michelsen" w:date="2021-11-16T16:16:00Z">
              <w:r w:rsidRPr="008179DB">
                <w:rPr>
                  <w:rFonts w:ascii="Arial" w:hAnsi="Arial" w:cs="Arial"/>
                  <w:color w:val="000000"/>
                  <w:sz w:val="18"/>
                  <w:szCs w:val="18"/>
                  <w:rPrChange w:id="979" w:author="Christian Michelsen" w:date="2021-11-16T16:16:00Z">
                    <w:rPr>
                      <w:rFonts w:ascii="Calibri" w:hAnsi="Calibri" w:cs="Calibri"/>
                      <w:color w:val="000000"/>
                    </w:rPr>
                  </w:rPrChange>
                </w:rPr>
                <w:t>59.4</w:t>
              </w:r>
            </w:ins>
            <w:ins w:id="98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981" w:author="Christian Michelsen" w:date="2021-11-16T16:17:00Z">
              <w:tcPr>
                <w:tcW w:w="893" w:type="dxa"/>
                <w:shd w:val="clear" w:color="auto" w:fill="auto"/>
                <w:tcMar>
                  <w:top w:w="100" w:type="dxa"/>
                  <w:left w:w="100" w:type="dxa"/>
                  <w:bottom w:w="100" w:type="dxa"/>
                  <w:right w:w="100" w:type="dxa"/>
                </w:tcMar>
              </w:tcPr>
            </w:tcPrChange>
          </w:tcPr>
          <w:p w14:paraId="49B851D0" w14:textId="6989D3F0" w:rsidR="008179DB" w:rsidRPr="008179DB" w:rsidRDefault="008179DB" w:rsidP="008179DB">
            <w:pPr>
              <w:pStyle w:val="NormalWeb"/>
              <w:spacing w:before="0" w:beforeAutospacing="0" w:after="0" w:afterAutospacing="0"/>
              <w:jc w:val="right"/>
              <w:rPr>
                <w:ins w:id="982" w:author="Christian Michelsen" w:date="2021-11-16T16:11:00Z"/>
                <w:rFonts w:ascii="Arial" w:hAnsi="Arial" w:cs="Arial"/>
                <w:color w:val="000000"/>
                <w:sz w:val="18"/>
                <w:szCs w:val="18"/>
              </w:rPr>
            </w:pPr>
            <w:ins w:id="983" w:author="Christian Michelsen" w:date="2021-11-16T16:16:00Z">
              <w:r w:rsidRPr="008179DB">
                <w:rPr>
                  <w:rFonts w:ascii="Arial" w:hAnsi="Arial" w:cs="Arial"/>
                  <w:color w:val="000000"/>
                  <w:sz w:val="18"/>
                  <w:szCs w:val="18"/>
                  <w:rPrChange w:id="984" w:author="Christian Michelsen" w:date="2021-11-16T16:16:00Z">
                    <w:rPr>
                      <w:rFonts w:ascii="Calibri" w:hAnsi="Calibri" w:cs="Calibri"/>
                      <w:color w:val="000000"/>
                    </w:rPr>
                  </w:rPrChange>
                </w:rPr>
                <w:t>13.9</w:t>
              </w:r>
            </w:ins>
            <w:ins w:id="98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986" w:author="Christian Michelsen" w:date="2021-11-16T16:17:00Z">
              <w:tcPr>
                <w:tcW w:w="893" w:type="dxa"/>
                <w:shd w:val="clear" w:color="auto" w:fill="auto"/>
                <w:tcMar>
                  <w:top w:w="100" w:type="dxa"/>
                  <w:left w:w="100" w:type="dxa"/>
                  <w:bottom w:w="100" w:type="dxa"/>
                  <w:right w:w="100" w:type="dxa"/>
                </w:tcMar>
              </w:tcPr>
            </w:tcPrChange>
          </w:tcPr>
          <w:p w14:paraId="3F277938" w14:textId="3EED3197" w:rsidR="008179DB" w:rsidRPr="008179DB" w:rsidRDefault="008179DB" w:rsidP="008179DB">
            <w:pPr>
              <w:pStyle w:val="NormalWeb"/>
              <w:spacing w:before="0" w:beforeAutospacing="0" w:after="0" w:afterAutospacing="0"/>
              <w:jc w:val="right"/>
              <w:rPr>
                <w:ins w:id="987" w:author="Christian Michelsen" w:date="2021-11-16T16:11:00Z"/>
                <w:rFonts w:ascii="Arial" w:hAnsi="Arial" w:cs="Arial"/>
                <w:color w:val="000000"/>
                <w:sz w:val="18"/>
                <w:szCs w:val="18"/>
              </w:rPr>
            </w:pPr>
            <w:ins w:id="988" w:author="Christian Michelsen" w:date="2021-11-16T16:16:00Z">
              <w:r w:rsidRPr="008179DB">
                <w:rPr>
                  <w:rFonts w:ascii="Arial" w:hAnsi="Arial" w:cs="Arial"/>
                  <w:color w:val="000000"/>
                  <w:sz w:val="18"/>
                  <w:szCs w:val="18"/>
                  <w:rPrChange w:id="989" w:author="Christian Michelsen" w:date="2021-11-16T16:16:00Z">
                    <w:rPr>
                      <w:rFonts w:ascii="Calibri" w:hAnsi="Calibri" w:cs="Calibri"/>
                      <w:color w:val="000000"/>
                    </w:rPr>
                  </w:rPrChange>
                </w:rPr>
                <w:t>19.8</w:t>
              </w:r>
            </w:ins>
            <w:ins w:id="990"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991" w:author="Christian Michelsen" w:date="2021-11-16T16:17:00Z">
              <w:tcPr>
                <w:tcW w:w="1021" w:type="dxa"/>
                <w:shd w:val="clear" w:color="auto" w:fill="auto"/>
                <w:tcMar>
                  <w:top w:w="100" w:type="dxa"/>
                  <w:left w:w="100" w:type="dxa"/>
                  <w:bottom w:w="100" w:type="dxa"/>
                  <w:right w:w="100" w:type="dxa"/>
                </w:tcMar>
              </w:tcPr>
            </w:tcPrChange>
          </w:tcPr>
          <w:p w14:paraId="68623F52" w14:textId="5C147059" w:rsidR="008179DB" w:rsidRPr="008179DB" w:rsidRDefault="008179DB" w:rsidP="008179DB">
            <w:pPr>
              <w:pStyle w:val="NormalWeb"/>
              <w:spacing w:before="0" w:beforeAutospacing="0" w:after="0" w:afterAutospacing="0"/>
              <w:jc w:val="right"/>
              <w:rPr>
                <w:ins w:id="992" w:author="Christian Michelsen" w:date="2021-11-16T16:11:00Z"/>
                <w:rFonts w:ascii="Arial" w:hAnsi="Arial" w:cs="Arial"/>
                <w:color w:val="000000"/>
                <w:sz w:val="18"/>
                <w:szCs w:val="18"/>
              </w:rPr>
            </w:pPr>
            <w:ins w:id="993" w:author="Christian Michelsen" w:date="2021-11-16T16:16:00Z">
              <w:r w:rsidRPr="008179DB">
                <w:rPr>
                  <w:rFonts w:ascii="Arial" w:hAnsi="Arial" w:cs="Arial"/>
                  <w:color w:val="000000"/>
                  <w:sz w:val="18"/>
                  <w:szCs w:val="18"/>
                  <w:rPrChange w:id="994" w:author="Christian Michelsen" w:date="2021-11-16T16:16:00Z">
                    <w:rPr>
                      <w:rFonts w:ascii="Calibri" w:hAnsi="Calibri" w:cs="Calibri"/>
                      <w:color w:val="000000"/>
                    </w:rPr>
                  </w:rPrChange>
                </w:rPr>
                <w:t>74.1</w:t>
              </w:r>
            </w:ins>
            <w:ins w:id="995"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996" w:author="Christian Michelsen" w:date="2021-11-16T16:17:00Z">
              <w:tcPr>
                <w:tcW w:w="1003" w:type="dxa"/>
                <w:shd w:val="clear" w:color="auto" w:fill="auto"/>
                <w:tcMar>
                  <w:top w:w="100" w:type="dxa"/>
                  <w:left w:w="100" w:type="dxa"/>
                  <w:bottom w:w="100" w:type="dxa"/>
                  <w:right w:w="100" w:type="dxa"/>
                </w:tcMar>
              </w:tcPr>
            </w:tcPrChange>
          </w:tcPr>
          <w:p w14:paraId="1C240ECC" w14:textId="3C88F25D" w:rsidR="008179DB" w:rsidRPr="008179DB" w:rsidRDefault="008179DB" w:rsidP="008179DB">
            <w:pPr>
              <w:pStyle w:val="NormalWeb"/>
              <w:spacing w:before="0" w:beforeAutospacing="0" w:after="0" w:afterAutospacing="0"/>
              <w:jc w:val="right"/>
              <w:rPr>
                <w:ins w:id="997" w:author="Christian Michelsen" w:date="2021-11-16T16:11:00Z"/>
                <w:rFonts w:ascii="Arial" w:hAnsi="Arial" w:cs="Arial"/>
                <w:color w:val="000000"/>
                <w:sz w:val="18"/>
                <w:szCs w:val="18"/>
              </w:rPr>
            </w:pPr>
            <w:ins w:id="998" w:author="Christian Michelsen" w:date="2021-11-16T16:16:00Z">
              <w:r w:rsidRPr="008179DB">
                <w:rPr>
                  <w:rFonts w:ascii="Arial" w:hAnsi="Arial" w:cs="Arial"/>
                  <w:color w:val="000000"/>
                  <w:sz w:val="18"/>
                  <w:szCs w:val="18"/>
                  <w:rPrChange w:id="999" w:author="Christian Michelsen" w:date="2021-11-16T16:16:00Z">
                    <w:rPr>
                      <w:rFonts w:ascii="Calibri" w:hAnsi="Calibri" w:cs="Calibri"/>
                      <w:color w:val="000000"/>
                    </w:rPr>
                  </w:rPrChange>
                </w:rPr>
                <w:t>16.7</w:t>
              </w:r>
            </w:ins>
            <w:ins w:id="100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01" w:author="Christian Michelsen" w:date="2021-11-16T16:17:00Z">
              <w:tcPr>
                <w:tcW w:w="893" w:type="dxa"/>
                <w:shd w:val="clear" w:color="auto" w:fill="auto"/>
                <w:tcMar>
                  <w:top w:w="100" w:type="dxa"/>
                  <w:left w:w="100" w:type="dxa"/>
                  <w:bottom w:w="100" w:type="dxa"/>
                  <w:right w:w="100" w:type="dxa"/>
                </w:tcMar>
              </w:tcPr>
            </w:tcPrChange>
          </w:tcPr>
          <w:p w14:paraId="2E587211" w14:textId="037B3754" w:rsidR="008179DB" w:rsidRPr="008179DB" w:rsidRDefault="008179DB" w:rsidP="008179DB">
            <w:pPr>
              <w:pStyle w:val="NormalWeb"/>
              <w:spacing w:before="0" w:beforeAutospacing="0" w:after="0" w:afterAutospacing="0"/>
              <w:jc w:val="right"/>
              <w:rPr>
                <w:ins w:id="1002" w:author="Christian Michelsen" w:date="2021-11-16T16:11:00Z"/>
                <w:rFonts w:ascii="Arial" w:hAnsi="Arial" w:cs="Arial"/>
                <w:color w:val="000000"/>
                <w:sz w:val="18"/>
                <w:szCs w:val="18"/>
              </w:rPr>
            </w:pPr>
            <w:ins w:id="1003" w:author="Christian Michelsen" w:date="2021-11-16T16:16:00Z">
              <w:r w:rsidRPr="008179DB">
                <w:rPr>
                  <w:rFonts w:ascii="Arial" w:hAnsi="Arial" w:cs="Arial"/>
                  <w:color w:val="000000"/>
                  <w:sz w:val="18"/>
                  <w:szCs w:val="18"/>
                  <w:rPrChange w:id="1004" w:author="Christian Michelsen" w:date="2021-11-16T16:16:00Z">
                    <w:rPr>
                      <w:rFonts w:ascii="Calibri" w:hAnsi="Calibri" w:cs="Calibri"/>
                      <w:color w:val="000000"/>
                    </w:rPr>
                  </w:rPrChange>
                </w:rPr>
                <w:t>35.3</w:t>
              </w:r>
            </w:ins>
          </w:p>
        </w:tc>
      </w:tr>
      <w:tr w:rsidR="008179DB" w:rsidRPr="0030433B" w14:paraId="3615AD36" w14:textId="77777777" w:rsidTr="008179DB">
        <w:trPr>
          <w:trHeight w:val="219"/>
          <w:ins w:id="1005" w:author="Christian Michelsen" w:date="2021-11-16T16:11:00Z"/>
          <w:trPrChange w:id="1006" w:author="Christian Michelsen" w:date="2021-11-16T16:17:00Z">
            <w:trPr>
              <w:trHeight w:val="219"/>
            </w:trPr>
          </w:trPrChange>
        </w:trPr>
        <w:tc>
          <w:tcPr>
            <w:tcW w:w="1134" w:type="dxa"/>
            <w:tcMar>
              <w:top w:w="100" w:type="dxa"/>
              <w:left w:w="100" w:type="dxa"/>
              <w:bottom w:w="100" w:type="dxa"/>
              <w:right w:w="100" w:type="dxa"/>
            </w:tcMar>
            <w:tcPrChange w:id="1007" w:author="Christian Michelsen" w:date="2021-11-16T16:17:00Z">
              <w:tcPr>
                <w:tcW w:w="1134" w:type="dxa"/>
                <w:tcMar>
                  <w:top w:w="100" w:type="dxa"/>
                  <w:left w:w="100" w:type="dxa"/>
                  <w:bottom w:w="100" w:type="dxa"/>
                  <w:right w:w="100" w:type="dxa"/>
                </w:tcMar>
              </w:tcPr>
            </w:tcPrChange>
          </w:tcPr>
          <w:p w14:paraId="72404AD8" w14:textId="0B9BC3E5" w:rsidR="008179DB" w:rsidRPr="0030433B" w:rsidRDefault="008179DB" w:rsidP="008179DB">
            <w:pPr>
              <w:pStyle w:val="NormalWeb"/>
              <w:spacing w:before="0" w:beforeAutospacing="0" w:after="0" w:afterAutospacing="0"/>
              <w:rPr>
                <w:ins w:id="1008" w:author="Christian Michelsen" w:date="2021-11-16T16:11:00Z"/>
                <w:rFonts w:ascii="Arial" w:hAnsi="Arial" w:cs="Arial"/>
                <w:color w:val="000000"/>
                <w:sz w:val="18"/>
                <w:szCs w:val="18"/>
              </w:rPr>
            </w:pPr>
            <w:ins w:id="1009" w:author="Christian Michelsen" w:date="2021-11-16T16:16:00Z">
              <w:r>
                <w:rPr>
                  <w:rFonts w:ascii="Arial" w:hAnsi="Arial" w:cs="Arial"/>
                  <w:color w:val="000000"/>
                  <w:sz w:val="18"/>
                  <w:szCs w:val="18"/>
                </w:rPr>
                <w:t>ML10</w:t>
              </w:r>
            </w:ins>
          </w:p>
        </w:tc>
        <w:tc>
          <w:tcPr>
            <w:tcW w:w="567" w:type="dxa"/>
            <w:shd w:val="clear" w:color="auto" w:fill="FFFFFF" w:themeFill="background1"/>
            <w:tcMar>
              <w:top w:w="100" w:type="dxa"/>
              <w:left w:w="100" w:type="dxa"/>
              <w:bottom w:w="100" w:type="dxa"/>
              <w:right w:w="100" w:type="dxa"/>
            </w:tcMar>
            <w:tcPrChange w:id="1010" w:author="Christian Michelsen" w:date="2021-11-16T16:17:00Z">
              <w:tcPr>
                <w:tcW w:w="567" w:type="dxa"/>
                <w:shd w:val="clear" w:color="auto" w:fill="auto"/>
                <w:tcMar>
                  <w:top w:w="100" w:type="dxa"/>
                  <w:left w:w="100" w:type="dxa"/>
                  <w:bottom w:w="100" w:type="dxa"/>
                  <w:right w:w="100" w:type="dxa"/>
                </w:tcMar>
              </w:tcPr>
            </w:tcPrChange>
          </w:tcPr>
          <w:p w14:paraId="2784325D" w14:textId="726900BC" w:rsidR="008179DB" w:rsidRPr="008179DB" w:rsidRDefault="008179DB" w:rsidP="008179DB">
            <w:pPr>
              <w:pStyle w:val="NormalWeb"/>
              <w:spacing w:before="0" w:beforeAutospacing="0" w:after="0" w:afterAutospacing="0"/>
              <w:jc w:val="right"/>
              <w:rPr>
                <w:ins w:id="1011" w:author="Christian Michelsen" w:date="2021-11-16T16:11:00Z"/>
                <w:rFonts w:ascii="Arial" w:hAnsi="Arial" w:cs="Arial"/>
                <w:color w:val="000000"/>
                <w:sz w:val="18"/>
                <w:szCs w:val="18"/>
              </w:rPr>
            </w:pPr>
            <w:ins w:id="1012" w:author="Christian Michelsen" w:date="2021-11-16T16:16:00Z">
              <w:r w:rsidRPr="008179DB">
                <w:rPr>
                  <w:rFonts w:ascii="Arial" w:hAnsi="Arial" w:cs="Arial"/>
                  <w:color w:val="000000"/>
                  <w:sz w:val="18"/>
                  <w:szCs w:val="18"/>
                  <w:rPrChange w:id="1013" w:author="Christian Michelsen" w:date="2021-11-16T16:16:00Z">
                    <w:rPr>
                      <w:rFonts w:ascii="Calibri" w:hAnsi="Calibri" w:cs="Calibri"/>
                      <w:color w:val="000000"/>
                    </w:rPr>
                  </w:rPrChange>
                </w:rPr>
                <w:t>134</w:t>
              </w:r>
            </w:ins>
          </w:p>
        </w:tc>
        <w:tc>
          <w:tcPr>
            <w:tcW w:w="627" w:type="dxa"/>
            <w:shd w:val="clear" w:color="auto" w:fill="FFFFFF" w:themeFill="background1"/>
            <w:tcMar>
              <w:top w:w="100" w:type="dxa"/>
              <w:left w:w="100" w:type="dxa"/>
              <w:bottom w:w="100" w:type="dxa"/>
              <w:right w:w="100" w:type="dxa"/>
            </w:tcMar>
            <w:tcPrChange w:id="1014" w:author="Christian Michelsen" w:date="2021-11-16T16:17:00Z">
              <w:tcPr>
                <w:tcW w:w="627" w:type="dxa"/>
                <w:shd w:val="clear" w:color="auto" w:fill="auto"/>
                <w:tcMar>
                  <w:top w:w="100" w:type="dxa"/>
                  <w:left w:w="100" w:type="dxa"/>
                  <w:bottom w:w="100" w:type="dxa"/>
                  <w:right w:w="100" w:type="dxa"/>
                </w:tcMar>
              </w:tcPr>
            </w:tcPrChange>
          </w:tcPr>
          <w:p w14:paraId="158CD0DC" w14:textId="6B7065E3" w:rsidR="008179DB" w:rsidRPr="008179DB" w:rsidRDefault="008179DB" w:rsidP="008179DB">
            <w:pPr>
              <w:pStyle w:val="NormalWeb"/>
              <w:spacing w:before="0" w:beforeAutospacing="0" w:after="0" w:afterAutospacing="0"/>
              <w:jc w:val="right"/>
              <w:rPr>
                <w:ins w:id="1015" w:author="Christian Michelsen" w:date="2021-11-16T16:11:00Z"/>
                <w:rFonts w:ascii="Arial" w:hAnsi="Arial" w:cs="Arial"/>
                <w:color w:val="000000"/>
                <w:sz w:val="18"/>
                <w:szCs w:val="18"/>
              </w:rPr>
            </w:pPr>
            <w:ins w:id="1016" w:author="Christian Michelsen" w:date="2021-11-16T16:16:00Z">
              <w:r w:rsidRPr="008179DB">
                <w:rPr>
                  <w:rFonts w:ascii="Arial" w:hAnsi="Arial" w:cs="Arial"/>
                  <w:color w:val="000000"/>
                  <w:sz w:val="18"/>
                  <w:szCs w:val="18"/>
                  <w:rPrChange w:id="1017" w:author="Christian Michelsen" w:date="2021-11-16T16:16:00Z">
                    <w:rPr>
                      <w:rFonts w:ascii="Calibri" w:hAnsi="Calibri" w:cs="Calibri"/>
                      <w:color w:val="000000"/>
                    </w:rPr>
                  </w:rPrChange>
                </w:rPr>
                <w:t>844</w:t>
              </w:r>
            </w:ins>
          </w:p>
        </w:tc>
        <w:tc>
          <w:tcPr>
            <w:tcW w:w="644" w:type="dxa"/>
            <w:shd w:val="clear" w:color="auto" w:fill="FFFFFF" w:themeFill="background1"/>
            <w:tcMar>
              <w:top w:w="100" w:type="dxa"/>
              <w:left w:w="100" w:type="dxa"/>
              <w:bottom w:w="100" w:type="dxa"/>
              <w:right w:w="100" w:type="dxa"/>
            </w:tcMar>
            <w:tcPrChange w:id="1018" w:author="Christian Michelsen" w:date="2021-11-16T16:17:00Z">
              <w:tcPr>
                <w:tcW w:w="644" w:type="dxa"/>
                <w:shd w:val="clear" w:color="auto" w:fill="auto"/>
                <w:tcMar>
                  <w:top w:w="100" w:type="dxa"/>
                  <w:left w:w="100" w:type="dxa"/>
                  <w:bottom w:w="100" w:type="dxa"/>
                  <w:right w:w="100" w:type="dxa"/>
                </w:tcMar>
              </w:tcPr>
            </w:tcPrChange>
          </w:tcPr>
          <w:p w14:paraId="56354ECE" w14:textId="2541A2B4" w:rsidR="008179DB" w:rsidRPr="008179DB" w:rsidRDefault="008179DB" w:rsidP="008179DB">
            <w:pPr>
              <w:pStyle w:val="NormalWeb"/>
              <w:spacing w:before="0" w:beforeAutospacing="0" w:after="0" w:afterAutospacing="0"/>
              <w:jc w:val="right"/>
              <w:rPr>
                <w:ins w:id="1019" w:author="Christian Michelsen" w:date="2021-11-16T16:11:00Z"/>
                <w:rFonts w:ascii="Arial" w:hAnsi="Arial" w:cs="Arial"/>
                <w:color w:val="000000"/>
                <w:sz w:val="18"/>
                <w:szCs w:val="18"/>
              </w:rPr>
            </w:pPr>
            <w:ins w:id="1020" w:author="Christian Michelsen" w:date="2021-11-16T16:16:00Z">
              <w:r w:rsidRPr="008179DB">
                <w:rPr>
                  <w:rFonts w:ascii="Arial" w:hAnsi="Arial" w:cs="Arial"/>
                  <w:color w:val="000000"/>
                  <w:sz w:val="18"/>
                  <w:szCs w:val="18"/>
                  <w:rPrChange w:id="1021" w:author="Christian Michelsen" w:date="2021-11-16T16:16:00Z">
                    <w:rPr>
                      <w:rFonts w:ascii="Calibri" w:hAnsi="Calibri" w:cs="Calibri"/>
                      <w:color w:val="000000"/>
                    </w:rPr>
                  </w:rPrChange>
                </w:rPr>
                <w:t>95</w:t>
              </w:r>
            </w:ins>
          </w:p>
        </w:tc>
        <w:tc>
          <w:tcPr>
            <w:tcW w:w="792" w:type="dxa"/>
            <w:shd w:val="clear" w:color="auto" w:fill="FFFFFF" w:themeFill="background1"/>
            <w:tcMar>
              <w:top w:w="100" w:type="dxa"/>
              <w:left w:w="100" w:type="dxa"/>
              <w:bottom w:w="100" w:type="dxa"/>
              <w:right w:w="100" w:type="dxa"/>
            </w:tcMar>
            <w:tcPrChange w:id="1022" w:author="Christian Michelsen" w:date="2021-11-16T16:17:00Z">
              <w:tcPr>
                <w:tcW w:w="792" w:type="dxa"/>
                <w:shd w:val="clear" w:color="auto" w:fill="auto"/>
                <w:tcMar>
                  <w:top w:w="100" w:type="dxa"/>
                  <w:left w:w="100" w:type="dxa"/>
                  <w:bottom w:w="100" w:type="dxa"/>
                  <w:right w:w="100" w:type="dxa"/>
                </w:tcMar>
              </w:tcPr>
            </w:tcPrChange>
          </w:tcPr>
          <w:p w14:paraId="561D083B" w14:textId="7069D6FF" w:rsidR="008179DB" w:rsidRPr="008179DB" w:rsidRDefault="008179DB" w:rsidP="008179DB">
            <w:pPr>
              <w:pStyle w:val="NormalWeb"/>
              <w:spacing w:before="0" w:beforeAutospacing="0" w:after="0" w:afterAutospacing="0"/>
              <w:jc w:val="right"/>
              <w:rPr>
                <w:ins w:id="1023" w:author="Christian Michelsen" w:date="2021-11-16T16:11:00Z"/>
                <w:rFonts w:ascii="Arial" w:hAnsi="Arial" w:cs="Arial"/>
                <w:color w:val="000000"/>
                <w:sz w:val="18"/>
                <w:szCs w:val="18"/>
              </w:rPr>
            </w:pPr>
            <w:ins w:id="1024" w:author="Christian Michelsen" w:date="2021-11-16T16:16:00Z">
              <w:r w:rsidRPr="008179DB">
                <w:rPr>
                  <w:rFonts w:ascii="Arial" w:hAnsi="Arial" w:cs="Arial"/>
                  <w:color w:val="000000"/>
                  <w:sz w:val="18"/>
                  <w:szCs w:val="18"/>
                  <w:rPrChange w:id="1025" w:author="Christian Michelsen" w:date="2021-11-16T16:16:00Z">
                    <w:rPr>
                      <w:rFonts w:ascii="Calibri" w:hAnsi="Calibri" w:cs="Calibri"/>
                      <w:color w:val="000000"/>
                    </w:rPr>
                  </w:rPrChange>
                </w:rPr>
                <w:t>2840</w:t>
              </w:r>
            </w:ins>
          </w:p>
        </w:tc>
        <w:tc>
          <w:tcPr>
            <w:tcW w:w="893" w:type="dxa"/>
            <w:shd w:val="clear" w:color="auto" w:fill="FFFFFF" w:themeFill="background1"/>
            <w:tcMar>
              <w:top w:w="100" w:type="dxa"/>
              <w:left w:w="100" w:type="dxa"/>
              <w:bottom w:w="100" w:type="dxa"/>
              <w:right w:w="100" w:type="dxa"/>
            </w:tcMar>
            <w:tcPrChange w:id="1026" w:author="Christian Michelsen" w:date="2021-11-16T16:17:00Z">
              <w:tcPr>
                <w:tcW w:w="893" w:type="dxa"/>
                <w:shd w:val="clear" w:color="auto" w:fill="auto"/>
                <w:tcMar>
                  <w:top w:w="100" w:type="dxa"/>
                  <w:left w:w="100" w:type="dxa"/>
                  <w:bottom w:w="100" w:type="dxa"/>
                  <w:right w:w="100" w:type="dxa"/>
                </w:tcMar>
              </w:tcPr>
            </w:tcPrChange>
          </w:tcPr>
          <w:p w14:paraId="32D19FA5" w14:textId="3A7F1728" w:rsidR="008179DB" w:rsidRPr="008179DB" w:rsidRDefault="008179DB" w:rsidP="008179DB">
            <w:pPr>
              <w:pStyle w:val="NormalWeb"/>
              <w:spacing w:before="0" w:beforeAutospacing="0" w:after="0" w:afterAutospacing="0"/>
              <w:jc w:val="right"/>
              <w:rPr>
                <w:ins w:id="1027" w:author="Christian Michelsen" w:date="2021-11-16T16:11:00Z"/>
                <w:rFonts w:ascii="Arial" w:hAnsi="Arial" w:cs="Arial"/>
                <w:color w:val="000000"/>
                <w:sz w:val="18"/>
                <w:szCs w:val="18"/>
              </w:rPr>
            </w:pPr>
            <w:ins w:id="1028" w:author="Christian Michelsen" w:date="2021-11-16T16:16:00Z">
              <w:r w:rsidRPr="008179DB">
                <w:rPr>
                  <w:rFonts w:ascii="Arial" w:hAnsi="Arial" w:cs="Arial"/>
                  <w:color w:val="000000"/>
                  <w:sz w:val="18"/>
                  <w:szCs w:val="18"/>
                  <w:rPrChange w:id="1029" w:author="Christian Michelsen" w:date="2021-11-16T16:16:00Z">
                    <w:rPr>
                      <w:rFonts w:ascii="Calibri" w:hAnsi="Calibri" w:cs="Calibri"/>
                      <w:color w:val="000000"/>
                    </w:rPr>
                  </w:rPrChange>
                </w:rPr>
                <w:t>58.5</w:t>
              </w:r>
            </w:ins>
            <w:ins w:id="103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31" w:author="Christian Michelsen" w:date="2021-11-16T16:17:00Z">
              <w:tcPr>
                <w:tcW w:w="893" w:type="dxa"/>
                <w:shd w:val="clear" w:color="auto" w:fill="auto"/>
                <w:tcMar>
                  <w:top w:w="100" w:type="dxa"/>
                  <w:left w:w="100" w:type="dxa"/>
                  <w:bottom w:w="100" w:type="dxa"/>
                  <w:right w:w="100" w:type="dxa"/>
                </w:tcMar>
              </w:tcPr>
            </w:tcPrChange>
          </w:tcPr>
          <w:p w14:paraId="2EE6391C" w14:textId="012E5544" w:rsidR="008179DB" w:rsidRPr="008179DB" w:rsidRDefault="008179DB" w:rsidP="008179DB">
            <w:pPr>
              <w:pStyle w:val="NormalWeb"/>
              <w:spacing w:before="0" w:beforeAutospacing="0" w:after="0" w:afterAutospacing="0"/>
              <w:jc w:val="right"/>
              <w:rPr>
                <w:ins w:id="1032" w:author="Christian Michelsen" w:date="2021-11-16T16:11:00Z"/>
                <w:rFonts w:ascii="Arial" w:hAnsi="Arial" w:cs="Arial"/>
                <w:color w:val="000000"/>
                <w:sz w:val="18"/>
                <w:szCs w:val="18"/>
              </w:rPr>
            </w:pPr>
            <w:ins w:id="1033" w:author="Christian Michelsen" w:date="2021-11-16T16:16:00Z">
              <w:r w:rsidRPr="008179DB">
                <w:rPr>
                  <w:rFonts w:ascii="Arial" w:hAnsi="Arial" w:cs="Arial"/>
                  <w:color w:val="000000"/>
                  <w:sz w:val="18"/>
                  <w:szCs w:val="18"/>
                  <w:rPrChange w:id="1034" w:author="Christian Michelsen" w:date="2021-11-16T16:16:00Z">
                    <w:rPr>
                      <w:rFonts w:ascii="Calibri" w:hAnsi="Calibri" w:cs="Calibri"/>
                      <w:color w:val="000000"/>
                    </w:rPr>
                  </w:rPrChange>
                </w:rPr>
                <w:t>13.7</w:t>
              </w:r>
            </w:ins>
            <w:ins w:id="103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36" w:author="Christian Michelsen" w:date="2021-11-16T16:17:00Z">
              <w:tcPr>
                <w:tcW w:w="893" w:type="dxa"/>
                <w:shd w:val="clear" w:color="auto" w:fill="auto"/>
                <w:tcMar>
                  <w:top w:w="100" w:type="dxa"/>
                  <w:left w:w="100" w:type="dxa"/>
                  <w:bottom w:w="100" w:type="dxa"/>
                  <w:right w:w="100" w:type="dxa"/>
                </w:tcMar>
              </w:tcPr>
            </w:tcPrChange>
          </w:tcPr>
          <w:p w14:paraId="5129BB8A" w14:textId="032CFD13" w:rsidR="008179DB" w:rsidRPr="008179DB" w:rsidRDefault="008179DB" w:rsidP="008179DB">
            <w:pPr>
              <w:pStyle w:val="NormalWeb"/>
              <w:spacing w:before="0" w:beforeAutospacing="0" w:after="0" w:afterAutospacing="0"/>
              <w:jc w:val="right"/>
              <w:rPr>
                <w:ins w:id="1037" w:author="Christian Michelsen" w:date="2021-11-16T16:11:00Z"/>
                <w:rFonts w:ascii="Arial" w:hAnsi="Arial" w:cs="Arial"/>
                <w:color w:val="000000"/>
                <w:sz w:val="18"/>
                <w:szCs w:val="18"/>
              </w:rPr>
            </w:pPr>
            <w:ins w:id="1038" w:author="Christian Michelsen" w:date="2021-11-16T16:16:00Z">
              <w:r w:rsidRPr="008179DB">
                <w:rPr>
                  <w:rFonts w:ascii="Arial" w:hAnsi="Arial" w:cs="Arial"/>
                  <w:color w:val="000000"/>
                  <w:sz w:val="18"/>
                  <w:szCs w:val="18"/>
                  <w:rPrChange w:id="1039" w:author="Christian Michelsen" w:date="2021-11-16T16:16:00Z">
                    <w:rPr>
                      <w:rFonts w:ascii="Calibri" w:hAnsi="Calibri" w:cs="Calibri"/>
                      <w:color w:val="000000"/>
                    </w:rPr>
                  </w:rPrChange>
                </w:rPr>
                <w:t>19.3</w:t>
              </w:r>
            </w:ins>
            <w:ins w:id="1040"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041" w:author="Christian Michelsen" w:date="2021-11-16T16:17:00Z">
              <w:tcPr>
                <w:tcW w:w="1021" w:type="dxa"/>
                <w:shd w:val="clear" w:color="auto" w:fill="auto"/>
                <w:tcMar>
                  <w:top w:w="100" w:type="dxa"/>
                  <w:left w:w="100" w:type="dxa"/>
                  <w:bottom w:w="100" w:type="dxa"/>
                  <w:right w:w="100" w:type="dxa"/>
                </w:tcMar>
              </w:tcPr>
            </w:tcPrChange>
          </w:tcPr>
          <w:p w14:paraId="490C8B34" w14:textId="3D7CCA0A" w:rsidR="008179DB" w:rsidRPr="008179DB" w:rsidRDefault="008179DB" w:rsidP="008179DB">
            <w:pPr>
              <w:pStyle w:val="NormalWeb"/>
              <w:spacing w:before="0" w:beforeAutospacing="0" w:after="0" w:afterAutospacing="0"/>
              <w:jc w:val="right"/>
              <w:rPr>
                <w:ins w:id="1042" w:author="Christian Michelsen" w:date="2021-11-16T16:11:00Z"/>
                <w:rFonts w:ascii="Arial" w:hAnsi="Arial" w:cs="Arial"/>
                <w:color w:val="000000"/>
                <w:sz w:val="18"/>
                <w:szCs w:val="18"/>
              </w:rPr>
            </w:pPr>
            <w:ins w:id="1043" w:author="Christian Michelsen" w:date="2021-11-16T16:16:00Z">
              <w:r w:rsidRPr="008179DB">
                <w:rPr>
                  <w:rFonts w:ascii="Arial" w:hAnsi="Arial" w:cs="Arial"/>
                  <w:color w:val="000000"/>
                  <w:sz w:val="18"/>
                  <w:szCs w:val="18"/>
                  <w:rPrChange w:id="1044" w:author="Christian Michelsen" w:date="2021-11-16T16:16:00Z">
                    <w:rPr>
                      <w:rFonts w:ascii="Calibri" w:hAnsi="Calibri" w:cs="Calibri"/>
                      <w:color w:val="000000"/>
                    </w:rPr>
                  </w:rPrChange>
                </w:rPr>
                <w:t>74.4</w:t>
              </w:r>
            </w:ins>
            <w:ins w:id="1045"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046" w:author="Christian Michelsen" w:date="2021-11-16T16:17:00Z">
              <w:tcPr>
                <w:tcW w:w="1003" w:type="dxa"/>
                <w:shd w:val="clear" w:color="auto" w:fill="EAF1DD" w:themeFill="accent3" w:themeFillTint="33"/>
                <w:tcMar>
                  <w:top w:w="100" w:type="dxa"/>
                  <w:left w:w="100" w:type="dxa"/>
                  <w:bottom w:w="100" w:type="dxa"/>
                  <w:right w:w="100" w:type="dxa"/>
                </w:tcMar>
              </w:tcPr>
            </w:tcPrChange>
          </w:tcPr>
          <w:p w14:paraId="01451D37" w14:textId="7916AA42" w:rsidR="008179DB" w:rsidRPr="008179DB" w:rsidRDefault="008179DB" w:rsidP="008179DB">
            <w:pPr>
              <w:pStyle w:val="NormalWeb"/>
              <w:spacing w:before="0" w:beforeAutospacing="0" w:after="0" w:afterAutospacing="0"/>
              <w:jc w:val="right"/>
              <w:rPr>
                <w:ins w:id="1047" w:author="Christian Michelsen" w:date="2021-11-16T16:11:00Z"/>
                <w:rFonts w:ascii="Arial" w:hAnsi="Arial" w:cs="Arial"/>
                <w:color w:val="000000"/>
                <w:sz w:val="18"/>
                <w:szCs w:val="18"/>
              </w:rPr>
            </w:pPr>
            <w:ins w:id="1048" w:author="Christian Michelsen" w:date="2021-11-16T16:16:00Z">
              <w:r w:rsidRPr="008179DB">
                <w:rPr>
                  <w:rFonts w:ascii="Arial" w:hAnsi="Arial" w:cs="Arial"/>
                  <w:color w:val="000000"/>
                  <w:sz w:val="18"/>
                  <w:szCs w:val="18"/>
                  <w:rPrChange w:id="1049" w:author="Christian Michelsen" w:date="2021-11-16T16:16:00Z">
                    <w:rPr>
                      <w:rFonts w:ascii="Calibri" w:hAnsi="Calibri" w:cs="Calibri"/>
                      <w:color w:val="000000"/>
                    </w:rPr>
                  </w:rPrChange>
                </w:rPr>
                <w:t>16.8</w:t>
              </w:r>
            </w:ins>
            <w:ins w:id="105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51" w:author="Christian Michelsen" w:date="2021-11-16T16:17:00Z">
              <w:tcPr>
                <w:tcW w:w="893" w:type="dxa"/>
                <w:shd w:val="clear" w:color="auto" w:fill="auto"/>
                <w:tcMar>
                  <w:top w:w="100" w:type="dxa"/>
                  <w:left w:w="100" w:type="dxa"/>
                  <w:bottom w:w="100" w:type="dxa"/>
                  <w:right w:w="100" w:type="dxa"/>
                </w:tcMar>
              </w:tcPr>
            </w:tcPrChange>
          </w:tcPr>
          <w:p w14:paraId="537E79DB" w14:textId="3166980D" w:rsidR="008179DB" w:rsidRPr="008179DB" w:rsidRDefault="008179DB" w:rsidP="008179DB">
            <w:pPr>
              <w:pStyle w:val="NormalWeb"/>
              <w:spacing w:before="0" w:beforeAutospacing="0" w:after="0" w:afterAutospacing="0"/>
              <w:jc w:val="right"/>
              <w:rPr>
                <w:ins w:id="1052" w:author="Christian Michelsen" w:date="2021-11-16T16:11:00Z"/>
                <w:rFonts w:ascii="Arial" w:hAnsi="Arial" w:cs="Arial"/>
                <w:color w:val="000000"/>
                <w:sz w:val="18"/>
                <w:szCs w:val="18"/>
              </w:rPr>
            </w:pPr>
            <w:ins w:id="1053" w:author="Christian Michelsen" w:date="2021-11-16T16:16:00Z">
              <w:r w:rsidRPr="008179DB">
                <w:rPr>
                  <w:rFonts w:ascii="Arial" w:hAnsi="Arial" w:cs="Arial"/>
                  <w:color w:val="000000"/>
                  <w:sz w:val="18"/>
                  <w:szCs w:val="18"/>
                  <w:rPrChange w:id="1054" w:author="Christian Michelsen" w:date="2021-11-16T16:16:00Z">
                    <w:rPr>
                      <w:rFonts w:ascii="Calibri" w:hAnsi="Calibri" w:cs="Calibri"/>
                      <w:color w:val="000000"/>
                    </w:rPr>
                  </w:rPrChange>
                </w:rPr>
                <w:t>28.3</w:t>
              </w:r>
            </w:ins>
          </w:p>
        </w:tc>
      </w:tr>
      <w:tr w:rsidR="008179DB" w:rsidRPr="0030433B" w14:paraId="244D5A59" w14:textId="77777777" w:rsidTr="008179DB">
        <w:trPr>
          <w:trHeight w:val="219"/>
          <w:ins w:id="1055" w:author="Christian Michelsen" w:date="2021-11-16T16:11:00Z"/>
          <w:trPrChange w:id="1056" w:author="Christian Michelsen" w:date="2021-11-16T16:17:00Z">
            <w:trPr>
              <w:trHeight w:val="219"/>
            </w:trPr>
          </w:trPrChange>
        </w:trPr>
        <w:tc>
          <w:tcPr>
            <w:tcW w:w="1134" w:type="dxa"/>
            <w:tcMar>
              <w:top w:w="100" w:type="dxa"/>
              <w:left w:w="100" w:type="dxa"/>
              <w:bottom w:w="100" w:type="dxa"/>
              <w:right w:w="100" w:type="dxa"/>
            </w:tcMar>
            <w:tcPrChange w:id="1057" w:author="Christian Michelsen" w:date="2021-11-16T16:17:00Z">
              <w:tcPr>
                <w:tcW w:w="1134" w:type="dxa"/>
                <w:tcMar>
                  <w:top w:w="100" w:type="dxa"/>
                  <w:left w:w="100" w:type="dxa"/>
                  <w:bottom w:w="100" w:type="dxa"/>
                  <w:right w:w="100" w:type="dxa"/>
                </w:tcMar>
              </w:tcPr>
            </w:tcPrChange>
          </w:tcPr>
          <w:p w14:paraId="78A2D013" w14:textId="6CA1BD3C" w:rsidR="008179DB" w:rsidRPr="0030433B" w:rsidRDefault="008179DB" w:rsidP="008179DB">
            <w:pPr>
              <w:pStyle w:val="NormalWeb"/>
              <w:spacing w:before="0" w:beforeAutospacing="0" w:after="0" w:afterAutospacing="0"/>
              <w:rPr>
                <w:ins w:id="1058" w:author="Christian Michelsen" w:date="2021-11-16T16:11:00Z"/>
                <w:rFonts w:ascii="Arial" w:hAnsi="Arial" w:cs="Arial"/>
                <w:color w:val="000000"/>
                <w:sz w:val="18"/>
                <w:szCs w:val="18"/>
              </w:rPr>
            </w:pPr>
            <w:ins w:id="1059" w:author="Christian Michelsen" w:date="2021-11-16T16:16:00Z">
              <w:r>
                <w:rPr>
                  <w:rFonts w:ascii="Arial" w:hAnsi="Arial" w:cs="Arial"/>
                  <w:color w:val="000000"/>
                  <w:sz w:val="18"/>
                  <w:szCs w:val="18"/>
                </w:rPr>
                <w:t>LR10</w:t>
              </w:r>
            </w:ins>
          </w:p>
        </w:tc>
        <w:tc>
          <w:tcPr>
            <w:tcW w:w="567" w:type="dxa"/>
            <w:shd w:val="clear" w:color="auto" w:fill="FFFFFF" w:themeFill="background1"/>
            <w:tcMar>
              <w:top w:w="100" w:type="dxa"/>
              <w:left w:w="100" w:type="dxa"/>
              <w:bottom w:w="100" w:type="dxa"/>
              <w:right w:w="100" w:type="dxa"/>
            </w:tcMar>
            <w:tcPrChange w:id="1060" w:author="Christian Michelsen" w:date="2021-11-16T16:17:00Z">
              <w:tcPr>
                <w:tcW w:w="567" w:type="dxa"/>
                <w:shd w:val="clear" w:color="auto" w:fill="auto"/>
                <w:tcMar>
                  <w:top w:w="100" w:type="dxa"/>
                  <w:left w:w="100" w:type="dxa"/>
                  <w:bottom w:w="100" w:type="dxa"/>
                  <w:right w:w="100" w:type="dxa"/>
                </w:tcMar>
              </w:tcPr>
            </w:tcPrChange>
          </w:tcPr>
          <w:p w14:paraId="1915527B" w14:textId="12842EFF" w:rsidR="008179DB" w:rsidRPr="008179DB" w:rsidRDefault="008179DB" w:rsidP="008179DB">
            <w:pPr>
              <w:pStyle w:val="NormalWeb"/>
              <w:spacing w:before="0" w:beforeAutospacing="0" w:after="0" w:afterAutospacing="0"/>
              <w:jc w:val="right"/>
              <w:rPr>
                <w:ins w:id="1061" w:author="Christian Michelsen" w:date="2021-11-16T16:11:00Z"/>
                <w:rFonts w:ascii="Arial" w:hAnsi="Arial" w:cs="Arial"/>
                <w:color w:val="000000"/>
                <w:sz w:val="18"/>
                <w:szCs w:val="18"/>
              </w:rPr>
            </w:pPr>
            <w:ins w:id="1062" w:author="Christian Michelsen" w:date="2021-11-16T16:16:00Z">
              <w:r w:rsidRPr="008179DB">
                <w:rPr>
                  <w:rFonts w:ascii="Arial" w:hAnsi="Arial" w:cs="Arial"/>
                  <w:color w:val="000000"/>
                  <w:sz w:val="18"/>
                  <w:szCs w:val="18"/>
                  <w:rPrChange w:id="1063" w:author="Christian Michelsen" w:date="2021-11-16T16:16:00Z">
                    <w:rPr>
                      <w:rFonts w:ascii="Calibri" w:hAnsi="Calibri" w:cs="Calibri"/>
                      <w:color w:val="000000"/>
                    </w:rPr>
                  </w:rPrChange>
                </w:rPr>
                <w:t>125</w:t>
              </w:r>
            </w:ins>
          </w:p>
        </w:tc>
        <w:tc>
          <w:tcPr>
            <w:tcW w:w="627" w:type="dxa"/>
            <w:shd w:val="clear" w:color="auto" w:fill="FFFFFF" w:themeFill="background1"/>
            <w:tcMar>
              <w:top w:w="100" w:type="dxa"/>
              <w:left w:w="100" w:type="dxa"/>
              <w:bottom w:w="100" w:type="dxa"/>
              <w:right w:w="100" w:type="dxa"/>
            </w:tcMar>
            <w:tcPrChange w:id="1064" w:author="Christian Michelsen" w:date="2021-11-16T16:17:00Z">
              <w:tcPr>
                <w:tcW w:w="627" w:type="dxa"/>
                <w:shd w:val="clear" w:color="auto" w:fill="F2DBDB" w:themeFill="accent2" w:themeFillTint="33"/>
                <w:tcMar>
                  <w:top w:w="100" w:type="dxa"/>
                  <w:left w:w="100" w:type="dxa"/>
                  <w:bottom w:w="100" w:type="dxa"/>
                  <w:right w:w="100" w:type="dxa"/>
                </w:tcMar>
              </w:tcPr>
            </w:tcPrChange>
          </w:tcPr>
          <w:p w14:paraId="6209E99C" w14:textId="7C3873A5" w:rsidR="008179DB" w:rsidRPr="008179DB" w:rsidRDefault="008179DB" w:rsidP="008179DB">
            <w:pPr>
              <w:pStyle w:val="NormalWeb"/>
              <w:spacing w:before="0" w:beforeAutospacing="0" w:after="0" w:afterAutospacing="0"/>
              <w:jc w:val="right"/>
              <w:rPr>
                <w:ins w:id="1065" w:author="Christian Michelsen" w:date="2021-11-16T16:11:00Z"/>
                <w:rFonts w:ascii="Arial" w:hAnsi="Arial" w:cs="Arial"/>
                <w:color w:val="000000"/>
                <w:sz w:val="18"/>
                <w:szCs w:val="18"/>
              </w:rPr>
            </w:pPr>
            <w:ins w:id="1066" w:author="Christian Michelsen" w:date="2021-11-16T16:16:00Z">
              <w:r w:rsidRPr="008179DB">
                <w:rPr>
                  <w:rFonts w:ascii="Arial" w:hAnsi="Arial" w:cs="Arial"/>
                  <w:color w:val="000000"/>
                  <w:sz w:val="18"/>
                  <w:szCs w:val="18"/>
                  <w:rPrChange w:id="1067" w:author="Christian Michelsen" w:date="2021-11-16T16:16:00Z">
                    <w:rPr>
                      <w:rFonts w:ascii="Calibri" w:hAnsi="Calibri" w:cs="Calibri"/>
                      <w:color w:val="000000"/>
                    </w:rPr>
                  </w:rPrChange>
                </w:rPr>
                <w:t>853</w:t>
              </w:r>
            </w:ins>
          </w:p>
        </w:tc>
        <w:tc>
          <w:tcPr>
            <w:tcW w:w="644" w:type="dxa"/>
            <w:shd w:val="clear" w:color="auto" w:fill="FFFFFF" w:themeFill="background1"/>
            <w:tcMar>
              <w:top w:w="100" w:type="dxa"/>
              <w:left w:w="100" w:type="dxa"/>
              <w:bottom w:w="100" w:type="dxa"/>
              <w:right w:w="100" w:type="dxa"/>
            </w:tcMar>
            <w:tcPrChange w:id="1068" w:author="Christian Michelsen" w:date="2021-11-16T16:17:00Z">
              <w:tcPr>
                <w:tcW w:w="644" w:type="dxa"/>
                <w:shd w:val="clear" w:color="auto" w:fill="auto"/>
                <w:tcMar>
                  <w:top w:w="100" w:type="dxa"/>
                  <w:left w:w="100" w:type="dxa"/>
                  <w:bottom w:w="100" w:type="dxa"/>
                  <w:right w:w="100" w:type="dxa"/>
                </w:tcMar>
              </w:tcPr>
            </w:tcPrChange>
          </w:tcPr>
          <w:p w14:paraId="3153F6F7" w14:textId="12A50550" w:rsidR="008179DB" w:rsidRPr="008179DB" w:rsidRDefault="008179DB" w:rsidP="008179DB">
            <w:pPr>
              <w:pStyle w:val="NormalWeb"/>
              <w:spacing w:before="0" w:beforeAutospacing="0" w:after="0" w:afterAutospacing="0"/>
              <w:jc w:val="right"/>
              <w:rPr>
                <w:ins w:id="1069" w:author="Christian Michelsen" w:date="2021-11-16T16:11:00Z"/>
                <w:rFonts w:ascii="Arial" w:hAnsi="Arial" w:cs="Arial"/>
                <w:color w:val="000000"/>
                <w:sz w:val="18"/>
                <w:szCs w:val="18"/>
              </w:rPr>
            </w:pPr>
            <w:ins w:id="1070" w:author="Christian Michelsen" w:date="2021-11-16T16:16:00Z">
              <w:r w:rsidRPr="008179DB">
                <w:rPr>
                  <w:rFonts w:ascii="Arial" w:hAnsi="Arial" w:cs="Arial"/>
                  <w:color w:val="000000"/>
                  <w:sz w:val="18"/>
                  <w:szCs w:val="18"/>
                  <w:rPrChange w:id="1071" w:author="Christian Michelsen" w:date="2021-11-16T16:16:00Z">
                    <w:rPr>
                      <w:rFonts w:ascii="Calibri" w:hAnsi="Calibri" w:cs="Calibri"/>
                      <w:color w:val="000000"/>
                    </w:rPr>
                  </w:rPrChange>
                </w:rPr>
                <w:t>104</w:t>
              </w:r>
            </w:ins>
          </w:p>
        </w:tc>
        <w:tc>
          <w:tcPr>
            <w:tcW w:w="792" w:type="dxa"/>
            <w:shd w:val="clear" w:color="auto" w:fill="FFFFFF" w:themeFill="background1"/>
            <w:tcMar>
              <w:top w:w="100" w:type="dxa"/>
              <w:left w:w="100" w:type="dxa"/>
              <w:bottom w:w="100" w:type="dxa"/>
              <w:right w:w="100" w:type="dxa"/>
            </w:tcMar>
            <w:tcPrChange w:id="1072" w:author="Christian Michelsen" w:date="2021-11-16T16:17:00Z">
              <w:tcPr>
                <w:tcW w:w="792" w:type="dxa"/>
                <w:shd w:val="clear" w:color="auto" w:fill="F2DBDB" w:themeFill="accent2" w:themeFillTint="33"/>
                <w:tcMar>
                  <w:top w:w="100" w:type="dxa"/>
                  <w:left w:w="100" w:type="dxa"/>
                  <w:bottom w:w="100" w:type="dxa"/>
                  <w:right w:w="100" w:type="dxa"/>
                </w:tcMar>
              </w:tcPr>
            </w:tcPrChange>
          </w:tcPr>
          <w:p w14:paraId="7D362DC7" w14:textId="52D421C6" w:rsidR="008179DB" w:rsidRPr="008179DB" w:rsidRDefault="008179DB" w:rsidP="008179DB">
            <w:pPr>
              <w:pStyle w:val="NormalWeb"/>
              <w:spacing w:before="0" w:beforeAutospacing="0" w:after="0" w:afterAutospacing="0"/>
              <w:jc w:val="right"/>
              <w:rPr>
                <w:ins w:id="1073" w:author="Christian Michelsen" w:date="2021-11-16T16:11:00Z"/>
                <w:rFonts w:ascii="Arial" w:hAnsi="Arial" w:cs="Arial"/>
                <w:color w:val="000000"/>
                <w:sz w:val="18"/>
                <w:szCs w:val="18"/>
              </w:rPr>
            </w:pPr>
            <w:ins w:id="1074" w:author="Christian Michelsen" w:date="2021-11-16T16:16:00Z">
              <w:r w:rsidRPr="008179DB">
                <w:rPr>
                  <w:rFonts w:ascii="Arial" w:hAnsi="Arial" w:cs="Arial"/>
                  <w:color w:val="000000"/>
                  <w:sz w:val="18"/>
                  <w:szCs w:val="18"/>
                  <w:rPrChange w:id="1075" w:author="Christian Michelsen" w:date="2021-11-16T16:16:00Z">
                    <w:rPr>
                      <w:rFonts w:ascii="Calibri" w:hAnsi="Calibri" w:cs="Calibri"/>
                      <w:color w:val="000000"/>
                    </w:rPr>
                  </w:rPrChange>
                </w:rPr>
                <w:t>2831</w:t>
              </w:r>
            </w:ins>
          </w:p>
        </w:tc>
        <w:tc>
          <w:tcPr>
            <w:tcW w:w="893" w:type="dxa"/>
            <w:shd w:val="clear" w:color="auto" w:fill="FFFFFF" w:themeFill="background1"/>
            <w:tcMar>
              <w:top w:w="100" w:type="dxa"/>
              <w:left w:w="100" w:type="dxa"/>
              <w:bottom w:w="100" w:type="dxa"/>
              <w:right w:w="100" w:type="dxa"/>
            </w:tcMar>
            <w:tcPrChange w:id="1076" w:author="Christian Michelsen" w:date="2021-11-16T16:17:00Z">
              <w:tcPr>
                <w:tcW w:w="893" w:type="dxa"/>
                <w:shd w:val="clear" w:color="auto" w:fill="auto"/>
                <w:tcMar>
                  <w:top w:w="100" w:type="dxa"/>
                  <w:left w:w="100" w:type="dxa"/>
                  <w:bottom w:w="100" w:type="dxa"/>
                  <w:right w:w="100" w:type="dxa"/>
                </w:tcMar>
              </w:tcPr>
            </w:tcPrChange>
          </w:tcPr>
          <w:p w14:paraId="22873982" w14:textId="23473FDF" w:rsidR="008179DB" w:rsidRPr="008179DB" w:rsidRDefault="008179DB" w:rsidP="008179DB">
            <w:pPr>
              <w:pStyle w:val="NormalWeb"/>
              <w:spacing w:before="0" w:beforeAutospacing="0" w:after="0" w:afterAutospacing="0"/>
              <w:jc w:val="right"/>
              <w:rPr>
                <w:ins w:id="1077" w:author="Christian Michelsen" w:date="2021-11-16T16:11:00Z"/>
                <w:rFonts w:ascii="Arial" w:hAnsi="Arial" w:cs="Arial"/>
                <w:color w:val="000000"/>
                <w:sz w:val="18"/>
                <w:szCs w:val="18"/>
              </w:rPr>
            </w:pPr>
            <w:ins w:id="1078" w:author="Christian Michelsen" w:date="2021-11-16T16:16:00Z">
              <w:r w:rsidRPr="008179DB">
                <w:rPr>
                  <w:rFonts w:ascii="Arial" w:hAnsi="Arial" w:cs="Arial"/>
                  <w:color w:val="000000"/>
                  <w:sz w:val="18"/>
                  <w:szCs w:val="18"/>
                  <w:rPrChange w:id="1079" w:author="Christian Michelsen" w:date="2021-11-16T16:16:00Z">
                    <w:rPr>
                      <w:rFonts w:ascii="Calibri" w:hAnsi="Calibri" w:cs="Calibri"/>
                      <w:color w:val="000000"/>
                    </w:rPr>
                  </w:rPrChange>
                </w:rPr>
                <w:t>54.6</w:t>
              </w:r>
            </w:ins>
            <w:ins w:id="108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81" w:author="Christian Michelsen" w:date="2021-11-16T16:17:00Z">
              <w:tcPr>
                <w:tcW w:w="893" w:type="dxa"/>
                <w:shd w:val="clear" w:color="auto" w:fill="auto"/>
                <w:tcMar>
                  <w:top w:w="100" w:type="dxa"/>
                  <w:left w:w="100" w:type="dxa"/>
                  <w:bottom w:w="100" w:type="dxa"/>
                  <w:right w:w="100" w:type="dxa"/>
                </w:tcMar>
              </w:tcPr>
            </w:tcPrChange>
          </w:tcPr>
          <w:p w14:paraId="38B600C6" w14:textId="52142F18" w:rsidR="008179DB" w:rsidRPr="008179DB" w:rsidRDefault="008179DB" w:rsidP="008179DB">
            <w:pPr>
              <w:pStyle w:val="NormalWeb"/>
              <w:spacing w:before="0" w:beforeAutospacing="0" w:after="0" w:afterAutospacing="0"/>
              <w:jc w:val="right"/>
              <w:rPr>
                <w:ins w:id="1082" w:author="Christian Michelsen" w:date="2021-11-16T16:11:00Z"/>
                <w:rFonts w:ascii="Arial" w:hAnsi="Arial" w:cs="Arial"/>
                <w:color w:val="000000"/>
                <w:sz w:val="18"/>
                <w:szCs w:val="18"/>
              </w:rPr>
            </w:pPr>
            <w:ins w:id="1083" w:author="Christian Michelsen" w:date="2021-11-16T16:16:00Z">
              <w:r w:rsidRPr="008179DB">
                <w:rPr>
                  <w:rFonts w:ascii="Arial" w:hAnsi="Arial" w:cs="Arial"/>
                  <w:color w:val="000000"/>
                  <w:sz w:val="18"/>
                  <w:szCs w:val="18"/>
                  <w:rPrChange w:id="1084" w:author="Christian Michelsen" w:date="2021-11-16T16:16:00Z">
                    <w:rPr>
                      <w:rFonts w:ascii="Calibri" w:hAnsi="Calibri" w:cs="Calibri"/>
                      <w:color w:val="000000"/>
                    </w:rPr>
                  </w:rPrChange>
                </w:rPr>
                <w:t>12.8</w:t>
              </w:r>
            </w:ins>
            <w:ins w:id="108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086" w:author="Christian Michelsen" w:date="2021-11-16T16:17:00Z">
              <w:tcPr>
                <w:tcW w:w="893" w:type="dxa"/>
                <w:shd w:val="clear" w:color="auto" w:fill="auto"/>
                <w:tcMar>
                  <w:top w:w="100" w:type="dxa"/>
                  <w:left w:w="100" w:type="dxa"/>
                  <w:bottom w:w="100" w:type="dxa"/>
                  <w:right w:w="100" w:type="dxa"/>
                </w:tcMar>
              </w:tcPr>
            </w:tcPrChange>
          </w:tcPr>
          <w:p w14:paraId="39488FE2" w14:textId="1289208D" w:rsidR="008179DB" w:rsidRPr="008179DB" w:rsidRDefault="008179DB" w:rsidP="008179DB">
            <w:pPr>
              <w:pStyle w:val="NormalWeb"/>
              <w:spacing w:before="0" w:beforeAutospacing="0" w:after="0" w:afterAutospacing="0"/>
              <w:jc w:val="right"/>
              <w:rPr>
                <w:ins w:id="1087" w:author="Christian Michelsen" w:date="2021-11-16T16:11:00Z"/>
                <w:rFonts w:ascii="Arial" w:hAnsi="Arial" w:cs="Arial"/>
                <w:color w:val="000000"/>
                <w:sz w:val="18"/>
                <w:szCs w:val="18"/>
              </w:rPr>
            </w:pPr>
            <w:ins w:id="1088" w:author="Christian Michelsen" w:date="2021-11-16T16:16:00Z">
              <w:r w:rsidRPr="008179DB">
                <w:rPr>
                  <w:rFonts w:ascii="Arial" w:hAnsi="Arial" w:cs="Arial"/>
                  <w:color w:val="000000"/>
                  <w:sz w:val="18"/>
                  <w:szCs w:val="18"/>
                  <w:rPrChange w:id="1089" w:author="Christian Michelsen" w:date="2021-11-16T16:16:00Z">
                    <w:rPr>
                      <w:rFonts w:ascii="Calibri" w:hAnsi="Calibri" w:cs="Calibri"/>
                      <w:color w:val="000000"/>
                    </w:rPr>
                  </w:rPrChange>
                </w:rPr>
                <w:t>17.0</w:t>
              </w:r>
            </w:ins>
            <w:ins w:id="1090"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091" w:author="Christian Michelsen" w:date="2021-11-16T16:17:00Z">
              <w:tcPr>
                <w:tcW w:w="1021" w:type="dxa"/>
                <w:shd w:val="clear" w:color="auto" w:fill="auto"/>
                <w:tcMar>
                  <w:top w:w="100" w:type="dxa"/>
                  <w:left w:w="100" w:type="dxa"/>
                  <w:bottom w:w="100" w:type="dxa"/>
                  <w:right w:w="100" w:type="dxa"/>
                </w:tcMar>
              </w:tcPr>
            </w:tcPrChange>
          </w:tcPr>
          <w:p w14:paraId="2FC4B6C8" w14:textId="5512A751" w:rsidR="008179DB" w:rsidRPr="008179DB" w:rsidRDefault="008179DB" w:rsidP="008179DB">
            <w:pPr>
              <w:pStyle w:val="NormalWeb"/>
              <w:spacing w:before="0" w:beforeAutospacing="0" w:after="0" w:afterAutospacing="0"/>
              <w:jc w:val="right"/>
              <w:rPr>
                <w:ins w:id="1092" w:author="Christian Michelsen" w:date="2021-11-16T16:11:00Z"/>
                <w:rFonts w:ascii="Arial" w:hAnsi="Arial" w:cs="Arial"/>
                <w:color w:val="000000"/>
                <w:sz w:val="18"/>
                <w:szCs w:val="18"/>
              </w:rPr>
            </w:pPr>
            <w:ins w:id="1093" w:author="Christian Michelsen" w:date="2021-11-16T16:16:00Z">
              <w:r w:rsidRPr="008179DB">
                <w:rPr>
                  <w:rFonts w:ascii="Arial" w:hAnsi="Arial" w:cs="Arial"/>
                  <w:color w:val="000000"/>
                  <w:sz w:val="18"/>
                  <w:szCs w:val="18"/>
                  <w:rPrChange w:id="1094" w:author="Christian Michelsen" w:date="2021-11-16T16:16:00Z">
                    <w:rPr>
                      <w:rFonts w:ascii="Calibri" w:hAnsi="Calibri" w:cs="Calibri"/>
                      <w:color w:val="000000"/>
                    </w:rPr>
                  </w:rPrChange>
                </w:rPr>
                <w:t>73.1</w:t>
              </w:r>
            </w:ins>
            <w:ins w:id="1095"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096" w:author="Christian Michelsen" w:date="2021-11-16T16:17:00Z">
              <w:tcPr>
                <w:tcW w:w="1003" w:type="dxa"/>
                <w:shd w:val="clear" w:color="auto" w:fill="auto"/>
                <w:tcMar>
                  <w:top w:w="100" w:type="dxa"/>
                  <w:left w:w="100" w:type="dxa"/>
                  <w:bottom w:w="100" w:type="dxa"/>
                  <w:right w:w="100" w:type="dxa"/>
                </w:tcMar>
              </w:tcPr>
            </w:tcPrChange>
          </w:tcPr>
          <w:p w14:paraId="28A4DCCA" w14:textId="0F71789A" w:rsidR="008179DB" w:rsidRPr="008179DB" w:rsidRDefault="008179DB" w:rsidP="008179DB">
            <w:pPr>
              <w:pStyle w:val="NormalWeb"/>
              <w:spacing w:before="0" w:beforeAutospacing="0" w:after="0" w:afterAutospacing="0"/>
              <w:jc w:val="right"/>
              <w:rPr>
                <w:ins w:id="1097" w:author="Christian Michelsen" w:date="2021-11-16T16:11:00Z"/>
                <w:rFonts w:ascii="Arial" w:hAnsi="Arial" w:cs="Arial"/>
                <w:color w:val="000000"/>
                <w:sz w:val="18"/>
                <w:szCs w:val="18"/>
              </w:rPr>
            </w:pPr>
            <w:ins w:id="1098" w:author="Christian Michelsen" w:date="2021-11-16T16:16:00Z">
              <w:r w:rsidRPr="008179DB">
                <w:rPr>
                  <w:rFonts w:ascii="Arial" w:hAnsi="Arial" w:cs="Arial"/>
                  <w:color w:val="000000"/>
                  <w:sz w:val="18"/>
                  <w:szCs w:val="18"/>
                  <w:rPrChange w:id="1099" w:author="Christian Michelsen" w:date="2021-11-16T16:16:00Z">
                    <w:rPr>
                      <w:rFonts w:ascii="Calibri" w:hAnsi="Calibri" w:cs="Calibri"/>
                      <w:color w:val="000000"/>
                    </w:rPr>
                  </w:rPrChange>
                </w:rPr>
                <w:t>16.8</w:t>
              </w:r>
            </w:ins>
            <w:ins w:id="110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01" w:author="Christian Michelsen" w:date="2021-11-16T16:17:00Z">
              <w:tcPr>
                <w:tcW w:w="893" w:type="dxa"/>
                <w:shd w:val="clear" w:color="auto" w:fill="auto"/>
                <w:tcMar>
                  <w:top w:w="100" w:type="dxa"/>
                  <w:left w:w="100" w:type="dxa"/>
                  <w:bottom w:w="100" w:type="dxa"/>
                  <w:right w:w="100" w:type="dxa"/>
                </w:tcMar>
              </w:tcPr>
            </w:tcPrChange>
          </w:tcPr>
          <w:p w14:paraId="57B70BD2" w14:textId="0446D0CC" w:rsidR="008179DB" w:rsidRPr="008179DB" w:rsidRDefault="008179DB" w:rsidP="008179DB">
            <w:pPr>
              <w:pStyle w:val="NormalWeb"/>
              <w:spacing w:before="0" w:beforeAutospacing="0" w:after="0" w:afterAutospacing="0"/>
              <w:jc w:val="right"/>
              <w:rPr>
                <w:ins w:id="1102" w:author="Christian Michelsen" w:date="2021-11-16T16:11:00Z"/>
                <w:rFonts w:ascii="Arial" w:hAnsi="Arial" w:cs="Arial"/>
                <w:color w:val="000000"/>
                <w:sz w:val="18"/>
                <w:szCs w:val="18"/>
              </w:rPr>
            </w:pPr>
            <w:ins w:id="1103" w:author="Christian Michelsen" w:date="2021-11-16T16:16:00Z">
              <w:r w:rsidRPr="008179DB">
                <w:rPr>
                  <w:rFonts w:ascii="Arial" w:hAnsi="Arial" w:cs="Arial"/>
                  <w:color w:val="000000"/>
                  <w:sz w:val="18"/>
                  <w:szCs w:val="18"/>
                  <w:rPrChange w:id="1104" w:author="Christian Michelsen" w:date="2021-11-16T16:16:00Z">
                    <w:rPr>
                      <w:rFonts w:ascii="Calibri" w:hAnsi="Calibri" w:cs="Calibri"/>
                      <w:color w:val="000000"/>
                    </w:rPr>
                  </w:rPrChange>
                </w:rPr>
                <w:t>7.8</w:t>
              </w:r>
            </w:ins>
          </w:p>
        </w:tc>
      </w:tr>
      <w:tr w:rsidR="008179DB" w:rsidRPr="0030433B" w14:paraId="66E79FF1" w14:textId="77777777" w:rsidTr="008179DB">
        <w:trPr>
          <w:trHeight w:val="219"/>
          <w:ins w:id="1105" w:author="Christian Michelsen" w:date="2021-11-16T16:11:00Z"/>
          <w:trPrChange w:id="1106" w:author="Christian Michelsen" w:date="2021-11-16T16:17:00Z">
            <w:trPr>
              <w:trHeight w:val="219"/>
            </w:trPr>
          </w:trPrChange>
        </w:trPr>
        <w:tc>
          <w:tcPr>
            <w:tcW w:w="1134" w:type="dxa"/>
            <w:tcMar>
              <w:top w:w="100" w:type="dxa"/>
              <w:left w:w="100" w:type="dxa"/>
              <w:bottom w:w="100" w:type="dxa"/>
              <w:right w:w="100" w:type="dxa"/>
            </w:tcMar>
            <w:tcPrChange w:id="1107" w:author="Christian Michelsen" w:date="2021-11-16T16:17:00Z">
              <w:tcPr>
                <w:tcW w:w="1134" w:type="dxa"/>
                <w:tcMar>
                  <w:top w:w="100" w:type="dxa"/>
                  <w:left w:w="100" w:type="dxa"/>
                  <w:bottom w:w="100" w:type="dxa"/>
                  <w:right w:w="100" w:type="dxa"/>
                </w:tcMar>
              </w:tcPr>
            </w:tcPrChange>
          </w:tcPr>
          <w:p w14:paraId="468FC0C1" w14:textId="701973FE" w:rsidR="008179DB" w:rsidRPr="0030433B" w:rsidRDefault="008179DB" w:rsidP="008179DB">
            <w:pPr>
              <w:pStyle w:val="NormalWeb"/>
              <w:spacing w:before="0" w:beforeAutospacing="0" w:after="0" w:afterAutospacing="0"/>
              <w:rPr>
                <w:ins w:id="1108" w:author="Christian Michelsen" w:date="2021-11-16T16:11:00Z"/>
                <w:rFonts w:ascii="Arial" w:hAnsi="Arial" w:cs="Arial"/>
                <w:color w:val="000000"/>
                <w:sz w:val="18"/>
                <w:szCs w:val="18"/>
              </w:rPr>
            </w:pPr>
            <w:proofErr w:type="spellStart"/>
            <w:ins w:id="1109" w:author="Christian Michelsen" w:date="2021-11-16T16:16:00Z">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ins>
            <w:proofErr w:type="spellEnd"/>
          </w:p>
        </w:tc>
        <w:tc>
          <w:tcPr>
            <w:tcW w:w="567" w:type="dxa"/>
            <w:shd w:val="clear" w:color="auto" w:fill="FFFFFF" w:themeFill="background1"/>
            <w:tcMar>
              <w:top w:w="100" w:type="dxa"/>
              <w:left w:w="100" w:type="dxa"/>
              <w:bottom w:w="100" w:type="dxa"/>
              <w:right w:w="100" w:type="dxa"/>
            </w:tcMar>
            <w:tcPrChange w:id="1110" w:author="Christian Michelsen" w:date="2021-11-16T16:17:00Z">
              <w:tcPr>
                <w:tcW w:w="567" w:type="dxa"/>
                <w:shd w:val="clear" w:color="auto" w:fill="FFFFFF" w:themeFill="background1"/>
                <w:tcMar>
                  <w:top w:w="100" w:type="dxa"/>
                  <w:left w:w="100" w:type="dxa"/>
                  <w:bottom w:w="100" w:type="dxa"/>
                  <w:right w:w="100" w:type="dxa"/>
                </w:tcMar>
              </w:tcPr>
            </w:tcPrChange>
          </w:tcPr>
          <w:p w14:paraId="13E27D57" w14:textId="39092FC0" w:rsidR="008179DB" w:rsidRPr="008179DB" w:rsidRDefault="008179DB" w:rsidP="008179DB">
            <w:pPr>
              <w:pStyle w:val="NormalWeb"/>
              <w:spacing w:before="0" w:beforeAutospacing="0" w:after="0" w:afterAutospacing="0"/>
              <w:jc w:val="right"/>
              <w:rPr>
                <w:ins w:id="1111" w:author="Christian Michelsen" w:date="2021-11-16T16:11:00Z"/>
                <w:rFonts w:ascii="Arial" w:hAnsi="Arial" w:cs="Arial"/>
                <w:color w:val="000000"/>
                <w:sz w:val="18"/>
                <w:szCs w:val="18"/>
              </w:rPr>
            </w:pPr>
            <w:ins w:id="1112" w:author="Christian Michelsen" w:date="2021-11-16T16:16:00Z">
              <w:r w:rsidRPr="008179DB">
                <w:rPr>
                  <w:rFonts w:ascii="Arial" w:hAnsi="Arial" w:cs="Arial"/>
                  <w:color w:val="000000"/>
                  <w:sz w:val="18"/>
                  <w:szCs w:val="18"/>
                  <w:rPrChange w:id="1113" w:author="Christian Michelsen" w:date="2021-11-16T16:16:00Z">
                    <w:rPr>
                      <w:rFonts w:ascii="Calibri" w:hAnsi="Calibri" w:cs="Calibri"/>
                      <w:color w:val="000000"/>
                    </w:rPr>
                  </w:rPrChange>
                </w:rPr>
                <w:t>121</w:t>
              </w:r>
            </w:ins>
          </w:p>
        </w:tc>
        <w:tc>
          <w:tcPr>
            <w:tcW w:w="627" w:type="dxa"/>
            <w:shd w:val="clear" w:color="auto" w:fill="F2DBDB" w:themeFill="accent2" w:themeFillTint="33"/>
            <w:tcMar>
              <w:top w:w="100" w:type="dxa"/>
              <w:left w:w="100" w:type="dxa"/>
              <w:bottom w:w="100" w:type="dxa"/>
              <w:right w:w="100" w:type="dxa"/>
            </w:tcMar>
            <w:tcPrChange w:id="1114" w:author="Christian Michelsen" w:date="2021-11-16T16:17:00Z">
              <w:tcPr>
                <w:tcW w:w="627" w:type="dxa"/>
                <w:shd w:val="clear" w:color="auto" w:fill="FFFFFF" w:themeFill="background1"/>
                <w:tcMar>
                  <w:top w:w="100" w:type="dxa"/>
                  <w:left w:w="100" w:type="dxa"/>
                  <w:bottom w:w="100" w:type="dxa"/>
                  <w:right w:w="100" w:type="dxa"/>
                </w:tcMar>
              </w:tcPr>
            </w:tcPrChange>
          </w:tcPr>
          <w:p w14:paraId="72EF222F" w14:textId="488E5379" w:rsidR="008179DB" w:rsidRPr="008179DB" w:rsidRDefault="008179DB" w:rsidP="008179DB">
            <w:pPr>
              <w:pStyle w:val="NormalWeb"/>
              <w:spacing w:before="0" w:beforeAutospacing="0" w:after="0" w:afterAutospacing="0"/>
              <w:jc w:val="right"/>
              <w:rPr>
                <w:ins w:id="1115" w:author="Christian Michelsen" w:date="2021-11-16T16:11:00Z"/>
                <w:rFonts w:ascii="Arial" w:hAnsi="Arial" w:cs="Arial"/>
                <w:color w:val="000000"/>
                <w:sz w:val="18"/>
                <w:szCs w:val="18"/>
              </w:rPr>
            </w:pPr>
            <w:ins w:id="1116" w:author="Christian Michelsen" w:date="2021-11-16T16:16:00Z">
              <w:r w:rsidRPr="008179DB">
                <w:rPr>
                  <w:rFonts w:ascii="Arial" w:hAnsi="Arial" w:cs="Arial"/>
                  <w:color w:val="000000"/>
                  <w:sz w:val="18"/>
                  <w:szCs w:val="18"/>
                  <w:rPrChange w:id="1117" w:author="Christian Michelsen" w:date="2021-11-16T16:16:00Z">
                    <w:rPr>
                      <w:rFonts w:ascii="Calibri" w:hAnsi="Calibri" w:cs="Calibri"/>
                      <w:color w:val="000000"/>
                    </w:rPr>
                  </w:rPrChange>
                </w:rPr>
                <w:t>857</w:t>
              </w:r>
            </w:ins>
          </w:p>
        </w:tc>
        <w:tc>
          <w:tcPr>
            <w:tcW w:w="644" w:type="dxa"/>
            <w:shd w:val="clear" w:color="auto" w:fill="FFFFFF" w:themeFill="background1"/>
            <w:tcMar>
              <w:top w:w="100" w:type="dxa"/>
              <w:left w:w="100" w:type="dxa"/>
              <w:bottom w:w="100" w:type="dxa"/>
              <w:right w:w="100" w:type="dxa"/>
            </w:tcMar>
            <w:tcPrChange w:id="1118" w:author="Christian Michelsen" w:date="2021-11-16T16:17:00Z">
              <w:tcPr>
                <w:tcW w:w="644" w:type="dxa"/>
                <w:shd w:val="clear" w:color="auto" w:fill="FFFFFF" w:themeFill="background1"/>
                <w:tcMar>
                  <w:top w:w="100" w:type="dxa"/>
                  <w:left w:w="100" w:type="dxa"/>
                  <w:bottom w:w="100" w:type="dxa"/>
                  <w:right w:w="100" w:type="dxa"/>
                </w:tcMar>
              </w:tcPr>
            </w:tcPrChange>
          </w:tcPr>
          <w:p w14:paraId="5AFF4C06" w14:textId="09669EBF" w:rsidR="008179DB" w:rsidRPr="008179DB" w:rsidRDefault="008179DB" w:rsidP="008179DB">
            <w:pPr>
              <w:pStyle w:val="NormalWeb"/>
              <w:spacing w:before="0" w:beforeAutospacing="0" w:after="0" w:afterAutospacing="0"/>
              <w:jc w:val="right"/>
              <w:rPr>
                <w:ins w:id="1119" w:author="Christian Michelsen" w:date="2021-11-16T16:11:00Z"/>
                <w:rFonts w:ascii="Arial" w:hAnsi="Arial" w:cs="Arial"/>
                <w:color w:val="000000"/>
                <w:sz w:val="18"/>
                <w:szCs w:val="18"/>
              </w:rPr>
            </w:pPr>
            <w:ins w:id="1120" w:author="Christian Michelsen" w:date="2021-11-16T16:16:00Z">
              <w:r w:rsidRPr="008179DB">
                <w:rPr>
                  <w:rFonts w:ascii="Arial" w:hAnsi="Arial" w:cs="Arial"/>
                  <w:color w:val="000000"/>
                  <w:sz w:val="18"/>
                  <w:szCs w:val="18"/>
                  <w:rPrChange w:id="1121" w:author="Christian Michelsen" w:date="2021-11-16T16:16:00Z">
                    <w:rPr>
                      <w:rFonts w:ascii="Calibri" w:hAnsi="Calibri" w:cs="Calibri"/>
                      <w:color w:val="000000"/>
                    </w:rPr>
                  </w:rPrChange>
                </w:rPr>
                <w:t>108</w:t>
              </w:r>
            </w:ins>
          </w:p>
        </w:tc>
        <w:tc>
          <w:tcPr>
            <w:tcW w:w="792" w:type="dxa"/>
            <w:shd w:val="clear" w:color="auto" w:fill="F2DBDB" w:themeFill="accent2" w:themeFillTint="33"/>
            <w:tcMar>
              <w:top w:w="100" w:type="dxa"/>
              <w:left w:w="100" w:type="dxa"/>
              <w:bottom w:w="100" w:type="dxa"/>
              <w:right w:w="100" w:type="dxa"/>
            </w:tcMar>
            <w:tcPrChange w:id="1122" w:author="Christian Michelsen" w:date="2021-11-16T16:17:00Z">
              <w:tcPr>
                <w:tcW w:w="792" w:type="dxa"/>
                <w:shd w:val="clear" w:color="auto" w:fill="F2DBDB" w:themeFill="accent2" w:themeFillTint="33"/>
                <w:tcMar>
                  <w:top w:w="100" w:type="dxa"/>
                  <w:left w:w="100" w:type="dxa"/>
                  <w:bottom w:w="100" w:type="dxa"/>
                  <w:right w:w="100" w:type="dxa"/>
                </w:tcMar>
              </w:tcPr>
            </w:tcPrChange>
          </w:tcPr>
          <w:p w14:paraId="0F147233" w14:textId="22C57A40" w:rsidR="008179DB" w:rsidRPr="008179DB" w:rsidRDefault="008179DB" w:rsidP="008179DB">
            <w:pPr>
              <w:pStyle w:val="NormalWeb"/>
              <w:spacing w:before="0" w:beforeAutospacing="0" w:after="0" w:afterAutospacing="0"/>
              <w:jc w:val="right"/>
              <w:rPr>
                <w:ins w:id="1123" w:author="Christian Michelsen" w:date="2021-11-16T16:11:00Z"/>
                <w:rFonts w:ascii="Arial" w:hAnsi="Arial" w:cs="Arial"/>
                <w:color w:val="000000"/>
                <w:sz w:val="18"/>
                <w:szCs w:val="18"/>
              </w:rPr>
            </w:pPr>
            <w:ins w:id="1124" w:author="Christian Michelsen" w:date="2021-11-16T16:16:00Z">
              <w:r w:rsidRPr="008179DB">
                <w:rPr>
                  <w:rFonts w:ascii="Arial" w:hAnsi="Arial" w:cs="Arial"/>
                  <w:color w:val="000000"/>
                  <w:sz w:val="18"/>
                  <w:szCs w:val="18"/>
                  <w:rPrChange w:id="1125" w:author="Christian Michelsen" w:date="2021-11-16T16:16:00Z">
                    <w:rPr>
                      <w:rFonts w:ascii="Calibri" w:hAnsi="Calibri" w:cs="Calibri"/>
                      <w:color w:val="000000"/>
                    </w:rPr>
                  </w:rPrChange>
                </w:rPr>
                <w:t>2827</w:t>
              </w:r>
            </w:ins>
          </w:p>
        </w:tc>
        <w:tc>
          <w:tcPr>
            <w:tcW w:w="893" w:type="dxa"/>
            <w:shd w:val="clear" w:color="auto" w:fill="FFFFFF" w:themeFill="background1"/>
            <w:tcMar>
              <w:top w:w="100" w:type="dxa"/>
              <w:left w:w="100" w:type="dxa"/>
              <w:bottom w:w="100" w:type="dxa"/>
              <w:right w:w="100" w:type="dxa"/>
            </w:tcMar>
            <w:tcPrChange w:id="1126" w:author="Christian Michelsen" w:date="2021-11-16T16:17:00Z">
              <w:tcPr>
                <w:tcW w:w="893" w:type="dxa"/>
                <w:shd w:val="clear" w:color="auto" w:fill="FFFFFF" w:themeFill="background1"/>
                <w:tcMar>
                  <w:top w:w="100" w:type="dxa"/>
                  <w:left w:w="100" w:type="dxa"/>
                  <w:bottom w:w="100" w:type="dxa"/>
                  <w:right w:w="100" w:type="dxa"/>
                </w:tcMar>
              </w:tcPr>
            </w:tcPrChange>
          </w:tcPr>
          <w:p w14:paraId="1E6DD736" w14:textId="2FB79B47" w:rsidR="008179DB" w:rsidRPr="008179DB" w:rsidRDefault="008179DB" w:rsidP="008179DB">
            <w:pPr>
              <w:pStyle w:val="NormalWeb"/>
              <w:spacing w:before="0" w:beforeAutospacing="0" w:after="0" w:afterAutospacing="0"/>
              <w:jc w:val="right"/>
              <w:rPr>
                <w:ins w:id="1127" w:author="Christian Michelsen" w:date="2021-11-16T16:11:00Z"/>
                <w:rFonts w:ascii="Arial" w:hAnsi="Arial" w:cs="Arial"/>
                <w:color w:val="000000"/>
                <w:sz w:val="18"/>
                <w:szCs w:val="18"/>
              </w:rPr>
            </w:pPr>
            <w:ins w:id="1128" w:author="Christian Michelsen" w:date="2021-11-16T16:16:00Z">
              <w:r w:rsidRPr="008179DB">
                <w:rPr>
                  <w:rFonts w:ascii="Arial" w:hAnsi="Arial" w:cs="Arial"/>
                  <w:color w:val="000000"/>
                  <w:sz w:val="18"/>
                  <w:szCs w:val="18"/>
                  <w:rPrChange w:id="1129" w:author="Christian Michelsen" w:date="2021-11-16T16:16:00Z">
                    <w:rPr>
                      <w:rFonts w:ascii="Calibri" w:hAnsi="Calibri" w:cs="Calibri"/>
                      <w:color w:val="000000"/>
                    </w:rPr>
                  </w:rPrChange>
                </w:rPr>
                <w:t>52.8</w:t>
              </w:r>
            </w:ins>
            <w:ins w:id="113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31" w:author="Christian Michelsen" w:date="2021-11-16T16:17:00Z">
              <w:tcPr>
                <w:tcW w:w="893" w:type="dxa"/>
                <w:shd w:val="clear" w:color="auto" w:fill="FFFFFF" w:themeFill="background1"/>
                <w:tcMar>
                  <w:top w:w="100" w:type="dxa"/>
                  <w:left w:w="100" w:type="dxa"/>
                  <w:bottom w:w="100" w:type="dxa"/>
                  <w:right w:w="100" w:type="dxa"/>
                </w:tcMar>
              </w:tcPr>
            </w:tcPrChange>
          </w:tcPr>
          <w:p w14:paraId="76E5ED6F" w14:textId="1899746D" w:rsidR="008179DB" w:rsidRPr="008179DB" w:rsidRDefault="008179DB" w:rsidP="008179DB">
            <w:pPr>
              <w:pStyle w:val="NormalWeb"/>
              <w:spacing w:before="0" w:beforeAutospacing="0" w:after="0" w:afterAutospacing="0"/>
              <w:jc w:val="right"/>
              <w:rPr>
                <w:ins w:id="1132" w:author="Christian Michelsen" w:date="2021-11-16T16:11:00Z"/>
                <w:rFonts w:ascii="Arial" w:hAnsi="Arial" w:cs="Arial"/>
                <w:color w:val="000000"/>
                <w:sz w:val="18"/>
                <w:szCs w:val="18"/>
              </w:rPr>
            </w:pPr>
            <w:ins w:id="1133" w:author="Christian Michelsen" w:date="2021-11-16T16:16:00Z">
              <w:r w:rsidRPr="008179DB">
                <w:rPr>
                  <w:rFonts w:ascii="Arial" w:hAnsi="Arial" w:cs="Arial"/>
                  <w:color w:val="000000"/>
                  <w:sz w:val="18"/>
                  <w:szCs w:val="18"/>
                  <w:rPrChange w:id="1134" w:author="Christian Michelsen" w:date="2021-11-16T16:16:00Z">
                    <w:rPr>
                      <w:rFonts w:ascii="Calibri" w:hAnsi="Calibri" w:cs="Calibri"/>
                      <w:color w:val="000000"/>
                    </w:rPr>
                  </w:rPrChange>
                </w:rPr>
                <w:t>12.4</w:t>
              </w:r>
            </w:ins>
            <w:ins w:id="113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36" w:author="Christian Michelsen" w:date="2021-11-16T16:17:00Z">
              <w:tcPr>
                <w:tcW w:w="893" w:type="dxa"/>
                <w:shd w:val="clear" w:color="auto" w:fill="FFFFFF" w:themeFill="background1"/>
                <w:tcMar>
                  <w:top w:w="100" w:type="dxa"/>
                  <w:left w:w="100" w:type="dxa"/>
                  <w:bottom w:w="100" w:type="dxa"/>
                  <w:right w:w="100" w:type="dxa"/>
                </w:tcMar>
              </w:tcPr>
            </w:tcPrChange>
          </w:tcPr>
          <w:p w14:paraId="6DD2ABB7" w14:textId="5EDFA2CE" w:rsidR="008179DB" w:rsidRPr="008179DB" w:rsidRDefault="008179DB" w:rsidP="008179DB">
            <w:pPr>
              <w:pStyle w:val="NormalWeb"/>
              <w:spacing w:before="0" w:beforeAutospacing="0" w:after="0" w:afterAutospacing="0"/>
              <w:jc w:val="right"/>
              <w:rPr>
                <w:ins w:id="1137" w:author="Christian Michelsen" w:date="2021-11-16T16:11:00Z"/>
                <w:rFonts w:ascii="Arial" w:hAnsi="Arial" w:cs="Arial"/>
                <w:color w:val="000000"/>
                <w:sz w:val="18"/>
                <w:szCs w:val="18"/>
              </w:rPr>
            </w:pPr>
            <w:ins w:id="1138" w:author="Christian Michelsen" w:date="2021-11-16T16:16:00Z">
              <w:r w:rsidRPr="008179DB">
                <w:rPr>
                  <w:rFonts w:ascii="Arial" w:hAnsi="Arial" w:cs="Arial"/>
                  <w:color w:val="000000"/>
                  <w:sz w:val="18"/>
                  <w:szCs w:val="18"/>
                  <w:rPrChange w:id="1139" w:author="Christian Michelsen" w:date="2021-11-16T16:16:00Z">
                    <w:rPr>
                      <w:rFonts w:ascii="Calibri" w:hAnsi="Calibri" w:cs="Calibri"/>
                      <w:color w:val="000000"/>
                    </w:rPr>
                  </w:rPrChange>
                </w:rPr>
                <w:t>16.0</w:t>
              </w:r>
            </w:ins>
            <w:ins w:id="1140"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141" w:author="Christian Michelsen" w:date="2021-11-16T16:17:00Z">
              <w:tcPr>
                <w:tcW w:w="1021" w:type="dxa"/>
                <w:shd w:val="clear" w:color="auto" w:fill="FFFFFF" w:themeFill="background1"/>
                <w:tcMar>
                  <w:top w:w="100" w:type="dxa"/>
                  <w:left w:w="100" w:type="dxa"/>
                  <w:bottom w:w="100" w:type="dxa"/>
                  <w:right w:w="100" w:type="dxa"/>
                </w:tcMar>
              </w:tcPr>
            </w:tcPrChange>
          </w:tcPr>
          <w:p w14:paraId="46127701" w14:textId="52EEF4E0" w:rsidR="008179DB" w:rsidRPr="008179DB" w:rsidRDefault="008179DB" w:rsidP="008179DB">
            <w:pPr>
              <w:pStyle w:val="NormalWeb"/>
              <w:spacing w:before="0" w:beforeAutospacing="0" w:after="0" w:afterAutospacing="0"/>
              <w:jc w:val="right"/>
              <w:rPr>
                <w:ins w:id="1142" w:author="Christian Michelsen" w:date="2021-11-16T16:11:00Z"/>
                <w:rFonts w:ascii="Arial" w:hAnsi="Arial" w:cs="Arial"/>
                <w:color w:val="000000"/>
                <w:sz w:val="18"/>
                <w:szCs w:val="18"/>
              </w:rPr>
            </w:pPr>
            <w:ins w:id="1143" w:author="Christian Michelsen" w:date="2021-11-16T16:16:00Z">
              <w:r w:rsidRPr="008179DB">
                <w:rPr>
                  <w:rFonts w:ascii="Arial" w:hAnsi="Arial" w:cs="Arial"/>
                  <w:color w:val="000000"/>
                  <w:sz w:val="18"/>
                  <w:szCs w:val="18"/>
                  <w:rPrChange w:id="1144" w:author="Christian Michelsen" w:date="2021-11-16T16:16:00Z">
                    <w:rPr>
                      <w:rFonts w:ascii="Calibri" w:hAnsi="Calibri" w:cs="Calibri"/>
                      <w:color w:val="000000"/>
                    </w:rPr>
                  </w:rPrChange>
                </w:rPr>
                <w:t>72.8</w:t>
              </w:r>
            </w:ins>
            <w:ins w:id="1145"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146" w:author="Christian Michelsen" w:date="2021-11-16T16:17:00Z">
              <w:tcPr>
                <w:tcW w:w="1003" w:type="dxa"/>
                <w:shd w:val="clear" w:color="auto" w:fill="FFFFFF" w:themeFill="background1"/>
                <w:tcMar>
                  <w:top w:w="100" w:type="dxa"/>
                  <w:left w:w="100" w:type="dxa"/>
                  <w:bottom w:w="100" w:type="dxa"/>
                  <w:right w:w="100" w:type="dxa"/>
                </w:tcMar>
              </w:tcPr>
            </w:tcPrChange>
          </w:tcPr>
          <w:p w14:paraId="4D6C2E04" w14:textId="0EA9C80A" w:rsidR="008179DB" w:rsidRPr="008179DB" w:rsidRDefault="008179DB" w:rsidP="008179DB">
            <w:pPr>
              <w:pStyle w:val="NormalWeb"/>
              <w:spacing w:before="0" w:beforeAutospacing="0" w:after="0" w:afterAutospacing="0"/>
              <w:jc w:val="right"/>
              <w:rPr>
                <w:ins w:id="1147" w:author="Christian Michelsen" w:date="2021-11-16T16:11:00Z"/>
                <w:rFonts w:ascii="Arial" w:hAnsi="Arial" w:cs="Arial"/>
                <w:color w:val="000000"/>
                <w:sz w:val="18"/>
                <w:szCs w:val="18"/>
              </w:rPr>
            </w:pPr>
            <w:ins w:id="1148" w:author="Christian Michelsen" w:date="2021-11-16T16:16:00Z">
              <w:r w:rsidRPr="008179DB">
                <w:rPr>
                  <w:rFonts w:ascii="Arial" w:hAnsi="Arial" w:cs="Arial"/>
                  <w:color w:val="000000"/>
                  <w:sz w:val="18"/>
                  <w:szCs w:val="18"/>
                  <w:rPrChange w:id="1149" w:author="Christian Michelsen" w:date="2021-11-16T16:16:00Z">
                    <w:rPr>
                      <w:rFonts w:ascii="Calibri" w:hAnsi="Calibri" w:cs="Calibri"/>
                      <w:color w:val="000000"/>
                    </w:rPr>
                  </w:rPrChange>
                </w:rPr>
                <w:t>16.9</w:t>
              </w:r>
            </w:ins>
            <w:ins w:id="115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151" w:author="Christian Michelsen" w:date="2021-11-16T16:17:00Z">
              <w:tcPr>
                <w:tcW w:w="893" w:type="dxa"/>
                <w:shd w:val="clear" w:color="auto" w:fill="FFFFFF" w:themeFill="background1"/>
                <w:tcMar>
                  <w:top w:w="100" w:type="dxa"/>
                  <w:left w:w="100" w:type="dxa"/>
                  <w:bottom w:w="100" w:type="dxa"/>
                  <w:right w:w="100" w:type="dxa"/>
                </w:tcMar>
              </w:tcPr>
            </w:tcPrChange>
          </w:tcPr>
          <w:p w14:paraId="4A2E2253" w14:textId="0DA603C5" w:rsidR="008179DB" w:rsidRPr="008179DB" w:rsidRDefault="008179DB" w:rsidP="008179DB">
            <w:pPr>
              <w:pStyle w:val="NormalWeb"/>
              <w:spacing w:before="0" w:beforeAutospacing="0" w:after="0" w:afterAutospacing="0"/>
              <w:jc w:val="right"/>
              <w:rPr>
                <w:ins w:id="1152" w:author="Christian Michelsen" w:date="2021-11-16T16:11:00Z"/>
                <w:rFonts w:ascii="Arial" w:hAnsi="Arial" w:cs="Arial"/>
                <w:color w:val="000000"/>
                <w:sz w:val="18"/>
                <w:szCs w:val="18"/>
              </w:rPr>
            </w:pPr>
            <w:ins w:id="1153" w:author="Christian Michelsen" w:date="2021-11-16T16:16:00Z">
              <w:r w:rsidRPr="008179DB">
                <w:rPr>
                  <w:rFonts w:ascii="Arial" w:hAnsi="Arial" w:cs="Arial"/>
                  <w:color w:val="000000"/>
                  <w:sz w:val="18"/>
                  <w:szCs w:val="18"/>
                  <w:rPrChange w:id="1154" w:author="Christian Michelsen" w:date="2021-11-16T16:16:00Z">
                    <w:rPr>
                      <w:rFonts w:ascii="Calibri" w:hAnsi="Calibri" w:cs="Calibri"/>
                      <w:color w:val="000000"/>
                    </w:rPr>
                  </w:rPrChange>
                </w:rPr>
                <w:t>3.6</w:t>
              </w:r>
            </w:ins>
          </w:p>
        </w:tc>
      </w:tr>
      <w:tr w:rsidR="008179DB" w:rsidRPr="0030433B" w14:paraId="7EDB96A8" w14:textId="77777777" w:rsidTr="008179DB">
        <w:trPr>
          <w:trHeight w:val="219"/>
          <w:ins w:id="1155" w:author="Christian Michelsen" w:date="2021-11-16T16:11:00Z"/>
          <w:trPrChange w:id="1156" w:author="Christian Michelsen" w:date="2021-11-16T16:17:00Z">
            <w:trPr>
              <w:trHeight w:val="219"/>
            </w:trPr>
          </w:trPrChange>
        </w:trPr>
        <w:tc>
          <w:tcPr>
            <w:tcW w:w="1134" w:type="dxa"/>
            <w:tcBorders>
              <w:bottom w:val="single" w:sz="4" w:space="0" w:color="auto"/>
            </w:tcBorders>
            <w:tcMar>
              <w:top w:w="100" w:type="dxa"/>
              <w:left w:w="100" w:type="dxa"/>
              <w:bottom w:w="100" w:type="dxa"/>
              <w:right w:w="100" w:type="dxa"/>
            </w:tcMar>
            <w:tcPrChange w:id="1157" w:author="Christian Michelsen" w:date="2021-11-16T16:17:00Z">
              <w:tcPr>
                <w:tcW w:w="1134" w:type="dxa"/>
                <w:tcBorders>
                  <w:bottom w:val="single" w:sz="4" w:space="0" w:color="auto"/>
                </w:tcBorders>
                <w:tcMar>
                  <w:top w:w="100" w:type="dxa"/>
                  <w:left w:w="100" w:type="dxa"/>
                  <w:bottom w:w="100" w:type="dxa"/>
                  <w:right w:w="100" w:type="dxa"/>
                </w:tcMar>
              </w:tcPr>
            </w:tcPrChange>
          </w:tcPr>
          <w:p w14:paraId="5EEFDFED" w14:textId="337F02F3" w:rsidR="008179DB" w:rsidRPr="0030433B" w:rsidRDefault="008179DB" w:rsidP="008179DB">
            <w:pPr>
              <w:pStyle w:val="NormalWeb"/>
              <w:spacing w:before="0" w:beforeAutospacing="0" w:after="0" w:afterAutospacing="0"/>
              <w:rPr>
                <w:ins w:id="1158" w:author="Christian Michelsen" w:date="2021-11-16T16:11:00Z"/>
                <w:rFonts w:ascii="Arial" w:hAnsi="Arial" w:cs="Arial"/>
                <w:color w:val="000000"/>
                <w:sz w:val="18"/>
                <w:szCs w:val="18"/>
              </w:rPr>
            </w:pPr>
            <w:proofErr w:type="spellStart"/>
            <w:ins w:id="1159" w:author="Christian Michelsen" w:date="2021-11-16T16:16:00Z">
              <w:r w:rsidRPr="0030433B">
                <w:rPr>
                  <w:rFonts w:ascii="Arial" w:hAnsi="Arial" w:cs="Arial"/>
                  <w:color w:val="000000"/>
                  <w:sz w:val="18"/>
                  <w:szCs w:val="18"/>
                </w:rPr>
                <w:t>Age</w:t>
              </w:r>
              <w:r>
                <w:rPr>
                  <w:rFonts w:ascii="Arial" w:hAnsi="Arial" w:cs="Arial"/>
                  <w:color w:val="000000"/>
                  <w:sz w:val="18"/>
                  <w:szCs w:val="18"/>
                </w:rPr>
                <w:t>_only</w:t>
              </w:r>
            </w:ins>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Change w:id="1160" w:author="Christian Michelsen" w:date="2021-11-16T16:17:00Z">
              <w:tcPr>
                <w:tcW w:w="567" w:type="dxa"/>
                <w:tcBorders>
                  <w:bottom w:val="single" w:sz="4" w:space="0" w:color="auto"/>
                </w:tcBorders>
                <w:shd w:val="clear" w:color="auto" w:fill="FFFFFF" w:themeFill="background1"/>
                <w:tcMar>
                  <w:top w:w="100" w:type="dxa"/>
                  <w:left w:w="100" w:type="dxa"/>
                  <w:bottom w:w="100" w:type="dxa"/>
                  <w:right w:w="100" w:type="dxa"/>
                </w:tcMar>
              </w:tcPr>
            </w:tcPrChange>
          </w:tcPr>
          <w:p w14:paraId="336E7F35" w14:textId="418A51C1" w:rsidR="008179DB" w:rsidRPr="008179DB" w:rsidRDefault="008179DB" w:rsidP="008179DB">
            <w:pPr>
              <w:pStyle w:val="NormalWeb"/>
              <w:spacing w:before="0" w:beforeAutospacing="0" w:after="0" w:afterAutospacing="0"/>
              <w:jc w:val="right"/>
              <w:rPr>
                <w:ins w:id="1161" w:author="Christian Michelsen" w:date="2021-11-16T16:11:00Z"/>
                <w:rFonts w:ascii="Arial" w:hAnsi="Arial" w:cs="Arial"/>
                <w:color w:val="000000"/>
                <w:sz w:val="18"/>
                <w:szCs w:val="18"/>
              </w:rPr>
            </w:pPr>
            <w:ins w:id="1162" w:author="Christian Michelsen" w:date="2021-11-16T16:16:00Z">
              <w:r w:rsidRPr="008179DB">
                <w:rPr>
                  <w:rFonts w:ascii="Arial" w:hAnsi="Arial" w:cs="Arial"/>
                  <w:color w:val="000000"/>
                  <w:sz w:val="18"/>
                  <w:szCs w:val="18"/>
                  <w:rPrChange w:id="1163" w:author="Christian Michelsen" w:date="2021-11-16T16:16:00Z">
                    <w:rPr>
                      <w:rFonts w:ascii="Calibri" w:hAnsi="Calibri" w:cs="Calibri"/>
                      <w:color w:val="000000"/>
                    </w:rPr>
                  </w:rPrChange>
                </w:rPr>
                <w:t>113</w:t>
              </w:r>
            </w:ins>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Change w:id="1164" w:author="Christian Michelsen" w:date="2021-11-16T16:17:00Z">
              <w:tcPr>
                <w:tcW w:w="627" w:type="dxa"/>
                <w:tcBorders>
                  <w:bottom w:val="single" w:sz="4" w:space="0" w:color="auto"/>
                </w:tcBorders>
                <w:shd w:val="clear" w:color="auto" w:fill="FFFFFF" w:themeFill="background1"/>
                <w:tcMar>
                  <w:top w:w="100" w:type="dxa"/>
                  <w:left w:w="100" w:type="dxa"/>
                  <w:bottom w:w="100" w:type="dxa"/>
                  <w:right w:w="100" w:type="dxa"/>
                </w:tcMar>
              </w:tcPr>
            </w:tcPrChange>
          </w:tcPr>
          <w:p w14:paraId="3112F49D" w14:textId="311EF400" w:rsidR="008179DB" w:rsidRPr="008179DB" w:rsidRDefault="008179DB" w:rsidP="008179DB">
            <w:pPr>
              <w:pStyle w:val="NormalWeb"/>
              <w:spacing w:before="0" w:beforeAutospacing="0" w:after="0" w:afterAutospacing="0"/>
              <w:jc w:val="right"/>
              <w:rPr>
                <w:ins w:id="1165" w:author="Christian Michelsen" w:date="2021-11-16T16:11:00Z"/>
                <w:rFonts w:ascii="Arial" w:hAnsi="Arial" w:cs="Arial"/>
                <w:color w:val="000000"/>
                <w:sz w:val="18"/>
                <w:szCs w:val="18"/>
              </w:rPr>
            </w:pPr>
            <w:ins w:id="1166" w:author="Christian Michelsen" w:date="2021-11-16T16:16:00Z">
              <w:r w:rsidRPr="008179DB">
                <w:rPr>
                  <w:rFonts w:ascii="Arial" w:hAnsi="Arial" w:cs="Arial"/>
                  <w:color w:val="000000"/>
                  <w:sz w:val="18"/>
                  <w:szCs w:val="18"/>
                  <w:rPrChange w:id="1167" w:author="Christian Michelsen" w:date="2021-11-16T16:16:00Z">
                    <w:rPr>
                      <w:rFonts w:ascii="Calibri" w:hAnsi="Calibri" w:cs="Calibri"/>
                      <w:color w:val="000000"/>
                    </w:rPr>
                  </w:rPrChange>
                </w:rPr>
                <w:t>805</w:t>
              </w:r>
            </w:ins>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Change w:id="1168" w:author="Christian Michelsen" w:date="2021-11-16T16:17:00Z">
              <w:tcPr>
                <w:tcW w:w="644" w:type="dxa"/>
                <w:tcBorders>
                  <w:bottom w:val="single" w:sz="4" w:space="0" w:color="auto"/>
                </w:tcBorders>
                <w:shd w:val="clear" w:color="auto" w:fill="FFFFFF" w:themeFill="background1"/>
                <w:tcMar>
                  <w:top w:w="100" w:type="dxa"/>
                  <w:left w:w="100" w:type="dxa"/>
                  <w:bottom w:w="100" w:type="dxa"/>
                  <w:right w:w="100" w:type="dxa"/>
                </w:tcMar>
              </w:tcPr>
            </w:tcPrChange>
          </w:tcPr>
          <w:p w14:paraId="3F3EF524" w14:textId="4D54803A" w:rsidR="008179DB" w:rsidRPr="008179DB" w:rsidRDefault="008179DB" w:rsidP="008179DB">
            <w:pPr>
              <w:pStyle w:val="NormalWeb"/>
              <w:spacing w:before="0" w:beforeAutospacing="0" w:after="0" w:afterAutospacing="0"/>
              <w:jc w:val="right"/>
              <w:rPr>
                <w:ins w:id="1169" w:author="Christian Michelsen" w:date="2021-11-16T16:11:00Z"/>
                <w:rFonts w:ascii="Arial" w:hAnsi="Arial" w:cs="Arial"/>
                <w:color w:val="000000"/>
                <w:sz w:val="18"/>
                <w:szCs w:val="18"/>
              </w:rPr>
            </w:pPr>
            <w:ins w:id="1170" w:author="Christian Michelsen" w:date="2021-11-16T16:16:00Z">
              <w:r w:rsidRPr="008179DB">
                <w:rPr>
                  <w:rFonts w:ascii="Arial" w:hAnsi="Arial" w:cs="Arial"/>
                  <w:color w:val="000000"/>
                  <w:sz w:val="18"/>
                  <w:szCs w:val="18"/>
                  <w:rPrChange w:id="1171" w:author="Christian Michelsen" w:date="2021-11-16T16:16:00Z">
                    <w:rPr>
                      <w:rFonts w:ascii="Calibri" w:hAnsi="Calibri" w:cs="Calibri"/>
                      <w:color w:val="000000"/>
                    </w:rPr>
                  </w:rPrChange>
                </w:rPr>
                <w:t>116</w:t>
              </w:r>
            </w:ins>
          </w:p>
        </w:tc>
        <w:tc>
          <w:tcPr>
            <w:tcW w:w="792" w:type="dxa"/>
            <w:tcBorders>
              <w:bottom w:val="single" w:sz="4" w:space="0" w:color="auto"/>
            </w:tcBorders>
            <w:shd w:val="clear" w:color="auto" w:fill="EAF1DD" w:themeFill="accent3" w:themeFillTint="33"/>
            <w:tcMar>
              <w:top w:w="100" w:type="dxa"/>
              <w:left w:w="100" w:type="dxa"/>
              <w:bottom w:w="100" w:type="dxa"/>
              <w:right w:w="100" w:type="dxa"/>
            </w:tcMar>
            <w:tcPrChange w:id="1172" w:author="Christian Michelsen" w:date="2021-11-16T16:17:00Z">
              <w:tcPr>
                <w:tcW w:w="792" w:type="dxa"/>
                <w:tcBorders>
                  <w:bottom w:val="single" w:sz="4" w:space="0" w:color="auto"/>
                </w:tcBorders>
                <w:shd w:val="clear" w:color="auto" w:fill="FFFFFF" w:themeFill="background1"/>
                <w:tcMar>
                  <w:top w:w="100" w:type="dxa"/>
                  <w:left w:w="100" w:type="dxa"/>
                  <w:bottom w:w="100" w:type="dxa"/>
                  <w:right w:w="100" w:type="dxa"/>
                </w:tcMar>
              </w:tcPr>
            </w:tcPrChange>
          </w:tcPr>
          <w:p w14:paraId="6D4F3234" w14:textId="3F4313B6" w:rsidR="008179DB" w:rsidRPr="008179DB" w:rsidRDefault="008179DB" w:rsidP="008179DB">
            <w:pPr>
              <w:pStyle w:val="NormalWeb"/>
              <w:spacing w:before="0" w:beforeAutospacing="0" w:after="0" w:afterAutospacing="0"/>
              <w:jc w:val="right"/>
              <w:rPr>
                <w:ins w:id="1173" w:author="Christian Michelsen" w:date="2021-11-16T16:11:00Z"/>
                <w:rFonts w:ascii="Arial" w:hAnsi="Arial" w:cs="Arial"/>
                <w:color w:val="000000"/>
                <w:sz w:val="18"/>
                <w:szCs w:val="18"/>
              </w:rPr>
            </w:pPr>
            <w:ins w:id="1174" w:author="Christian Michelsen" w:date="2021-11-16T16:16:00Z">
              <w:r w:rsidRPr="008179DB">
                <w:rPr>
                  <w:rFonts w:ascii="Arial" w:hAnsi="Arial" w:cs="Arial"/>
                  <w:color w:val="000000"/>
                  <w:sz w:val="18"/>
                  <w:szCs w:val="18"/>
                  <w:rPrChange w:id="1175" w:author="Christian Michelsen" w:date="2021-11-16T16:16:00Z">
                    <w:rPr>
                      <w:rFonts w:ascii="Calibri" w:hAnsi="Calibri" w:cs="Calibri"/>
                      <w:color w:val="000000"/>
                    </w:rPr>
                  </w:rPrChange>
                </w:rPr>
                <w:t>2879</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176"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1245E3B6" w14:textId="674AE803" w:rsidR="008179DB" w:rsidRPr="008179DB" w:rsidRDefault="008179DB" w:rsidP="008179DB">
            <w:pPr>
              <w:pStyle w:val="NormalWeb"/>
              <w:spacing w:before="0" w:beforeAutospacing="0" w:after="0" w:afterAutospacing="0"/>
              <w:jc w:val="right"/>
              <w:rPr>
                <w:ins w:id="1177" w:author="Christian Michelsen" w:date="2021-11-16T16:11:00Z"/>
                <w:rFonts w:ascii="Arial" w:hAnsi="Arial" w:cs="Arial"/>
                <w:color w:val="000000"/>
                <w:sz w:val="18"/>
                <w:szCs w:val="18"/>
              </w:rPr>
            </w:pPr>
            <w:ins w:id="1178" w:author="Christian Michelsen" w:date="2021-11-16T16:16:00Z">
              <w:r w:rsidRPr="008179DB">
                <w:rPr>
                  <w:rFonts w:ascii="Arial" w:hAnsi="Arial" w:cs="Arial"/>
                  <w:color w:val="000000"/>
                  <w:sz w:val="18"/>
                  <w:szCs w:val="18"/>
                  <w:rPrChange w:id="1179" w:author="Christian Michelsen" w:date="2021-11-16T16:16:00Z">
                    <w:rPr>
                      <w:rFonts w:ascii="Calibri" w:hAnsi="Calibri" w:cs="Calibri"/>
                      <w:color w:val="000000"/>
                    </w:rPr>
                  </w:rPrChange>
                </w:rPr>
                <w:t>49.3</w:t>
              </w:r>
            </w:ins>
            <w:ins w:id="1180"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181"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1E3D8979" w14:textId="53CB32B9" w:rsidR="008179DB" w:rsidRPr="008179DB" w:rsidRDefault="008179DB" w:rsidP="008179DB">
            <w:pPr>
              <w:pStyle w:val="NormalWeb"/>
              <w:spacing w:before="0" w:beforeAutospacing="0" w:after="0" w:afterAutospacing="0"/>
              <w:jc w:val="right"/>
              <w:rPr>
                <w:ins w:id="1182" w:author="Christian Michelsen" w:date="2021-11-16T16:11:00Z"/>
                <w:rFonts w:ascii="Arial" w:hAnsi="Arial" w:cs="Arial"/>
                <w:color w:val="000000"/>
                <w:sz w:val="18"/>
                <w:szCs w:val="18"/>
              </w:rPr>
            </w:pPr>
            <w:ins w:id="1183" w:author="Christian Michelsen" w:date="2021-11-16T16:16:00Z">
              <w:r w:rsidRPr="008179DB">
                <w:rPr>
                  <w:rFonts w:ascii="Arial" w:hAnsi="Arial" w:cs="Arial"/>
                  <w:color w:val="000000"/>
                  <w:sz w:val="18"/>
                  <w:szCs w:val="18"/>
                  <w:rPrChange w:id="1184" w:author="Christian Michelsen" w:date="2021-11-16T16:16:00Z">
                    <w:rPr>
                      <w:rFonts w:ascii="Calibri" w:hAnsi="Calibri" w:cs="Calibri"/>
                      <w:color w:val="000000"/>
                    </w:rPr>
                  </w:rPrChange>
                </w:rPr>
                <w:t>12.3</w:t>
              </w:r>
            </w:ins>
            <w:ins w:id="1185"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186"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39CF9DF5" w14:textId="4475A2EF" w:rsidR="008179DB" w:rsidRPr="008179DB" w:rsidRDefault="008179DB" w:rsidP="008179DB">
            <w:pPr>
              <w:pStyle w:val="NormalWeb"/>
              <w:spacing w:before="0" w:beforeAutospacing="0" w:after="0" w:afterAutospacing="0"/>
              <w:jc w:val="right"/>
              <w:rPr>
                <w:ins w:id="1187" w:author="Christian Michelsen" w:date="2021-11-16T16:11:00Z"/>
                <w:rFonts w:ascii="Arial" w:hAnsi="Arial" w:cs="Arial"/>
                <w:color w:val="000000"/>
                <w:sz w:val="18"/>
                <w:szCs w:val="18"/>
              </w:rPr>
            </w:pPr>
            <w:ins w:id="1188" w:author="Christian Michelsen" w:date="2021-11-16T16:16:00Z">
              <w:r w:rsidRPr="008179DB">
                <w:rPr>
                  <w:rFonts w:ascii="Arial" w:hAnsi="Arial" w:cs="Arial"/>
                  <w:color w:val="000000"/>
                  <w:sz w:val="18"/>
                  <w:szCs w:val="18"/>
                  <w:rPrChange w:id="1189" w:author="Christian Michelsen" w:date="2021-11-16T16:16:00Z">
                    <w:rPr>
                      <w:rFonts w:ascii="Calibri" w:hAnsi="Calibri" w:cs="Calibri"/>
                      <w:color w:val="000000"/>
                    </w:rPr>
                  </w:rPrChange>
                </w:rPr>
                <w:t>15.2</w:t>
              </w:r>
            </w:ins>
            <w:ins w:id="1190" w:author="Christian Michelsen" w:date="2021-11-16T16:20:00Z">
              <w:r>
                <w:rPr>
                  <w:rFonts w:ascii="Arial" w:hAnsi="Arial" w:cs="Arial"/>
                  <w:color w:val="000000"/>
                  <w:sz w:val="18"/>
                  <w:szCs w:val="18"/>
                </w:rPr>
                <w:t>%</w:t>
              </w:r>
            </w:ins>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Change w:id="1191" w:author="Christian Michelsen" w:date="2021-11-16T16:17:00Z">
              <w:tcPr>
                <w:tcW w:w="1021" w:type="dxa"/>
                <w:tcBorders>
                  <w:bottom w:val="single" w:sz="4" w:space="0" w:color="auto"/>
                </w:tcBorders>
                <w:shd w:val="clear" w:color="auto" w:fill="FFFFFF" w:themeFill="background1"/>
                <w:tcMar>
                  <w:top w:w="100" w:type="dxa"/>
                  <w:left w:w="100" w:type="dxa"/>
                  <w:bottom w:w="100" w:type="dxa"/>
                  <w:right w:w="100" w:type="dxa"/>
                </w:tcMar>
              </w:tcPr>
            </w:tcPrChange>
          </w:tcPr>
          <w:p w14:paraId="6CEB7FEA" w14:textId="58B03A67" w:rsidR="008179DB" w:rsidRPr="008179DB" w:rsidRDefault="008179DB" w:rsidP="008179DB">
            <w:pPr>
              <w:pStyle w:val="NormalWeb"/>
              <w:spacing w:before="0" w:beforeAutospacing="0" w:after="0" w:afterAutospacing="0"/>
              <w:jc w:val="right"/>
              <w:rPr>
                <w:ins w:id="1192" w:author="Christian Michelsen" w:date="2021-11-16T16:11:00Z"/>
                <w:rFonts w:ascii="Arial" w:hAnsi="Arial" w:cs="Arial"/>
                <w:color w:val="000000"/>
                <w:sz w:val="18"/>
                <w:szCs w:val="18"/>
              </w:rPr>
            </w:pPr>
            <w:ins w:id="1193" w:author="Christian Michelsen" w:date="2021-11-16T16:16:00Z">
              <w:r w:rsidRPr="008179DB">
                <w:rPr>
                  <w:rFonts w:ascii="Arial" w:hAnsi="Arial" w:cs="Arial"/>
                  <w:color w:val="000000"/>
                  <w:sz w:val="18"/>
                  <w:szCs w:val="18"/>
                  <w:rPrChange w:id="1194" w:author="Christian Michelsen" w:date="2021-11-16T16:16:00Z">
                    <w:rPr>
                      <w:rFonts w:ascii="Calibri" w:hAnsi="Calibri" w:cs="Calibri"/>
                      <w:color w:val="000000"/>
                    </w:rPr>
                  </w:rPrChange>
                </w:rPr>
                <w:t>68.7</w:t>
              </w:r>
            </w:ins>
            <w:ins w:id="1195" w:author="Christian Michelsen" w:date="2021-11-16T16:20:00Z">
              <w:r>
                <w:rPr>
                  <w:rFonts w:ascii="Arial" w:hAnsi="Arial" w:cs="Arial"/>
                  <w:color w:val="000000"/>
                  <w:sz w:val="18"/>
                  <w:szCs w:val="18"/>
                </w:rPr>
                <w:t>%</w:t>
              </w:r>
            </w:ins>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Change w:id="1196" w:author="Christian Michelsen" w:date="2021-11-16T16:17:00Z">
              <w:tcPr>
                <w:tcW w:w="1003" w:type="dxa"/>
                <w:tcBorders>
                  <w:bottom w:val="single" w:sz="4" w:space="0" w:color="auto"/>
                </w:tcBorders>
                <w:shd w:val="clear" w:color="auto" w:fill="FFFFFF" w:themeFill="background1"/>
                <w:tcMar>
                  <w:top w:w="100" w:type="dxa"/>
                  <w:left w:w="100" w:type="dxa"/>
                  <w:bottom w:w="100" w:type="dxa"/>
                  <w:right w:w="100" w:type="dxa"/>
                </w:tcMar>
              </w:tcPr>
            </w:tcPrChange>
          </w:tcPr>
          <w:p w14:paraId="219731E4" w14:textId="226BED18" w:rsidR="008179DB" w:rsidRPr="008179DB" w:rsidRDefault="008179DB" w:rsidP="008179DB">
            <w:pPr>
              <w:pStyle w:val="NormalWeb"/>
              <w:spacing w:before="0" w:beforeAutospacing="0" w:after="0" w:afterAutospacing="0"/>
              <w:jc w:val="right"/>
              <w:rPr>
                <w:ins w:id="1197" w:author="Christian Michelsen" w:date="2021-11-16T16:11:00Z"/>
                <w:rFonts w:ascii="Arial" w:hAnsi="Arial" w:cs="Arial"/>
                <w:color w:val="000000"/>
                <w:sz w:val="18"/>
                <w:szCs w:val="18"/>
              </w:rPr>
            </w:pPr>
            <w:ins w:id="1198" w:author="Christian Michelsen" w:date="2021-11-16T16:16:00Z">
              <w:r w:rsidRPr="008179DB">
                <w:rPr>
                  <w:rFonts w:ascii="Arial" w:hAnsi="Arial" w:cs="Arial"/>
                  <w:color w:val="000000"/>
                  <w:sz w:val="18"/>
                  <w:szCs w:val="18"/>
                  <w:rPrChange w:id="1199" w:author="Christian Michelsen" w:date="2021-11-16T16:16:00Z">
                    <w:rPr>
                      <w:rFonts w:ascii="Calibri" w:hAnsi="Calibri" w:cs="Calibri"/>
                      <w:color w:val="000000"/>
                    </w:rPr>
                  </w:rPrChange>
                </w:rPr>
                <w:t>13.4</w:t>
              </w:r>
            </w:ins>
            <w:ins w:id="1200"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FFFFF" w:themeFill="background1"/>
            <w:tcMar>
              <w:top w:w="100" w:type="dxa"/>
              <w:left w:w="100" w:type="dxa"/>
              <w:bottom w:w="100" w:type="dxa"/>
              <w:right w:w="100" w:type="dxa"/>
            </w:tcMar>
            <w:tcPrChange w:id="1201" w:author="Christian Michelsen" w:date="2021-11-16T16:17: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4061B14C" w14:textId="02A55326" w:rsidR="008179DB" w:rsidRPr="008179DB" w:rsidRDefault="008179DB" w:rsidP="008179DB">
            <w:pPr>
              <w:pStyle w:val="NormalWeb"/>
              <w:spacing w:before="0" w:beforeAutospacing="0" w:after="0" w:afterAutospacing="0"/>
              <w:jc w:val="right"/>
              <w:rPr>
                <w:ins w:id="1202" w:author="Christian Michelsen" w:date="2021-11-16T16:11:00Z"/>
                <w:rFonts w:ascii="Arial" w:hAnsi="Arial" w:cs="Arial"/>
                <w:color w:val="000000"/>
                <w:sz w:val="18"/>
                <w:szCs w:val="18"/>
              </w:rPr>
            </w:pPr>
            <w:ins w:id="1203" w:author="Christian Michelsen" w:date="2021-11-16T16:16:00Z">
              <w:r w:rsidRPr="008179DB">
                <w:rPr>
                  <w:rFonts w:ascii="Arial" w:hAnsi="Arial" w:cs="Arial"/>
                  <w:color w:val="000000"/>
                  <w:sz w:val="18"/>
                  <w:szCs w:val="18"/>
                  <w:rPrChange w:id="1204" w:author="Christian Michelsen" w:date="2021-11-16T16:16:00Z">
                    <w:rPr>
                      <w:rFonts w:ascii="Calibri" w:hAnsi="Calibri" w:cs="Calibri"/>
                      <w:color w:val="000000"/>
                    </w:rPr>
                  </w:rPrChange>
                </w:rPr>
                <w:t>0.5</w:t>
              </w:r>
            </w:ins>
          </w:p>
        </w:tc>
      </w:tr>
      <w:tr w:rsidR="008179DB" w:rsidRPr="0030433B" w14:paraId="04F443DE" w14:textId="77777777" w:rsidTr="002D4B35">
        <w:trPr>
          <w:trHeight w:val="219"/>
          <w:ins w:id="1205" w:author="Christian Michelsen" w:date="2021-11-16T16:11:00Z"/>
          <w:trPrChange w:id="1206" w:author="Christian Michelsen" w:date="2021-11-16T16:11:00Z">
            <w:trPr>
              <w:trHeight w:val="219"/>
            </w:trPr>
          </w:trPrChange>
        </w:trPr>
        <w:tc>
          <w:tcPr>
            <w:tcW w:w="1134" w:type="dxa"/>
            <w:tcBorders>
              <w:top w:val="single" w:sz="4" w:space="0" w:color="auto"/>
              <w:bottom w:val="single" w:sz="4" w:space="0" w:color="auto"/>
            </w:tcBorders>
            <w:tcMar>
              <w:top w:w="100" w:type="dxa"/>
              <w:left w:w="100" w:type="dxa"/>
              <w:bottom w:w="100" w:type="dxa"/>
              <w:right w:w="100" w:type="dxa"/>
            </w:tcMar>
            <w:tcPrChange w:id="1207" w:author="Christian Michelsen" w:date="2021-11-16T16:11:00Z">
              <w:tcPr>
                <w:tcW w:w="1134" w:type="dxa"/>
                <w:tcBorders>
                  <w:top w:val="single" w:sz="4" w:space="0" w:color="auto"/>
                  <w:bottom w:val="single" w:sz="4" w:space="0" w:color="auto"/>
                </w:tcBorders>
                <w:tcMar>
                  <w:top w:w="100" w:type="dxa"/>
                  <w:left w:w="100" w:type="dxa"/>
                  <w:bottom w:w="100" w:type="dxa"/>
                  <w:right w:w="100" w:type="dxa"/>
                </w:tcMar>
              </w:tcPr>
            </w:tcPrChange>
          </w:tcPr>
          <w:p w14:paraId="492FBA5E" w14:textId="7C27E33E" w:rsidR="008179DB" w:rsidRPr="0030433B" w:rsidRDefault="008179DB" w:rsidP="008179DB">
            <w:pPr>
              <w:pStyle w:val="NormalWeb"/>
              <w:spacing w:before="0" w:beforeAutospacing="0" w:after="0" w:afterAutospacing="0"/>
              <w:rPr>
                <w:ins w:id="1208" w:author="Christian Michelsen" w:date="2021-11-16T16:11:00Z"/>
                <w:rFonts w:ascii="Arial" w:hAnsi="Arial" w:cs="Arial"/>
                <w:color w:val="000000"/>
                <w:sz w:val="18"/>
                <w:szCs w:val="18"/>
              </w:rPr>
            </w:pPr>
            <w:ins w:id="1209" w:author="Christian Michelsen" w:date="2021-11-16T16:16:00Z">
              <w:r>
                <w:rPr>
                  <w:rFonts w:ascii="Arial" w:hAnsi="Arial" w:cs="Arial"/>
                  <w:color w:val="000000"/>
                  <w:sz w:val="18"/>
                  <w:szCs w:val="18"/>
                </w:rPr>
                <w:t>PPF 30</w:t>
              </w:r>
            </w:ins>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1210" w:author="Christian Michelsen" w:date="2021-11-16T16:11:00Z">
              <w:tcPr>
                <w:tcW w:w="567"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470D946B" w14:textId="77777777" w:rsidR="008179DB" w:rsidRPr="008179DB" w:rsidRDefault="008179DB" w:rsidP="008179DB">
            <w:pPr>
              <w:pStyle w:val="NormalWeb"/>
              <w:spacing w:before="0" w:beforeAutospacing="0" w:after="0" w:afterAutospacing="0"/>
              <w:jc w:val="right"/>
              <w:rPr>
                <w:ins w:id="1211" w:author="Christian Michelsen" w:date="2021-11-16T16:11:00Z"/>
                <w:rFonts w:ascii="Arial" w:hAnsi="Arial" w:cs="Arial"/>
                <w:color w:val="000000"/>
                <w:sz w:val="18"/>
                <w:szCs w:val="18"/>
              </w:rPr>
            </w:pPr>
          </w:p>
        </w:tc>
        <w:tc>
          <w:tcPr>
            <w:tcW w:w="627" w:type="dxa"/>
            <w:tcBorders>
              <w:top w:val="single" w:sz="4" w:space="0" w:color="auto"/>
              <w:bottom w:val="single" w:sz="4" w:space="0" w:color="auto"/>
            </w:tcBorders>
            <w:shd w:val="clear" w:color="auto" w:fill="auto"/>
            <w:tcMar>
              <w:top w:w="100" w:type="dxa"/>
              <w:left w:w="100" w:type="dxa"/>
              <w:bottom w:w="100" w:type="dxa"/>
              <w:right w:w="100" w:type="dxa"/>
            </w:tcMar>
            <w:tcPrChange w:id="1212" w:author="Christian Michelsen" w:date="2021-11-16T16:11:00Z">
              <w:tcPr>
                <w:tcW w:w="627"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6F03B8C4" w14:textId="77777777" w:rsidR="008179DB" w:rsidRPr="008179DB" w:rsidRDefault="008179DB" w:rsidP="008179DB">
            <w:pPr>
              <w:pStyle w:val="NormalWeb"/>
              <w:spacing w:before="0" w:beforeAutospacing="0" w:after="0" w:afterAutospacing="0"/>
              <w:jc w:val="right"/>
              <w:rPr>
                <w:ins w:id="1213" w:author="Christian Michelsen" w:date="2021-11-16T16:11:00Z"/>
                <w:rFonts w:ascii="Arial" w:hAnsi="Arial" w:cs="Arial"/>
                <w:color w:val="000000"/>
                <w:sz w:val="18"/>
                <w:szCs w:val="18"/>
              </w:rPr>
            </w:pPr>
          </w:p>
        </w:tc>
        <w:tc>
          <w:tcPr>
            <w:tcW w:w="644" w:type="dxa"/>
            <w:tcBorders>
              <w:top w:val="single" w:sz="4" w:space="0" w:color="auto"/>
              <w:bottom w:val="single" w:sz="4" w:space="0" w:color="auto"/>
            </w:tcBorders>
            <w:shd w:val="clear" w:color="auto" w:fill="auto"/>
            <w:tcMar>
              <w:top w:w="100" w:type="dxa"/>
              <w:left w:w="100" w:type="dxa"/>
              <w:bottom w:w="100" w:type="dxa"/>
              <w:right w:w="100" w:type="dxa"/>
            </w:tcMar>
            <w:tcPrChange w:id="1214" w:author="Christian Michelsen" w:date="2021-11-16T16:11:00Z">
              <w:tcPr>
                <w:tcW w:w="644"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CD4269E" w14:textId="77777777" w:rsidR="008179DB" w:rsidRPr="008179DB" w:rsidRDefault="008179DB" w:rsidP="008179DB">
            <w:pPr>
              <w:pStyle w:val="NormalWeb"/>
              <w:spacing w:before="0" w:beforeAutospacing="0" w:after="0" w:afterAutospacing="0"/>
              <w:jc w:val="right"/>
              <w:rPr>
                <w:ins w:id="1215" w:author="Christian Michelsen" w:date="2021-11-16T16:11:00Z"/>
                <w:rFonts w:ascii="Arial" w:hAnsi="Arial" w:cs="Arial"/>
                <w:color w:val="000000"/>
                <w:sz w:val="18"/>
                <w:szCs w:val="18"/>
              </w:rPr>
            </w:pPr>
          </w:p>
        </w:tc>
        <w:tc>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Change w:id="1216" w:author="Christian Michelsen" w:date="2021-11-16T16:11:00Z">
              <w:tcPr>
                <w:tcW w:w="792" w:type="dxa"/>
                <w:tcBorders>
                  <w:top w:val="single" w:sz="4" w:space="0" w:color="auto"/>
                  <w:bottom w:val="single" w:sz="4" w:space="0" w:color="auto"/>
                </w:tcBorders>
                <w:shd w:val="clear" w:color="auto" w:fill="auto"/>
                <w:tcMar>
                  <w:top w:w="100" w:type="dxa"/>
                  <w:left w:w="100" w:type="dxa"/>
                  <w:bottom w:w="100" w:type="dxa"/>
                  <w:right w:w="100" w:type="dxa"/>
                </w:tcMar>
                <w:vAlign w:val="center"/>
              </w:tcPr>
            </w:tcPrChange>
          </w:tcPr>
          <w:p w14:paraId="71DA7F7F" w14:textId="77777777" w:rsidR="008179DB" w:rsidRPr="008179DB" w:rsidRDefault="008179DB" w:rsidP="008179DB">
            <w:pPr>
              <w:pStyle w:val="NormalWeb"/>
              <w:spacing w:before="0" w:beforeAutospacing="0" w:after="0" w:afterAutospacing="0"/>
              <w:jc w:val="right"/>
              <w:rPr>
                <w:ins w:id="1217"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18"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665A0DF7" w14:textId="77777777" w:rsidR="008179DB" w:rsidRPr="008179DB" w:rsidRDefault="008179DB" w:rsidP="008179DB">
            <w:pPr>
              <w:pStyle w:val="NormalWeb"/>
              <w:spacing w:before="0" w:beforeAutospacing="0" w:after="0" w:afterAutospacing="0"/>
              <w:jc w:val="right"/>
              <w:rPr>
                <w:ins w:id="1219"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20"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27D6AD0D" w14:textId="77777777" w:rsidR="008179DB" w:rsidRPr="008179DB" w:rsidRDefault="008179DB" w:rsidP="008179DB">
            <w:pPr>
              <w:pStyle w:val="NormalWeb"/>
              <w:spacing w:before="0" w:beforeAutospacing="0" w:after="0" w:afterAutospacing="0"/>
              <w:jc w:val="right"/>
              <w:rPr>
                <w:ins w:id="1221"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22"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1B989E9" w14:textId="77777777" w:rsidR="008179DB" w:rsidRPr="008179DB" w:rsidRDefault="008179DB" w:rsidP="008179DB">
            <w:pPr>
              <w:pStyle w:val="NormalWeb"/>
              <w:spacing w:before="0" w:beforeAutospacing="0" w:after="0" w:afterAutospacing="0"/>
              <w:jc w:val="right"/>
              <w:rPr>
                <w:ins w:id="1223" w:author="Christian Michelsen" w:date="2021-11-16T16:11:00Z"/>
                <w:rFonts w:ascii="Arial" w:hAnsi="Arial" w:cs="Arial"/>
                <w:color w:val="000000"/>
                <w:sz w:val="18"/>
                <w:szCs w:val="18"/>
              </w:rPr>
            </w:pPr>
          </w:p>
        </w:tc>
        <w:tc>
          <w:tcPr>
            <w:tcW w:w="1021" w:type="dxa"/>
            <w:tcBorders>
              <w:top w:val="single" w:sz="4" w:space="0" w:color="auto"/>
              <w:bottom w:val="single" w:sz="4" w:space="0" w:color="auto"/>
            </w:tcBorders>
            <w:shd w:val="clear" w:color="auto" w:fill="auto"/>
            <w:tcMar>
              <w:top w:w="100" w:type="dxa"/>
              <w:left w:w="100" w:type="dxa"/>
              <w:bottom w:w="100" w:type="dxa"/>
              <w:right w:w="100" w:type="dxa"/>
            </w:tcMar>
            <w:tcPrChange w:id="1224" w:author="Christian Michelsen" w:date="2021-11-16T16:11:00Z">
              <w:tcPr>
                <w:tcW w:w="1021"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75ECA6B4" w14:textId="77777777" w:rsidR="008179DB" w:rsidRPr="008179DB" w:rsidRDefault="008179DB" w:rsidP="008179DB">
            <w:pPr>
              <w:pStyle w:val="NormalWeb"/>
              <w:spacing w:before="0" w:beforeAutospacing="0" w:after="0" w:afterAutospacing="0"/>
              <w:jc w:val="right"/>
              <w:rPr>
                <w:ins w:id="1225" w:author="Christian Michelsen" w:date="2021-11-16T16:11:00Z"/>
                <w:rFonts w:ascii="Arial" w:hAnsi="Arial" w:cs="Arial"/>
                <w:color w:val="000000"/>
                <w:sz w:val="18"/>
                <w:szCs w:val="18"/>
              </w:rPr>
            </w:pP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Change w:id="1226" w:author="Christian Michelsen" w:date="2021-11-16T16:11:00Z">
              <w:tcPr>
                <w:tcW w:w="100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12C4395C" w14:textId="77777777" w:rsidR="008179DB" w:rsidRPr="008179DB" w:rsidRDefault="008179DB" w:rsidP="008179DB">
            <w:pPr>
              <w:pStyle w:val="NormalWeb"/>
              <w:spacing w:before="0" w:beforeAutospacing="0" w:after="0" w:afterAutospacing="0"/>
              <w:jc w:val="right"/>
              <w:rPr>
                <w:ins w:id="1227" w:author="Christian Michelsen" w:date="2021-11-16T16:11:00Z"/>
                <w:rFonts w:ascii="Arial" w:hAnsi="Arial" w:cs="Arial"/>
                <w:color w:val="000000"/>
                <w:sz w:val="18"/>
                <w:szCs w:val="18"/>
              </w:rPr>
            </w:pPr>
          </w:p>
        </w:tc>
        <w:tc>
          <w:tcPr>
            <w:tcW w:w="893" w:type="dxa"/>
            <w:tcBorders>
              <w:top w:val="single" w:sz="4" w:space="0" w:color="auto"/>
              <w:bottom w:val="single" w:sz="4" w:space="0" w:color="auto"/>
            </w:tcBorders>
            <w:shd w:val="clear" w:color="auto" w:fill="auto"/>
            <w:tcMar>
              <w:top w:w="100" w:type="dxa"/>
              <w:left w:w="100" w:type="dxa"/>
              <w:bottom w:w="100" w:type="dxa"/>
              <w:right w:w="100" w:type="dxa"/>
            </w:tcMar>
            <w:tcPrChange w:id="1228" w:author="Christian Michelsen" w:date="2021-11-16T16:11:00Z">
              <w:tcPr>
                <w:tcW w:w="893"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0CD93C8A" w14:textId="77777777" w:rsidR="008179DB" w:rsidRPr="008179DB" w:rsidRDefault="008179DB" w:rsidP="008179DB">
            <w:pPr>
              <w:pStyle w:val="NormalWeb"/>
              <w:spacing w:before="0" w:beforeAutospacing="0" w:after="0" w:afterAutospacing="0"/>
              <w:jc w:val="right"/>
              <w:rPr>
                <w:ins w:id="1229" w:author="Christian Michelsen" w:date="2021-11-16T16:11:00Z"/>
                <w:rFonts w:ascii="Arial" w:hAnsi="Arial" w:cs="Arial"/>
                <w:color w:val="000000"/>
                <w:sz w:val="18"/>
                <w:szCs w:val="18"/>
              </w:rPr>
            </w:pPr>
          </w:p>
        </w:tc>
      </w:tr>
      <w:tr w:rsidR="008179DB" w:rsidRPr="0030433B" w14:paraId="5EA67C24" w14:textId="77777777" w:rsidTr="008179DB">
        <w:trPr>
          <w:trHeight w:val="219"/>
          <w:ins w:id="1230" w:author="Christian Michelsen" w:date="2021-11-16T16:11:00Z"/>
          <w:trPrChange w:id="1231" w:author="Christian Michelsen" w:date="2021-11-16T16:18:00Z">
            <w:trPr>
              <w:trHeight w:val="219"/>
            </w:trPr>
          </w:trPrChange>
        </w:trPr>
        <w:tc>
          <w:tcPr>
            <w:tcW w:w="1134" w:type="dxa"/>
            <w:tcBorders>
              <w:top w:val="single" w:sz="4" w:space="0" w:color="auto"/>
            </w:tcBorders>
            <w:tcMar>
              <w:top w:w="100" w:type="dxa"/>
              <w:left w:w="100" w:type="dxa"/>
              <w:bottom w:w="100" w:type="dxa"/>
              <w:right w:w="100" w:type="dxa"/>
            </w:tcMar>
            <w:tcPrChange w:id="1232" w:author="Christian Michelsen" w:date="2021-11-16T16:18:00Z">
              <w:tcPr>
                <w:tcW w:w="1134" w:type="dxa"/>
                <w:tcBorders>
                  <w:top w:val="single" w:sz="4" w:space="0" w:color="auto"/>
                </w:tcBorders>
                <w:tcMar>
                  <w:top w:w="100" w:type="dxa"/>
                  <w:left w:w="100" w:type="dxa"/>
                  <w:bottom w:w="100" w:type="dxa"/>
                  <w:right w:w="100" w:type="dxa"/>
                </w:tcMar>
              </w:tcPr>
            </w:tcPrChange>
          </w:tcPr>
          <w:p w14:paraId="29DC44F0" w14:textId="4D3244E6" w:rsidR="008179DB" w:rsidRPr="0030433B" w:rsidRDefault="008179DB" w:rsidP="008179DB">
            <w:pPr>
              <w:pStyle w:val="NormalWeb"/>
              <w:spacing w:before="0" w:beforeAutospacing="0" w:after="0" w:afterAutospacing="0"/>
              <w:rPr>
                <w:ins w:id="1233" w:author="Christian Michelsen" w:date="2021-11-16T16:11:00Z"/>
                <w:rFonts w:ascii="Arial" w:hAnsi="Arial" w:cs="Arial"/>
                <w:color w:val="000000"/>
                <w:sz w:val="18"/>
                <w:szCs w:val="18"/>
              </w:rPr>
            </w:pPr>
            <w:ins w:id="1234" w:author="Christian Michelsen" w:date="2021-11-16T16:16:00Z">
              <w:r>
                <w:rPr>
                  <w:rFonts w:ascii="Arial" w:hAnsi="Arial" w:cs="Arial"/>
                  <w:color w:val="000000"/>
                  <w:sz w:val="18"/>
                  <w:szCs w:val="18"/>
                </w:rPr>
                <w:t>ML33</w:t>
              </w:r>
            </w:ins>
          </w:p>
        </w:tc>
        <w:tc>
          <w:tcPr>
            <w:tcW w:w="567" w:type="dxa"/>
            <w:tcBorders>
              <w:top w:val="single" w:sz="4" w:space="0" w:color="auto"/>
            </w:tcBorders>
            <w:shd w:val="clear" w:color="auto" w:fill="EAF1DD" w:themeFill="accent3" w:themeFillTint="33"/>
            <w:tcMar>
              <w:top w:w="100" w:type="dxa"/>
              <w:left w:w="100" w:type="dxa"/>
              <w:bottom w:w="100" w:type="dxa"/>
              <w:right w:w="100" w:type="dxa"/>
            </w:tcMar>
            <w:tcPrChange w:id="1235" w:author="Christian Michelsen" w:date="2021-11-16T16:18:00Z">
              <w:tcPr>
                <w:tcW w:w="567" w:type="dxa"/>
                <w:tcBorders>
                  <w:top w:val="single" w:sz="4" w:space="0" w:color="auto"/>
                </w:tcBorders>
                <w:shd w:val="clear" w:color="auto" w:fill="FFFFFF" w:themeFill="background1"/>
                <w:tcMar>
                  <w:top w:w="100" w:type="dxa"/>
                  <w:left w:w="100" w:type="dxa"/>
                  <w:bottom w:w="100" w:type="dxa"/>
                  <w:right w:w="100" w:type="dxa"/>
                </w:tcMar>
              </w:tcPr>
            </w:tcPrChange>
          </w:tcPr>
          <w:p w14:paraId="024D61E4" w14:textId="1A3DA778" w:rsidR="008179DB" w:rsidRPr="008179DB" w:rsidRDefault="008179DB" w:rsidP="008179DB">
            <w:pPr>
              <w:pStyle w:val="NormalWeb"/>
              <w:spacing w:before="0" w:beforeAutospacing="0" w:after="0" w:afterAutospacing="0"/>
              <w:jc w:val="right"/>
              <w:rPr>
                <w:ins w:id="1236" w:author="Christian Michelsen" w:date="2021-11-16T16:11:00Z"/>
                <w:rFonts w:ascii="Arial" w:hAnsi="Arial" w:cs="Arial"/>
                <w:color w:val="000000"/>
                <w:sz w:val="18"/>
                <w:szCs w:val="18"/>
              </w:rPr>
            </w:pPr>
            <w:ins w:id="1237" w:author="Christian Michelsen" w:date="2021-11-16T16:16:00Z">
              <w:r w:rsidRPr="008179DB">
                <w:rPr>
                  <w:rFonts w:ascii="Arial" w:hAnsi="Arial" w:cs="Arial"/>
                  <w:color w:val="000000"/>
                  <w:sz w:val="18"/>
                  <w:szCs w:val="18"/>
                  <w:rPrChange w:id="1238" w:author="Christian Michelsen" w:date="2021-11-16T16:16:00Z">
                    <w:rPr>
                      <w:rFonts w:ascii="Calibri" w:hAnsi="Calibri" w:cs="Calibri"/>
                      <w:color w:val="000000"/>
                    </w:rPr>
                  </w:rPrChange>
                </w:rPr>
                <w:t>153</w:t>
              </w:r>
            </w:ins>
          </w:p>
        </w:tc>
        <w:tc>
          <w:tcPr>
            <w:tcW w:w="627" w:type="dxa"/>
            <w:tcBorders>
              <w:top w:val="single" w:sz="4" w:space="0" w:color="auto"/>
            </w:tcBorders>
            <w:shd w:val="clear" w:color="auto" w:fill="FFFFFF" w:themeFill="background1"/>
            <w:tcMar>
              <w:top w:w="100" w:type="dxa"/>
              <w:left w:w="100" w:type="dxa"/>
              <w:bottom w:w="100" w:type="dxa"/>
              <w:right w:w="100" w:type="dxa"/>
            </w:tcMar>
            <w:tcPrChange w:id="1239" w:author="Christian Michelsen" w:date="2021-11-16T16:18:00Z">
              <w:tcPr>
                <w:tcW w:w="627" w:type="dxa"/>
                <w:tcBorders>
                  <w:top w:val="single" w:sz="4" w:space="0" w:color="auto"/>
                </w:tcBorders>
                <w:shd w:val="clear" w:color="auto" w:fill="FFFFFF" w:themeFill="background1"/>
                <w:tcMar>
                  <w:top w:w="100" w:type="dxa"/>
                  <w:left w:w="100" w:type="dxa"/>
                  <w:bottom w:w="100" w:type="dxa"/>
                  <w:right w:w="100" w:type="dxa"/>
                </w:tcMar>
              </w:tcPr>
            </w:tcPrChange>
          </w:tcPr>
          <w:p w14:paraId="6DB10BDE" w14:textId="3D4F1A47" w:rsidR="008179DB" w:rsidRPr="008179DB" w:rsidRDefault="008179DB" w:rsidP="008179DB">
            <w:pPr>
              <w:pStyle w:val="NormalWeb"/>
              <w:spacing w:before="0" w:beforeAutospacing="0" w:after="0" w:afterAutospacing="0"/>
              <w:jc w:val="right"/>
              <w:rPr>
                <w:ins w:id="1240" w:author="Christian Michelsen" w:date="2021-11-16T16:11:00Z"/>
                <w:rFonts w:ascii="Arial" w:hAnsi="Arial" w:cs="Arial"/>
                <w:color w:val="000000"/>
                <w:sz w:val="18"/>
                <w:szCs w:val="18"/>
              </w:rPr>
            </w:pPr>
            <w:ins w:id="1241" w:author="Christian Michelsen" w:date="2021-11-16T16:16:00Z">
              <w:r w:rsidRPr="008179DB">
                <w:rPr>
                  <w:rFonts w:ascii="Arial" w:hAnsi="Arial" w:cs="Arial"/>
                  <w:color w:val="000000"/>
                  <w:sz w:val="18"/>
                  <w:szCs w:val="18"/>
                  <w:rPrChange w:id="1242" w:author="Christian Michelsen" w:date="2021-11-16T16:16:00Z">
                    <w:rPr>
                      <w:rFonts w:ascii="Calibri" w:hAnsi="Calibri" w:cs="Calibri"/>
                      <w:color w:val="000000"/>
                    </w:rPr>
                  </w:rPrChange>
                </w:rPr>
                <w:t>1020</w:t>
              </w:r>
            </w:ins>
          </w:p>
        </w:tc>
        <w:tc>
          <w:tcPr>
            <w:tcW w:w="644" w:type="dxa"/>
            <w:tcBorders>
              <w:top w:val="single" w:sz="4" w:space="0" w:color="auto"/>
            </w:tcBorders>
            <w:shd w:val="clear" w:color="auto" w:fill="EAF1DD" w:themeFill="accent3" w:themeFillTint="33"/>
            <w:tcMar>
              <w:top w:w="100" w:type="dxa"/>
              <w:left w:w="100" w:type="dxa"/>
              <w:bottom w:w="100" w:type="dxa"/>
              <w:right w:w="100" w:type="dxa"/>
            </w:tcMar>
            <w:tcPrChange w:id="1243" w:author="Christian Michelsen" w:date="2021-11-16T16:18:00Z">
              <w:tcPr>
                <w:tcW w:w="644" w:type="dxa"/>
                <w:tcBorders>
                  <w:top w:val="single" w:sz="4" w:space="0" w:color="auto"/>
                </w:tcBorders>
                <w:shd w:val="clear" w:color="auto" w:fill="FFFFFF" w:themeFill="background1"/>
                <w:tcMar>
                  <w:top w:w="100" w:type="dxa"/>
                  <w:left w:w="100" w:type="dxa"/>
                  <w:bottom w:w="100" w:type="dxa"/>
                  <w:right w:w="100" w:type="dxa"/>
                </w:tcMar>
              </w:tcPr>
            </w:tcPrChange>
          </w:tcPr>
          <w:p w14:paraId="3C212BA7" w14:textId="5D4CB9BF" w:rsidR="008179DB" w:rsidRPr="008179DB" w:rsidRDefault="008179DB" w:rsidP="008179DB">
            <w:pPr>
              <w:pStyle w:val="NormalWeb"/>
              <w:spacing w:before="0" w:beforeAutospacing="0" w:after="0" w:afterAutospacing="0"/>
              <w:jc w:val="right"/>
              <w:rPr>
                <w:ins w:id="1244" w:author="Christian Michelsen" w:date="2021-11-16T16:11:00Z"/>
                <w:rFonts w:ascii="Arial" w:hAnsi="Arial" w:cs="Arial"/>
                <w:color w:val="000000"/>
                <w:sz w:val="18"/>
                <w:szCs w:val="18"/>
              </w:rPr>
            </w:pPr>
            <w:ins w:id="1245" w:author="Christian Michelsen" w:date="2021-11-16T16:16:00Z">
              <w:r w:rsidRPr="008179DB">
                <w:rPr>
                  <w:rFonts w:ascii="Arial" w:hAnsi="Arial" w:cs="Arial"/>
                  <w:color w:val="000000"/>
                  <w:sz w:val="18"/>
                  <w:szCs w:val="18"/>
                  <w:rPrChange w:id="1246" w:author="Christian Michelsen" w:date="2021-11-16T16:16:00Z">
                    <w:rPr>
                      <w:rFonts w:ascii="Calibri" w:hAnsi="Calibri" w:cs="Calibri"/>
                      <w:color w:val="000000"/>
                    </w:rPr>
                  </w:rPrChange>
                </w:rPr>
                <w:t>76</w:t>
              </w:r>
            </w:ins>
          </w:p>
        </w:tc>
        <w:tc>
          <w:tcPr>
            <w:tcW w:w="792" w:type="dxa"/>
            <w:tcBorders>
              <w:top w:val="single" w:sz="4" w:space="0" w:color="auto"/>
            </w:tcBorders>
            <w:shd w:val="clear" w:color="auto" w:fill="EAF1DD" w:themeFill="accent3" w:themeFillTint="33"/>
            <w:tcMar>
              <w:top w:w="100" w:type="dxa"/>
              <w:left w:w="100" w:type="dxa"/>
              <w:bottom w:w="100" w:type="dxa"/>
              <w:right w:w="100" w:type="dxa"/>
            </w:tcMar>
            <w:tcPrChange w:id="1247" w:author="Christian Michelsen" w:date="2021-11-16T16:18:00Z">
              <w:tcPr>
                <w:tcW w:w="792" w:type="dxa"/>
                <w:tcBorders>
                  <w:top w:val="single" w:sz="4" w:space="0" w:color="auto"/>
                </w:tcBorders>
                <w:shd w:val="clear" w:color="auto" w:fill="FFFFFF" w:themeFill="background1"/>
                <w:tcMar>
                  <w:top w:w="100" w:type="dxa"/>
                  <w:left w:w="100" w:type="dxa"/>
                  <w:bottom w:w="100" w:type="dxa"/>
                  <w:right w:w="100" w:type="dxa"/>
                </w:tcMar>
              </w:tcPr>
            </w:tcPrChange>
          </w:tcPr>
          <w:p w14:paraId="5F9474B7" w14:textId="128F0377" w:rsidR="008179DB" w:rsidRPr="008179DB" w:rsidRDefault="008179DB" w:rsidP="008179DB">
            <w:pPr>
              <w:pStyle w:val="NormalWeb"/>
              <w:spacing w:before="0" w:beforeAutospacing="0" w:after="0" w:afterAutospacing="0"/>
              <w:jc w:val="right"/>
              <w:rPr>
                <w:ins w:id="1248" w:author="Christian Michelsen" w:date="2021-11-16T16:11:00Z"/>
                <w:rFonts w:ascii="Arial" w:hAnsi="Arial" w:cs="Arial"/>
                <w:color w:val="000000"/>
                <w:sz w:val="18"/>
                <w:szCs w:val="18"/>
              </w:rPr>
            </w:pPr>
            <w:ins w:id="1249" w:author="Christian Michelsen" w:date="2021-11-16T16:16:00Z">
              <w:r w:rsidRPr="008179DB">
                <w:rPr>
                  <w:rFonts w:ascii="Arial" w:hAnsi="Arial" w:cs="Arial"/>
                  <w:color w:val="000000"/>
                  <w:sz w:val="18"/>
                  <w:szCs w:val="18"/>
                  <w:rPrChange w:id="1250" w:author="Christian Michelsen" w:date="2021-11-16T16:16:00Z">
                    <w:rPr>
                      <w:rFonts w:ascii="Calibri" w:hAnsi="Calibri" w:cs="Calibri"/>
                      <w:color w:val="000000"/>
                    </w:rPr>
                  </w:rPrChange>
                </w:rPr>
                <w:t>2664</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1251"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5D4E8285" w14:textId="021997C8" w:rsidR="008179DB" w:rsidRPr="008179DB" w:rsidRDefault="008179DB" w:rsidP="008179DB">
            <w:pPr>
              <w:pStyle w:val="NormalWeb"/>
              <w:spacing w:before="0" w:beforeAutospacing="0" w:after="0" w:afterAutospacing="0"/>
              <w:jc w:val="right"/>
              <w:rPr>
                <w:ins w:id="1252" w:author="Christian Michelsen" w:date="2021-11-16T16:11:00Z"/>
                <w:rFonts w:ascii="Arial" w:hAnsi="Arial" w:cs="Arial"/>
                <w:color w:val="000000"/>
                <w:sz w:val="18"/>
                <w:szCs w:val="18"/>
              </w:rPr>
            </w:pPr>
            <w:ins w:id="1253" w:author="Christian Michelsen" w:date="2021-11-16T16:16:00Z">
              <w:r w:rsidRPr="008179DB">
                <w:rPr>
                  <w:rFonts w:ascii="Arial" w:hAnsi="Arial" w:cs="Arial"/>
                  <w:color w:val="000000"/>
                  <w:sz w:val="18"/>
                  <w:szCs w:val="18"/>
                  <w:rPrChange w:id="1254" w:author="Christian Michelsen" w:date="2021-11-16T16:16:00Z">
                    <w:rPr>
                      <w:rFonts w:ascii="Calibri" w:hAnsi="Calibri" w:cs="Calibri"/>
                      <w:color w:val="000000"/>
                    </w:rPr>
                  </w:rPrChange>
                </w:rPr>
                <w:t>66.8</w:t>
              </w:r>
            </w:ins>
            <w:ins w:id="1255"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1256"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27F213B1" w14:textId="76FD2CAC" w:rsidR="008179DB" w:rsidRPr="008179DB" w:rsidRDefault="008179DB" w:rsidP="008179DB">
            <w:pPr>
              <w:pStyle w:val="NormalWeb"/>
              <w:spacing w:before="0" w:beforeAutospacing="0" w:after="0" w:afterAutospacing="0"/>
              <w:jc w:val="right"/>
              <w:rPr>
                <w:ins w:id="1257" w:author="Christian Michelsen" w:date="2021-11-16T16:11:00Z"/>
                <w:rFonts w:ascii="Arial" w:hAnsi="Arial" w:cs="Arial"/>
                <w:color w:val="000000"/>
                <w:sz w:val="18"/>
                <w:szCs w:val="18"/>
              </w:rPr>
            </w:pPr>
            <w:ins w:id="1258" w:author="Christian Michelsen" w:date="2021-11-16T16:16:00Z">
              <w:r w:rsidRPr="008179DB">
                <w:rPr>
                  <w:rFonts w:ascii="Arial" w:hAnsi="Arial" w:cs="Arial"/>
                  <w:color w:val="000000"/>
                  <w:sz w:val="18"/>
                  <w:szCs w:val="18"/>
                  <w:rPrChange w:id="1259" w:author="Christian Michelsen" w:date="2021-11-16T16:16:00Z">
                    <w:rPr>
                      <w:rFonts w:ascii="Calibri" w:hAnsi="Calibri" w:cs="Calibri"/>
                      <w:color w:val="000000"/>
                    </w:rPr>
                  </w:rPrChange>
                </w:rPr>
                <w:t>13.0</w:t>
              </w:r>
            </w:ins>
            <w:ins w:id="1260"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EAF1DD" w:themeFill="accent3" w:themeFillTint="33"/>
            <w:tcMar>
              <w:top w:w="100" w:type="dxa"/>
              <w:left w:w="100" w:type="dxa"/>
              <w:bottom w:w="100" w:type="dxa"/>
              <w:right w:w="100" w:type="dxa"/>
            </w:tcMar>
            <w:tcPrChange w:id="1261"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0CEA2BF2" w14:textId="300C377B" w:rsidR="008179DB" w:rsidRPr="008179DB" w:rsidRDefault="008179DB" w:rsidP="008179DB">
            <w:pPr>
              <w:pStyle w:val="NormalWeb"/>
              <w:spacing w:before="0" w:beforeAutospacing="0" w:after="0" w:afterAutospacing="0"/>
              <w:jc w:val="right"/>
              <w:rPr>
                <w:ins w:id="1262" w:author="Christian Michelsen" w:date="2021-11-16T16:11:00Z"/>
                <w:rFonts w:ascii="Arial" w:hAnsi="Arial" w:cs="Arial"/>
                <w:color w:val="000000"/>
                <w:sz w:val="18"/>
                <w:szCs w:val="18"/>
              </w:rPr>
            </w:pPr>
            <w:ins w:id="1263" w:author="Christian Michelsen" w:date="2021-11-16T16:16:00Z">
              <w:r w:rsidRPr="008179DB">
                <w:rPr>
                  <w:rFonts w:ascii="Arial" w:hAnsi="Arial" w:cs="Arial"/>
                  <w:color w:val="000000"/>
                  <w:sz w:val="18"/>
                  <w:szCs w:val="18"/>
                  <w:rPrChange w:id="1264" w:author="Christian Michelsen" w:date="2021-11-16T16:16:00Z">
                    <w:rPr>
                      <w:rFonts w:ascii="Calibri" w:hAnsi="Calibri" w:cs="Calibri"/>
                      <w:color w:val="000000"/>
                    </w:rPr>
                  </w:rPrChange>
                </w:rPr>
                <w:t>20.0</w:t>
              </w:r>
            </w:ins>
            <w:ins w:id="1265" w:author="Christian Michelsen" w:date="2021-11-16T16:20:00Z">
              <w:r>
                <w:rPr>
                  <w:rFonts w:ascii="Arial" w:hAnsi="Arial" w:cs="Arial"/>
                  <w:color w:val="000000"/>
                  <w:sz w:val="18"/>
                  <w:szCs w:val="18"/>
                </w:rPr>
                <w:t>%</w:t>
              </w:r>
            </w:ins>
          </w:p>
        </w:tc>
        <w:tc>
          <w:tcPr>
            <w:tcW w:w="1021" w:type="dxa"/>
            <w:tcBorders>
              <w:top w:val="single" w:sz="4" w:space="0" w:color="auto"/>
            </w:tcBorders>
            <w:shd w:val="clear" w:color="auto" w:fill="EAF1DD" w:themeFill="accent3" w:themeFillTint="33"/>
            <w:tcMar>
              <w:top w:w="100" w:type="dxa"/>
              <w:left w:w="100" w:type="dxa"/>
              <w:bottom w:w="100" w:type="dxa"/>
              <w:right w:w="100" w:type="dxa"/>
            </w:tcMar>
            <w:tcPrChange w:id="1266" w:author="Christian Michelsen" w:date="2021-11-16T16:18:00Z">
              <w:tcPr>
                <w:tcW w:w="1021" w:type="dxa"/>
                <w:tcBorders>
                  <w:top w:val="single" w:sz="4" w:space="0" w:color="auto"/>
                </w:tcBorders>
                <w:shd w:val="clear" w:color="auto" w:fill="FFFFFF" w:themeFill="background1"/>
                <w:tcMar>
                  <w:top w:w="100" w:type="dxa"/>
                  <w:left w:w="100" w:type="dxa"/>
                  <w:bottom w:w="100" w:type="dxa"/>
                  <w:right w:w="100" w:type="dxa"/>
                </w:tcMar>
              </w:tcPr>
            </w:tcPrChange>
          </w:tcPr>
          <w:p w14:paraId="0EA490B3" w14:textId="2DB6B658" w:rsidR="008179DB" w:rsidRPr="008179DB" w:rsidRDefault="008179DB" w:rsidP="008179DB">
            <w:pPr>
              <w:pStyle w:val="NormalWeb"/>
              <w:spacing w:before="0" w:beforeAutospacing="0" w:after="0" w:afterAutospacing="0"/>
              <w:jc w:val="right"/>
              <w:rPr>
                <w:ins w:id="1267" w:author="Christian Michelsen" w:date="2021-11-16T16:11:00Z"/>
                <w:rFonts w:ascii="Arial" w:hAnsi="Arial" w:cs="Arial"/>
                <w:color w:val="000000"/>
                <w:sz w:val="18"/>
                <w:szCs w:val="18"/>
              </w:rPr>
            </w:pPr>
            <w:ins w:id="1268" w:author="Christian Michelsen" w:date="2021-11-16T16:16:00Z">
              <w:r w:rsidRPr="008179DB">
                <w:rPr>
                  <w:rFonts w:ascii="Arial" w:hAnsi="Arial" w:cs="Arial"/>
                  <w:color w:val="000000"/>
                  <w:sz w:val="18"/>
                  <w:szCs w:val="18"/>
                  <w:rPrChange w:id="1269" w:author="Christian Michelsen" w:date="2021-11-16T16:16:00Z">
                    <w:rPr>
                      <w:rFonts w:ascii="Calibri" w:hAnsi="Calibri" w:cs="Calibri"/>
                      <w:color w:val="000000"/>
                    </w:rPr>
                  </w:rPrChange>
                </w:rPr>
                <w:t>75.3</w:t>
              </w:r>
            </w:ins>
            <w:ins w:id="1270" w:author="Christian Michelsen" w:date="2021-11-16T16:20:00Z">
              <w:r>
                <w:rPr>
                  <w:rFonts w:ascii="Arial" w:hAnsi="Arial" w:cs="Arial"/>
                  <w:color w:val="000000"/>
                  <w:sz w:val="18"/>
                  <w:szCs w:val="18"/>
                </w:rPr>
                <w:t>%</w:t>
              </w:r>
            </w:ins>
          </w:p>
        </w:tc>
        <w:tc>
          <w:tcPr>
            <w:tcW w:w="1003" w:type="dxa"/>
            <w:tcBorders>
              <w:top w:val="single" w:sz="4" w:space="0" w:color="auto"/>
            </w:tcBorders>
            <w:shd w:val="clear" w:color="auto" w:fill="EAF1DD" w:themeFill="accent3" w:themeFillTint="33"/>
            <w:tcMar>
              <w:top w:w="100" w:type="dxa"/>
              <w:left w:w="100" w:type="dxa"/>
              <w:bottom w:w="100" w:type="dxa"/>
              <w:right w:w="100" w:type="dxa"/>
            </w:tcMar>
            <w:tcPrChange w:id="1271" w:author="Christian Michelsen" w:date="2021-11-16T16:18:00Z">
              <w:tcPr>
                <w:tcW w:w="1003" w:type="dxa"/>
                <w:tcBorders>
                  <w:top w:val="single" w:sz="4" w:space="0" w:color="auto"/>
                </w:tcBorders>
                <w:shd w:val="clear" w:color="auto" w:fill="FFFFFF" w:themeFill="background1"/>
                <w:tcMar>
                  <w:top w:w="100" w:type="dxa"/>
                  <w:left w:w="100" w:type="dxa"/>
                  <w:bottom w:w="100" w:type="dxa"/>
                  <w:right w:w="100" w:type="dxa"/>
                </w:tcMar>
              </w:tcPr>
            </w:tcPrChange>
          </w:tcPr>
          <w:p w14:paraId="5A4FD5D4" w14:textId="55ECCA6E" w:rsidR="008179DB" w:rsidRPr="008179DB" w:rsidRDefault="008179DB" w:rsidP="008179DB">
            <w:pPr>
              <w:pStyle w:val="NormalWeb"/>
              <w:spacing w:before="0" w:beforeAutospacing="0" w:after="0" w:afterAutospacing="0"/>
              <w:jc w:val="right"/>
              <w:rPr>
                <w:ins w:id="1272" w:author="Christian Michelsen" w:date="2021-11-16T16:11:00Z"/>
                <w:rFonts w:ascii="Arial" w:hAnsi="Arial" w:cs="Arial"/>
                <w:color w:val="000000"/>
                <w:sz w:val="18"/>
                <w:szCs w:val="18"/>
              </w:rPr>
            </w:pPr>
            <w:ins w:id="1273" w:author="Christian Michelsen" w:date="2021-11-16T16:16:00Z">
              <w:r w:rsidRPr="008179DB">
                <w:rPr>
                  <w:rFonts w:ascii="Arial" w:hAnsi="Arial" w:cs="Arial"/>
                  <w:color w:val="000000"/>
                  <w:sz w:val="18"/>
                  <w:szCs w:val="18"/>
                  <w:rPrChange w:id="1274" w:author="Christian Michelsen" w:date="2021-11-16T16:16:00Z">
                    <w:rPr>
                      <w:rFonts w:ascii="Calibri" w:hAnsi="Calibri" w:cs="Calibri"/>
                      <w:color w:val="000000"/>
                    </w:rPr>
                  </w:rPrChange>
                </w:rPr>
                <w:t>17.1</w:t>
              </w:r>
            </w:ins>
            <w:ins w:id="1275" w:author="Christian Michelsen" w:date="2021-11-16T16:20:00Z">
              <w:r>
                <w:rPr>
                  <w:rFonts w:ascii="Arial" w:hAnsi="Arial" w:cs="Arial"/>
                  <w:color w:val="000000"/>
                  <w:sz w:val="18"/>
                  <w:szCs w:val="18"/>
                </w:rPr>
                <w:t>%</w:t>
              </w:r>
            </w:ins>
          </w:p>
        </w:tc>
        <w:tc>
          <w:tcPr>
            <w:tcW w:w="893" w:type="dxa"/>
            <w:tcBorders>
              <w:top w:val="single" w:sz="4" w:space="0" w:color="auto"/>
            </w:tcBorders>
            <w:shd w:val="clear" w:color="auto" w:fill="FFFFFF" w:themeFill="background1"/>
            <w:tcMar>
              <w:top w:w="100" w:type="dxa"/>
              <w:left w:w="100" w:type="dxa"/>
              <w:bottom w:w="100" w:type="dxa"/>
              <w:right w:w="100" w:type="dxa"/>
            </w:tcMar>
            <w:tcPrChange w:id="1276" w:author="Christian Michelsen" w:date="2021-11-16T16:18:00Z">
              <w:tcPr>
                <w:tcW w:w="893" w:type="dxa"/>
                <w:tcBorders>
                  <w:top w:val="single" w:sz="4" w:space="0" w:color="auto"/>
                </w:tcBorders>
                <w:shd w:val="clear" w:color="auto" w:fill="FFFFFF" w:themeFill="background1"/>
                <w:tcMar>
                  <w:top w:w="100" w:type="dxa"/>
                  <w:left w:w="100" w:type="dxa"/>
                  <w:bottom w:w="100" w:type="dxa"/>
                  <w:right w:w="100" w:type="dxa"/>
                </w:tcMar>
              </w:tcPr>
            </w:tcPrChange>
          </w:tcPr>
          <w:p w14:paraId="43CB05B3" w14:textId="79EEB1B9" w:rsidR="008179DB" w:rsidRPr="008179DB" w:rsidRDefault="008179DB" w:rsidP="008179DB">
            <w:pPr>
              <w:pStyle w:val="NormalWeb"/>
              <w:spacing w:before="0" w:beforeAutospacing="0" w:after="0" w:afterAutospacing="0"/>
              <w:jc w:val="center"/>
              <w:rPr>
                <w:ins w:id="1277" w:author="Christian Michelsen" w:date="2021-11-16T16:11:00Z"/>
                <w:rFonts w:ascii="Arial" w:hAnsi="Arial" w:cs="Arial"/>
                <w:color w:val="000000"/>
                <w:sz w:val="18"/>
                <w:szCs w:val="18"/>
              </w:rPr>
            </w:pPr>
            <w:ins w:id="1278" w:author="Christian Michelsen" w:date="2021-11-16T16:16:00Z">
              <w:r w:rsidRPr="008179DB">
                <w:rPr>
                  <w:rFonts w:ascii="Arial" w:hAnsi="Arial" w:cs="Arial"/>
                  <w:color w:val="000000"/>
                  <w:sz w:val="18"/>
                  <w:szCs w:val="18"/>
                  <w:rPrChange w:id="1279" w:author="Christian Michelsen" w:date="2021-11-16T16:16:00Z">
                    <w:rPr>
                      <w:rFonts w:ascii="Calibri" w:hAnsi="Calibri" w:cs="Calibri"/>
                      <w:color w:val="000000"/>
                    </w:rPr>
                  </w:rPrChange>
                </w:rPr>
                <w:t>-</w:t>
              </w:r>
            </w:ins>
          </w:p>
        </w:tc>
      </w:tr>
      <w:tr w:rsidR="008179DB" w:rsidRPr="0030433B" w14:paraId="4FDF5AAC" w14:textId="77777777" w:rsidTr="008179DB">
        <w:trPr>
          <w:trHeight w:val="219"/>
          <w:ins w:id="1280" w:author="Christian Michelsen" w:date="2021-11-16T16:11:00Z"/>
          <w:trPrChange w:id="1281" w:author="Christian Michelsen" w:date="2021-11-16T16:17:00Z">
            <w:trPr>
              <w:trHeight w:val="219"/>
            </w:trPr>
          </w:trPrChange>
        </w:trPr>
        <w:tc>
          <w:tcPr>
            <w:tcW w:w="1134" w:type="dxa"/>
            <w:tcMar>
              <w:top w:w="100" w:type="dxa"/>
              <w:left w:w="100" w:type="dxa"/>
              <w:bottom w:w="100" w:type="dxa"/>
              <w:right w:w="100" w:type="dxa"/>
            </w:tcMar>
            <w:tcPrChange w:id="1282" w:author="Christian Michelsen" w:date="2021-11-16T16:17:00Z">
              <w:tcPr>
                <w:tcW w:w="1134" w:type="dxa"/>
                <w:tcMar>
                  <w:top w:w="100" w:type="dxa"/>
                  <w:left w:w="100" w:type="dxa"/>
                  <w:bottom w:w="100" w:type="dxa"/>
                  <w:right w:w="100" w:type="dxa"/>
                </w:tcMar>
              </w:tcPr>
            </w:tcPrChange>
          </w:tcPr>
          <w:p w14:paraId="33F5624C" w14:textId="2F30ECC6" w:rsidR="008179DB" w:rsidRPr="0030433B" w:rsidRDefault="008179DB" w:rsidP="008179DB">
            <w:pPr>
              <w:pStyle w:val="NormalWeb"/>
              <w:spacing w:before="0" w:beforeAutospacing="0" w:after="0" w:afterAutospacing="0"/>
              <w:rPr>
                <w:ins w:id="1283" w:author="Christian Michelsen" w:date="2021-11-16T16:11:00Z"/>
                <w:rFonts w:ascii="Arial" w:hAnsi="Arial" w:cs="Arial"/>
                <w:color w:val="000000"/>
                <w:sz w:val="18"/>
                <w:szCs w:val="18"/>
              </w:rPr>
            </w:pPr>
            <w:ins w:id="1284" w:author="Christian Michelsen" w:date="2021-11-16T16:16:00Z">
              <w:r>
                <w:rPr>
                  <w:rFonts w:ascii="Arial" w:hAnsi="Arial" w:cs="Arial"/>
                  <w:color w:val="000000"/>
                  <w:sz w:val="18"/>
                  <w:szCs w:val="18"/>
                </w:rPr>
                <w:t>LR33</w:t>
              </w:r>
            </w:ins>
          </w:p>
        </w:tc>
        <w:tc>
          <w:tcPr>
            <w:tcW w:w="567" w:type="dxa"/>
            <w:shd w:val="clear" w:color="auto" w:fill="FFFFFF" w:themeFill="background1"/>
            <w:tcMar>
              <w:top w:w="100" w:type="dxa"/>
              <w:left w:w="100" w:type="dxa"/>
              <w:bottom w:w="100" w:type="dxa"/>
              <w:right w:w="100" w:type="dxa"/>
            </w:tcMar>
            <w:tcPrChange w:id="1285" w:author="Christian Michelsen" w:date="2021-11-16T16:17:00Z">
              <w:tcPr>
                <w:tcW w:w="567" w:type="dxa"/>
                <w:shd w:val="clear" w:color="auto" w:fill="auto"/>
                <w:tcMar>
                  <w:top w:w="100" w:type="dxa"/>
                  <w:left w:w="100" w:type="dxa"/>
                  <w:bottom w:w="100" w:type="dxa"/>
                  <w:right w:w="100" w:type="dxa"/>
                </w:tcMar>
              </w:tcPr>
            </w:tcPrChange>
          </w:tcPr>
          <w:p w14:paraId="67C8C2B1" w14:textId="0A4566F2" w:rsidR="008179DB" w:rsidRPr="008179DB" w:rsidRDefault="008179DB" w:rsidP="008179DB">
            <w:pPr>
              <w:pStyle w:val="NormalWeb"/>
              <w:spacing w:before="0" w:beforeAutospacing="0" w:after="0" w:afterAutospacing="0"/>
              <w:jc w:val="right"/>
              <w:rPr>
                <w:ins w:id="1286" w:author="Christian Michelsen" w:date="2021-11-16T16:11:00Z"/>
                <w:rFonts w:ascii="Arial" w:hAnsi="Arial" w:cs="Arial"/>
                <w:color w:val="000000"/>
                <w:sz w:val="18"/>
                <w:szCs w:val="18"/>
              </w:rPr>
            </w:pPr>
            <w:ins w:id="1287" w:author="Christian Michelsen" w:date="2021-11-16T16:16:00Z">
              <w:r w:rsidRPr="008179DB">
                <w:rPr>
                  <w:rFonts w:ascii="Arial" w:hAnsi="Arial" w:cs="Arial"/>
                  <w:color w:val="000000"/>
                  <w:sz w:val="18"/>
                  <w:szCs w:val="18"/>
                  <w:rPrChange w:id="1288" w:author="Christian Michelsen" w:date="2021-11-16T16:16:00Z">
                    <w:rPr>
                      <w:rFonts w:ascii="Calibri" w:hAnsi="Calibri" w:cs="Calibri"/>
                      <w:color w:val="000000"/>
                    </w:rPr>
                  </w:rPrChange>
                </w:rPr>
                <w:t>147</w:t>
              </w:r>
            </w:ins>
          </w:p>
        </w:tc>
        <w:tc>
          <w:tcPr>
            <w:tcW w:w="627" w:type="dxa"/>
            <w:shd w:val="clear" w:color="auto" w:fill="FFFFFF" w:themeFill="background1"/>
            <w:tcMar>
              <w:top w:w="100" w:type="dxa"/>
              <w:left w:w="100" w:type="dxa"/>
              <w:bottom w:w="100" w:type="dxa"/>
              <w:right w:w="100" w:type="dxa"/>
            </w:tcMar>
            <w:tcPrChange w:id="1289" w:author="Christian Michelsen" w:date="2021-11-16T16:17:00Z">
              <w:tcPr>
                <w:tcW w:w="627" w:type="dxa"/>
                <w:shd w:val="clear" w:color="auto" w:fill="auto"/>
                <w:tcMar>
                  <w:top w:w="100" w:type="dxa"/>
                  <w:left w:w="100" w:type="dxa"/>
                  <w:bottom w:w="100" w:type="dxa"/>
                  <w:right w:w="100" w:type="dxa"/>
                </w:tcMar>
              </w:tcPr>
            </w:tcPrChange>
          </w:tcPr>
          <w:p w14:paraId="1BE1EC46" w14:textId="26048E64" w:rsidR="008179DB" w:rsidRPr="008179DB" w:rsidRDefault="008179DB" w:rsidP="008179DB">
            <w:pPr>
              <w:pStyle w:val="NormalWeb"/>
              <w:spacing w:before="0" w:beforeAutospacing="0" w:after="0" w:afterAutospacing="0"/>
              <w:jc w:val="right"/>
              <w:rPr>
                <w:ins w:id="1290" w:author="Christian Michelsen" w:date="2021-11-16T16:11:00Z"/>
                <w:rFonts w:ascii="Arial" w:hAnsi="Arial" w:cs="Arial"/>
                <w:color w:val="000000"/>
                <w:sz w:val="18"/>
                <w:szCs w:val="18"/>
              </w:rPr>
            </w:pPr>
            <w:ins w:id="1291" w:author="Christian Michelsen" w:date="2021-11-16T16:16:00Z">
              <w:r w:rsidRPr="008179DB">
                <w:rPr>
                  <w:rFonts w:ascii="Arial" w:hAnsi="Arial" w:cs="Arial"/>
                  <w:color w:val="000000"/>
                  <w:sz w:val="18"/>
                  <w:szCs w:val="18"/>
                  <w:rPrChange w:id="1292" w:author="Christian Michelsen" w:date="2021-11-16T16:16:00Z">
                    <w:rPr>
                      <w:rFonts w:ascii="Calibri" w:hAnsi="Calibri" w:cs="Calibri"/>
                      <w:color w:val="000000"/>
                    </w:rPr>
                  </w:rPrChange>
                </w:rPr>
                <w:t>1026</w:t>
              </w:r>
            </w:ins>
          </w:p>
        </w:tc>
        <w:tc>
          <w:tcPr>
            <w:tcW w:w="644" w:type="dxa"/>
            <w:shd w:val="clear" w:color="auto" w:fill="FFFFFF" w:themeFill="background1"/>
            <w:tcMar>
              <w:top w:w="100" w:type="dxa"/>
              <w:left w:w="100" w:type="dxa"/>
              <w:bottom w:w="100" w:type="dxa"/>
              <w:right w:w="100" w:type="dxa"/>
            </w:tcMar>
            <w:tcPrChange w:id="1293" w:author="Christian Michelsen" w:date="2021-11-16T16:17:00Z">
              <w:tcPr>
                <w:tcW w:w="644" w:type="dxa"/>
                <w:shd w:val="clear" w:color="auto" w:fill="auto"/>
                <w:tcMar>
                  <w:top w:w="100" w:type="dxa"/>
                  <w:left w:w="100" w:type="dxa"/>
                  <w:bottom w:w="100" w:type="dxa"/>
                  <w:right w:w="100" w:type="dxa"/>
                </w:tcMar>
              </w:tcPr>
            </w:tcPrChange>
          </w:tcPr>
          <w:p w14:paraId="45320974" w14:textId="3D0D2E6D" w:rsidR="008179DB" w:rsidRPr="008179DB" w:rsidRDefault="008179DB" w:rsidP="008179DB">
            <w:pPr>
              <w:pStyle w:val="NormalWeb"/>
              <w:spacing w:before="0" w:beforeAutospacing="0" w:after="0" w:afterAutospacing="0"/>
              <w:jc w:val="right"/>
              <w:rPr>
                <w:ins w:id="1294" w:author="Christian Michelsen" w:date="2021-11-16T16:11:00Z"/>
                <w:rFonts w:ascii="Arial" w:hAnsi="Arial" w:cs="Arial"/>
                <w:color w:val="000000"/>
                <w:sz w:val="18"/>
                <w:szCs w:val="18"/>
              </w:rPr>
            </w:pPr>
            <w:ins w:id="1295" w:author="Christian Michelsen" w:date="2021-11-16T16:16:00Z">
              <w:r w:rsidRPr="008179DB">
                <w:rPr>
                  <w:rFonts w:ascii="Arial" w:hAnsi="Arial" w:cs="Arial"/>
                  <w:color w:val="000000"/>
                  <w:sz w:val="18"/>
                  <w:szCs w:val="18"/>
                  <w:rPrChange w:id="1296" w:author="Christian Michelsen" w:date="2021-11-16T16:16:00Z">
                    <w:rPr>
                      <w:rFonts w:ascii="Calibri" w:hAnsi="Calibri" w:cs="Calibri"/>
                      <w:color w:val="000000"/>
                    </w:rPr>
                  </w:rPrChange>
                </w:rPr>
                <w:t>82</w:t>
              </w:r>
            </w:ins>
          </w:p>
        </w:tc>
        <w:tc>
          <w:tcPr>
            <w:tcW w:w="792" w:type="dxa"/>
            <w:shd w:val="clear" w:color="auto" w:fill="FFFFFF" w:themeFill="background1"/>
            <w:tcMar>
              <w:top w:w="100" w:type="dxa"/>
              <w:left w:w="100" w:type="dxa"/>
              <w:bottom w:w="100" w:type="dxa"/>
              <w:right w:w="100" w:type="dxa"/>
            </w:tcMar>
            <w:tcPrChange w:id="1297" w:author="Christian Michelsen" w:date="2021-11-16T16:17:00Z">
              <w:tcPr>
                <w:tcW w:w="792" w:type="dxa"/>
                <w:shd w:val="clear" w:color="auto" w:fill="auto"/>
                <w:tcMar>
                  <w:top w:w="100" w:type="dxa"/>
                  <w:left w:w="100" w:type="dxa"/>
                  <w:bottom w:w="100" w:type="dxa"/>
                  <w:right w:w="100" w:type="dxa"/>
                </w:tcMar>
              </w:tcPr>
            </w:tcPrChange>
          </w:tcPr>
          <w:p w14:paraId="2BA180AE" w14:textId="437448B7" w:rsidR="008179DB" w:rsidRPr="008179DB" w:rsidRDefault="008179DB" w:rsidP="008179DB">
            <w:pPr>
              <w:pStyle w:val="NormalWeb"/>
              <w:spacing w:before="0" w:beforeAutospacing="0" w:after="0" w:afterAutospacing="0"/>
              <w:jc w:val="right"/>
              <w:rPr>
                <w:ins w:id="1298" w:author="Christian Michelsen" w:date="2021-11-16T16:11:00Z"/>
                <w:rFonts w:ascii="Arial" w:hAnsi="Arial" w:cs="Arial"/>
                <w:color w:val="000000"/>
                <w:sz w:val="18"/>
                <w:szCs w:val="18"/>
              </w:rPr>
            </w:pPr>
            <w:ins w:id="1299" w:author="Christian Michelsen" w:date="2021-11-16T16:16:00Z">
              <w:r w:rsidRPr="008179DB">
                <w:rPr>
                  <w:rFonts w:ascii="Arial" w:hAnsi="Arial" w:cs="Arial"/>
                  <w:color w:val="000000"/>
                  <w:sz w:val="18"/>
                  <w:szCs w:val="18"/>
                  <w:rPrChange w:id="1300" w:author="Christian Michelsen" w:date="2021-11-16T16:16:00Z">
                    <w:rPr>
                      <w:rFonts w:ascii="Calibri" w:hAnsi="Calibri" w:cs="Calibri"/>
                      <w:color w:val="000000"/>
                    </w:rPr>
                  </w:rPrChange>
                </w:rPr>
                <w:t>2658</w:t>
              </w:r>
            </w:ins>
          </w:p>
        </w:tc>
        <w:tc>
          <w:tcPr>
            <w:tcW w:w="893" w:type="dxa"/>
            <w:shd w:val="clear" w:color="auto" w:fill="FFFFFF" w:themeFill="background1"/>
            <w:tcMar>
              <w:top w:w="100" w:type="dxa"/>
              <w:left w:w="100" w:type="dxa"/>
              <w:bottom w:w="100" w:type="dxa"/>
              <w:right w:w="100" w:type="dxa"/>
            </w:tcMar>
            <w:tcPrChange w:id="1301" w:author="Christian Michelsen" w:date="2021-11-16T16:17:00Z">
              <w:tcPr>
                <w:tcW w:w="893" w:type="dxa"/>
                <w:shd w:val="clear" w:color="auto" w:fill="auto"/>
                <w:tcMar>
                  <w:top w:w="100" w:type="dxa"/>
                  <w:left w:w="100" w:type="dxa"/>
                  <w:bottom w:w="100" w:type="dxa"/>
                  <w:right w:w="100" w:type="dxa"/>
                </w:tcMar>
              </w:tcPr>
            </w:tcPrChange>
          </w:tcPr>
          <w:p w14:paraId="6DD26F5F" w14:textId="302FEB50" w:rsidR="008179DB" w:rsidRPr="008179DB" w:rsidRDefault="008179DB" w:rsidP="008179DB">
            <w:pPr>
              <w:pStyle w:val="NormalWeb"/>
              <w:spacing w:before="0" w:beforeAutospacing="0" w:after="0" w:afterAutospacing="0"/>
              <w:jc w:val="right"/>
              <w:rPr>
                <w:ins w:id="1302" w:author="Christian Michelsen" w:date="2021-11-16T16:11:00Z"/>
                <w:rFonts w:ascii="Arial" w:hAnsi="Arial" w:cs="Arial"/>
                <w:color w:val="000000"/>
                <w:sz w:val="18"/>
                <w:szCs w:val="18"/>
              </w:rPr>
            </w:pPr>
            <w:ins w:id="1303" w:author="Christian Michelsen" w:date="2021-11-16T16:16:00Z">
              <w:r w:rsidRPr="008179DB">
                <w:rPr>
                  <w:rFonts w:ascii="Arial" w:hAnsi="Arial" w:cs="Arial"/>
                  <w:color w:val="000000"/>
                  <w:sz w:val="18"/>
                  <w:szCs w:val="18"/>
                  <w:rPrChange w:id="1304" w:author="Christian Michelsen" w:date="2021-11-16T16:16:00Z">
                    <w:rPr>
                      <w:rFonts w:ascii="Calibri" w:hAnsi="Calibri" w:cs="Calibri"/>
                      <w:color w:val="000000"/>
                    </w:rPr>
                  </w:rPrChange>
                </w:rPr>
                <w:t>64.2</w:t>
              </w:r>
            </w:ins>
            <w:ins w:id="130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06" w:author="Christian Michelsen" w:date="2021-11-16T16:17:00Z">
              <w:tcPr>
                <w:tcW w:w="893" w:type="dxa"/>
                <w:shd w:val="clear" w:color="auto" w:fill="auto"/>
                <w:tcMar>
                  <w:top w:w="100" w:type="dxa"/>
                  <w:left w:w="100" w:type="dxa"/>
                  <w:bottom w:w="100" w:type="dxa"/>
                  <w:right w:w="100" w:type="dxa"/>
                </w:tcMar>
              </w:tcPr>
            </w:tcPrChange>
          </w:tcPr>
          <w:p w14:paraId="3D077963" w14:textId="3E5FAC14" w:rsidR="008179DB" w:rsidRPr="008179DB" w:rsidRDefault="008179DB" w:rsidP="008179DB">
            <w:pPr>
              <w:pStyle w:val="NormalWeb"/>
              <w:spacing w:before="0" w:beforeAutospacing="0" w:after="0" w:afterAutospacing="0"/>
              <w:jc w:val="right"/>
              <w:rPr>
                <w:ins w:id="1307" w:author="Christian Michelsen" w:date="2021-11-16T16:11:00Z"/>
                <w:rFonts w:ascii="Arial" w:hAnsi="Arial" w:cs="Arial"/>
                <w:color w:val="000000"/>
                <w:sz w:val="18"/>
                <w:szCs w:val="18"/>
              </w:rPr>
            </w:pPr>
            <w:ins w:id="1308" w:author="Christian Michelsen" w:date="2021-11-16T16:16:00Z">
              <w:r w:rsidRPr="008179DB">
                <w:rPr>
                  <w:rFonts w:ascii="Arial" w:hAnsi="Arial" w:cs="Arial"/>
                  <w:color w:val="000000"/>
                  <w:sz w:val="18"/>
                  <w:szCs w:val="18"/>
                  <w:rPrChange w:id="1309" w:author="Christian Michelsen" w:date="2021-11-16T16:16:00Z">
                    <w:rPr>
                      <w:rFonts w:ascii="Calibri" w:hAnsi="Calibri" w:cs="Calibri"/>
                      <w:color w:val="000000"/>
                    </w:rPr>
                  </w:rPrChange>
                </w:rPr>
                <w:t>12.5</w:t>
              </w:r>
            </w:ins>
            <w:ins w:id="131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11" w:author="Christian Michelsen" w:date="2021-11-16T16:17:00Z">
              <w:tcPr>
                <w:tcW w:w="893" w:type="dxa"/>
                <w:shd w:val="clear" w:color="auto" w:fill="auto"/>
                <w:tcMar>
                  <w:top w:w="100" w:type="dxa"/>
                  <w:left w:w="100" w:type="dxa"/>
                  <w:bottom w:w="100" w:type="dxa"/>
                  <w:right w:w="100" w:type="dxa"/>
                </w:tcMar>
              </w:tcPr>
            </w:tcPrChange>
          </w:tcPr>
          <w:p w14:paraId="62C897C4" w14:textId="3C443B87" w:rsidR="008179DB" w:rsidRPr="008179DB" w:rsidRDefault="008179DB" w:rsidP="008179DB">
            <w:pPr>
              <w:pStyle w:val="NormalWeb"/>
              <w:spacing w:before="0" w:beforeAutospacing="0" w:after="0" w:afterAutospacing="0"/>
              <w:jc w:val="right"/>
              <w:rPr>
                <w:ins w:id="1312" w:author="Christian Michelsen" w:date="2021-11-16T16:11:00Z"/>
                <w:rFonts w:ascii="Arial" w:hAnsi="Arial" w:cs="Arial"/>
                <w:color w:val="000000"/>
                <w:sz w:val="18"/>
                <w:szCs w:val="18"/>
              </w:rPr>
            </w:pPr>
            <w:ins w:id="1313" w:author="Christian Michelsen" w:date="2021-11-16T16:16:00Z">
              <w:r w:rsidRPr="008179DB">
                <w:rPr>
                  <w:rFonts w:ascii="Arial" w:hAnsi="Arial" w:cs="Arial"/>
                  <w:color w:val="000000"/>
                  <w:sz w:val="18"/>
                  <w:szCs w:val="18"/>
                  <w:rPrChange w:id="1314" w:author="Christian Michelsen" w:date="2021-11-16T16:16:00Z">
                    <w:rPr>
                      <w:rFonts w:ascii="Calibri" w:hAnsi="Calibri" w:cs="Calibri"/>
                      <w:color w:val="000000"/>
                    </w:rPr>
                  </w:rPrChange>
                </w:rPr>
                <w:t>18.6</w:t>
              </w:r>
            </w:ins>
            <w:ins w:id="1315"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316" w:author="Christian Michelsen" w:date="2021-11-16T16:17:00Z">
              <w:tcPr>
                <w:tcW w:w="1021" w:type="dxa"/>
                <w:shd w:val="clear" w:color="auto" w:fill="auto"/>
                <w:tcMar>
                  <w:top w:w="100" w:type="dxa"/>
                  <w:left w:w="100" w:type="dxa"/>
                  <w:bottom w:w="100" w:type="dxa"/>
                  <w:right w:w="100" w:type="dxa"/>
                </w:tcMar>
              </w:tcPr>
            </w:tcPrChange>
          </w:tcPr>
          <w:p w14:paraId="44731B03" w14:textId="7DF9DC27" w:rsidR="008179DB" w:rsidRPr="008179DB" w:rsidRDefault="008179DB" w:rsidP="008179DB">
            <w:pPr>
              <w:pStyle w:val="NormalWeb"/>
              <w:spacing w:before="0" w:beforeAutospacing="0" w:after="0" w:afterAutospacing="0"/>
              <w:jc w:val="right"/>
              <w:rPr>
                <w:ins w:id="1317" w:author="Christian Michelsen" w:date="2021-11-16T16:11:00Z"/>
                <w:rFonts w:ascii="Arial" w:hAnsi="Arial" w:cs="Arial"/>
                <w:color w:val="000000"/>
                <w:sz w:val="18"/>
                <w:szCs w:val="18"/>
              </w:rPr>
            </w:pPr>
            <w:ins w:id="1318" w:author="Christian Michelsen" w:date="2021-11-16T16:16:00Z">
              <w:r w:rsidRPr="008179DB">
                <w:rPr>
                  <w:rFonts w:ascii="Arial" w:hAnsi="Arial" w:cs="Arial"/>
                  <w:color w:val="000000"/>
                  <w:sz w:val="18"/>
                  <w:szCs w:val="18"/>
                  <w:rPrChange w:id="1319" w:author="Christian Michelsen" w:date="2021-11-16T16:16:00Z">
                    <w:rPr>
                      <w:rFonts w:ascii="Calibri" w:hAnsi="Calibri" w:cs="Calibri"/>
                      <w:color w:val="000000"/>
                    </w:rPr>
                  </w:rPrChange>
                </w:rPr>
                <w:t>74.1</w:t>
              </w:r>
            </w:ins>
            <w:ins w:id="1320"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321" w:author="Christian Michelsen" w:date="2021-11-16T16:17:00Z">
              <w:tcPr>
                <w:tcW w:w="1003" w:type="dxa"/>
                <w:shd w:val="clear" w:color="auto" w:fill="auto"/>
                <w:tcMar>
                  <w:top w:w="100" w:type="dxa"/>
                  <w:left w:w="100" w:type="dxa"/>
                  <w:bottom w:w="100" w:type="dxa"/>
                  <w:right w:w="100" w:type="dxa"/>
                </w:tcMar>
              </w:tcPr>
            </w:tcPrChange>
          </w:tcPr>
          <w:p w14:paraId="0EE00FA5" w14:textId="781EBF84" w:rsidR="008179DB" w:rsidRPr="008179DB" w:rsidRDefault="008179DB" w:rsidP="008179DB">
            <w:pPr>
              <w:pStyle w:val="NormalWeb"/>
              <w:spacing w:before="0" w:beforeAutospacing="0" w:after="0" w:afterAutospacing="0"/>
              <w:jc w:val="right"/>
              <w:rPr>
                <w:ins w:id="1322" w:author="Christian Michelsen" w:date="2021-11-16T16:11:00Z"/>
                <w:rFonts w:ascii="Arial" w:hAnsi="Arial" w:cs="Arial"/>
                <w:color w:val="000000"/>
                <w:sz w:val="18"/>
                <w:szCs w:val="18"/>
              </w:rPr>
            </w:pPr>
            <w:ins w:id="1323" w:author="Christian Michelsen" w:date="2021-11-16T16:16:00Z">
              <w:r w:rsidRPr="008179DB">
                <w:rPr>
                  <w:rFonts w:ascii="Arial" w:hAnsi="Arial" w:cs="Arial"/>
                  <w:color w:val="000000"/>
                  <w:sz w:val="18"/>
                  <w:szCs w:val="18"/>
                  <w:rPrChange w:id="1324" w:author="Christian Michelsen" w:date="2021-11-16T16:16:00Z">
                    <w:rPr>
                      <w:rFonts w:ascii="Calibri" w:hAnsi="Calibri" w:cs="Calibri"/>
                      <w:color w:val="000000"/>
                    </w:rPr>
                  </w:rPrChange>
                </w:rPr>
                <w:t>16.7</w:t>
              </w:r>
            </w:ins>
            <w:ins w:id="132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26" w:author="Christian Michelsen" w:date="2021-11-16T16:17:00Z">
              <w:tcPr>
                <w:tcW w:w="893" w:type="dxa"/>
                <w:shd w:val="clear" w:color="auto" w:fill="auto"/>
                <w:tcMar>
                  <w:top w:w="100" w:type="dxa"/>
                  <w:left w:w="100" w:type="dxa"/>
                  <w:bottom w:w="100" w:type="dxa"/>
                  <w:right w:w="100" w:type="dxa"/>
                </w:tcMar>
              </w:tcPr>
            </w:tcPrChange>
          </w:tcPr>
          <w:p w14:paraId="44C4E058" w14:textId="2180A743" w:rsidR="008179DB" w:rsidRPr="008179DB" w:rsidRDefault="008179DB" w:rsidP="008179DB">
            <w:pPr>
              <w:pStyle w:val="NormalWeb"/>
              <w:spacing w:before="0" w:beforeAutospacing="0" w:after="0" w:afterAutospacing="0"/>
              <w:jc w:val="right"/>
              <w:rPr>
                <w:ins w:id="1327" w:author="Christian Michelsen" w:date="2021-11-16T16:11:00Z"/>
                <w:rFonts w:ascii="Arial" w:hAnsi="Arial" w:cs="Arial"/>
                <w:color w:val="000000"/>
                <w:sz w:val="18"/>
                <w:szCs w:val="18"/>
              </w:rPr>
            </w:pPr>
            <w:ins w:id="1328" w:author="Christian Michelsen" w:date="2021-11-16T16:16:00Z">
              <w:r w:rsidRPr="008179DB">
                <w:rPr>
                  <w:rFonts w:ascii="Arial" w:hAnsi="Arial" w:cs="Arial"/>
                  <w:color w:val="000000"/>
                  <w:sz w:val="18"/>
                  <w:szCs w:val="18"/>
                  <w:rPrChange w:id="1329" w:author="Christian Michelsen" w:date="2021-11-16T16:16:00Z">
                    <w:rPr>
                      <w:rFonts w:ascii="Calibri" w:hAnsi="Calibri" w:cs="Calibri"/>
                      <w:color w:val="000000"/>
                    </w:rPr>
                  </w:rPrChange>
                </w:rPr>
                <w:t>27.9</w:t>
              </w:r>
            </w:ins>
          </w:p>
        </w:tc>
      </w:tr>
      <w:tr w:rsidR="008179DB" w:rsidRPr="0030433B" w14:paraId="6F544E7C" w14:textId="77777777" w:rsidTr="008179DB">
        <w:trPr>
          <w:trHeight w:val="219"/>
          <w:ins w:id="1330" w:author="Christian Michelsen" w:date="2021-11-16T16:11:00Z"/>
          <w:trPrChange w:id="1331" w:author="Christian Michelsen" w:date="2021-11-16T16:17:00Z">
            <w:trPr>
              <w:trHeight w:val="219"/>
            </w:trPr>
          </w:trPrChange>
        </w:trPr>
        <w:tc>
          <w:tcPr>
            <w:tcW w:w="1134" w:type="dxa"/>
            <w:tcMar>
              <w:top w:w="100" w:type="dxa"/>
              <w:left w:w="100" w:type="dxa"/>
              <w:bottom w:w="100" w:type="dxa"/>
              <w:right w:w="100" w:type="dxa"/>
            </w:tcMar>
            <w:tcPrChange w:id="1332" w:author="Christian Michelsen" w:date="2021-11-16T16:17:00Z">
              <w:tcPr>
                <w:tcW w:w="1134" w:type="dxa"/>
                <w:tcMar>
                  <w:top w:w="100" w:type="dxa"/>
                  <w:left w:w="100" w:type="dxa"/>
                  <w:bottom w:w="100" w:type="dxa"/>
                  <w:right w:w="100" w:type="dxa"/>
                </w:tcMar>
              </w:tcPr>
            </w:tcPrChange>
          </w:tcPr>
          <w:p w14:paraId="46A655FF" w14:textId="3F6D9397" w:rsidR="008179DB" w:rsidRPr="0030433B" w:rsidRDefault="008179DB" w:rsidP="008179DB">
            <w:pPr>
              <w:pStyle w:val="NormalWeb"/>
              <w:spacing w:before="0" w:beforeAutospacing="0" w:after="0" w:afterAutospacing="0"/>
              <w:rPr>
                <w:ins w:id="1333" w:author="Christian Michelsen" w:date="2021-11-16T16:11:00Z"/>
                <w:rFonts w:ascii="Arial" w:hAnsi="Arial" w:cs="Arial"/>
                <w:color w:val="000000"/>
                <w:sz w:val="18"/>
                <w:szCs w:val="18"/>
              </w:rPr>
            </w:pPr>
            <w:ins w:id="1334" w:author="Christian Michelsen" w:date="2021-11-16T16:16:00Z">
              <w:r>
                <w:rPr>
                  <w:rFonts w:ascii="Arial" w:hAnsi="Arial" w:cs="Arial"/>
                  <w:color w:val="000000"/>
                  <w:sz w:val="18"/>
                  <w:szCs w:val="18"/>
                </w:rPr>
                <w:t>ML10</w:t>
              </w:r>
            </w:ins>
          </w:p>
        </w:tc>
        <w:tc>
          <w:tcPr>
            <w:tcW w:w="567" w:type="dxa"/>
            <w:shd w:val="clear" w:color="auto" w:fill="FFFFFF" w:themeFill="background1"/>
            <w:tcMar>
              <w:top w:w="100" w:type="dxa"/>
              <w:left w:w="100" w:type="dxa"/>
              <w:bottom w:w="100" w:type="dxa"/>
              <w:right w:w="100" w:type="dxa"/>
            </w:tcMar>
            <w:tcPrChange w:id="1335" w:author="Christian Michelsen" w:date="2021-11-16T16:17:00Z">
              <w:tcPr>
                <w:tcW w:w="567" w:type="dxa"/>
                <w:shd w:val="clear" w:color="auto" w:fill="auto"/>
                <w:tcMar>
                  <w:top w:w="100" w:type="dxa"/>
                  <w:left w:w="100" w:type="dxa"/>
                  <w:bottom w:w="100" w:type="dxa"/>
                  <w:right w:w="100" w:type="dxa"/>
                </w:tcMar>
              </w:tcPr>
            </w:tcPrChange>
          </w:tcPr>
          <w:p w14:paraId="763DE57C" w14:textId="36EFF2E6" w:rsidR="008179DB" w:rsidRPr="008179DB" w:rsidRDefault="008179DB" w:rsidP="008179DB">
            <w:pPr>
              <w:pStyle w:val="NormalWeb"/>
              <w:spacing w:before="0" w:beforeAutospacing="0" w:after="0" w:afterAutospacing="0"/>
              <w:jc w:val="right"/>
              <w:rPr>
                <w:ins w:id="1336" w:author="Christian Michelsen" w:date="2021-11-16T16:11:00Z"/>
                <w:rFonts w:ascii="Arial" w:hAnsi="Arial" w:cs="Arial"/>
                <w:color w:val="000000"/>
                <w:sz w:val="18"/>
                <w:szCs w:val="18"/>
              </w:rPr>
            </w:pPr>
            <w:ins w:id="1337" w:author="Christian Michelsen" w:date="2021-11-16T16:16:00Z">
              <w:r w:rsidRPr="008179DB">
                <w:rPr>
                  <w:rFonts w:ascii="Arial" w:hAnsi="Arial" w:cs="Arial"/>
                  <w:color w:val="000000"/>
                  <w:sz w:val="18"/>
                  <w:szCs w:val="18"/>
                  <w:rPrChange w:id="1338" w:author="Christian Michelsen" w:date="2021-11-16T16:16:00Z">
                    <w:rPr>
                      <w:rFonts w:ascii="Calibri" w:hAnsi="Calibri" w:cs="Calibri"/>
                      <w:color w:val="000000"/>
                    </w:rPr>
                  </w:rPrChange>
                </w:rPr>
                <w:t>147</w:t>
              </w:r>
            </w:ins>
          </w:p>
        </w:tc>
        <w:tc>
          <w:tcPr>
            <w:tcW w:w="627" w:type="dxa"/>
            <w:shd w:val="clear" w:color="auto" w:fill="FFFFFF" w:themeFill="background1"/>
            <w:tcMar>
              <w:top w:w="100" w:type="dxa"/>
              <w:left w:w="100" w:type="dxa"/>
              <w:bottom w:w="100" w:type="dxa"/>
              <w:right w:w="100" w:type="dxa"/>
            </w:tcMar>
            <w:tcPrChange w:id="1339" w:author="Christian Michelsen" w:date="2021-11-16T16:17:00Z">
              <w:tcPr>
                <w:tcW w:w="627" w:type="dxa"/>
                <w:shd w:val="clear" w:color="auto" w:fill="auto"/>
                <w:tcMar>
                  <w:top w:w="100" w:type="dxa"/>
                  <w:left w:w="100" w:type="dxa"/>
                  <w:bottom w:w="100" w:type="dxa"/>
                  <w:right w:w="100" w:type="dxa"/>
                </w:tcMar>
              </w:tcPr>
            </w:tcPrChange>
          </w:tcPr>
          <w:p w14:paraId="3F99BBAF" w14:textId="54566669" w:rsidR="008179DB" w:rsidRPr="008179DB" w:rsidRDefault="008179DB" w:rsidP="008179DB">
            <w:pPr>
              <w:pStyle w:val="NormalWeb"/>
              <w:spacing w:before="0" w:beforeAutospacing="0" w:after="0" w:afterAutospacing="0"/>
              <w:jc w:val="right"/>
              <w:rPr>
                <w:ins w:id="1340" w:author="Christian Michelsen" w:date="2021-11-16T16:11:00Z"/>
                <w:rFonts w:ascii="Arial" w:hAnsi="Arial" w:cs="Arial"/>
                <w:color w:val="000000"/>
                <w:sz w:val="18"/>
                <w:szCs w:val="18"/>
              </w:rPr>
            </w:pPr>
            <w:ins w:id="1341" w:author="Christian Michelsen" w:date="2021-11-16T16:16:00Z">
              <w:r w:rsidRPr="008179DB">
                <w:rPr>
                  <w:rFonts w:ascii="Arial" w:hAnsi="Arial" w:cs="Arial"/>
                  <w:color w:val="000000"/>
                  <w:sz w:val="18"/>
                  <w:szCs w:val="18"/>
                  <w:rPrChange w:id="1342" w:author="Christian Michelsen" w:date="2021-11-16T16:16:00Z">
                    <w:rPr>
                      <w:rFonts w:ascii="Calibri" w:hAnsi="Calibri" w:cs="Calibri"/>
                      <w:color w:val="000000"/>
                    </w:rPr>
                  </w:rPrChange>
                </w:rPr>
                <w:t>1026</w:t>
              </w:r>
            </w:ins>
          </w:p>
        </w:tc>
        <w:tc>
          <w:tcPr>
            <w:tcW w:w="644" w:type="dxa"/>
            <w:shd w:val="clear" w:color="auto" w:fill="FFFFFF" w:themeFill="background1"/>
            <w:tcMar>
              <w:top w:w="100" w:type="dxa"/>
              <w:left w:w="100" w:type="dxa"/>
              <w:bottom w:w="100" w:type="dxa"/>
              <w:right w:w="100" w:type="dxa"/>
            </w:tcMar>
            <w:tcPrChange w:id="1343" w:author="Christian Michelsen" w:date="2021-11-16T16:17:00Z">
              <w:tcPr>
                <w:tcW w:w="644" w:type="dxa"/>
                <w:shd w:val="clear" w:color="auto" w:fill="auto"/>
                <w:tcMar>
                  <w:top w:w="100" w:type="dxa"/>
                  <w:left w:w="100" w:type="dxa"/>
                  <w:bottom w:w="100" w:type="dxa"/>
                  <w:right w:w="100" w:type="dxa"/>
                </w:tcMar>
              </w:tcPr>
            </w:tcPrChange>
          </w:tcPr>
          <w:p w14:paraId="07C2094F" w14:textId="4E69659F" w:rsidR="008179DB" w:rsidRPr="008179DB" w:rsidRDefault="008179DB" w:rsidP="008179DB">
            <w:pPr>
              <w:pStyle w:val="NormalWeb"/>
              <w:spacing w:before="0" w:beforeAutospacing="0" w:after="0" w:afterAutospacing="0"/>
              <w:jc w:val="right"/>
              <w:rPr>
                <w:ins w:id="1344" w:author="Christian Michelsen" w:date="2021-11-16T16:11:00Z"/>
                <w:rFonts w:ascii="Arial" w:hAnsi="Arial" w:cs="Arial"/>
                <w:color w:val="000000"/>
                <w:sz w:val="18"/>
                <w:szCs w:val="18"/>
              </w:rPr>
            </w:pPr>
            <w:ins w:id="1345" w:author="Christian Michelsen" w:date="2021-11-16T16:16:00Z">
              <w:r w:rsidRPr="008179DB">
                <w:rPr>
                  <w:rFonts w:ascii="Arial" w:hAnsi="Arial" w:cs="Arial"/>
                  <w:color w:val="000000"/>
                  <w:sz w:val="18"/>
                  <w:szCs w:val="18"/>
                  <w:rPrChange w:id="1346" w:author="Christian Michelsen" w:date="2021-11-16T16:16:00Z">
                    <w:rPr>
                      <w:rFonts w:ascii="Calibri" w:hAnsi="Calibri" w:cs="Calibri"/>
                      <w:color w:val="000000"/>
                    </w:rPr>
                  </w:rPrChange>
                </w:rPr>
                <w:t>82</w:t>
              </w:r>
            </w:ins>
          </w:p>
        </w:tc>
        <w:tc>
          <w:tcPr>
            <w:tcW w:w="792" w:type="dxa"/>
            <w:shd w:val="clear" w:color="auto" w:fill="FFFFFF" w:themeFill="background1"/>
            <w:tcMar>
              <w:top w:w="100" w:type="dxa"/>
              <w:left w:w="100" w:type="dxa"/>
              <w:bottom w:w="100" w:type="dxa"/>
              <w:right w:w="100" w:type="dxa"/>
            </w:tcMar>
            <w:tcPrChange w:id="1347" w:author="Christian Michelsen" w:date="2021-11-16T16:17:00Z">
              <w:tcPr>
                <w:tcW w:w="792" w:type="dxa"/>
                <w:shd w:val="clear" w:color="auto" w:fill="auto"/>
                <w:tcMar>
                  <w:top w:w="100" w:type="dxa"/>
                  <w:left w:w="100" w:type="dxa"/>
                  <w:bottom w:w="100" w:type="dxa"/>
                  <w:right w:w="100" w:type="dxa"/>
                </w:tcMar>
              </w:tcPr>
            </w:tcPrChange>
          </w:tcPr>
          <w:p w14:paraId="39EBE248" w14:textId="276449DD" w:rsidR="008179DB" w:rsidRPr="008179DB" w:rsidRDefault="008179DB" w:rsidP="008179DB">
            <w:pPr>
              <w:pStyle w:val="NormalWeb"/>
              <w:spacing w:before="0" w:beforeAutospacing="0" w:after="0" w:afterAutospacing="0"/>
              <w:jc w:val="right"/>
              <w:rPr>
                <w:ins w:id="1348" w:author="Christian Michelsen" w:date="2021-11-16T16:11:00Z"/>
                <w:rFonts w:ascii="Arial" w:hAnsi="Arial" w:cs="Arial"/>
                <w:color w:val="000000"/>
                <w:sz w:val="18"/>
                <w:szCs w:val="18"/>
              </w:rPr>
            </w:pPr>
            <w:ins w:id="1349" w:author="Christian Michelsen" w:date="2021-11-16T16:16:00Z">
              <w:r w:rsidRPr="008179DB">
                <w:rPr>
                  <w:rFonts w:ascii="Arial" w:hAnsi="Arial" w:cs="Arial"/>
                  <w:color w:val="000000"/>
                  <w:sz w:val="18"/>
                  <w:szCs w:val="18"/>
                  <w:rPrChange w:id="1350" w:author="Christian Michelsen" w:date="2021-11-16T16:16:00Z">
                    <w:rPr>
                      <w:rFonts w:ascii="Calibri" w:hAnsi="Calibri" w:cs="Calibri"/>
                      <w:color w:val="000000"/>
                    </w:rPr>
                  </w:rPrChange>
                </w:rPr>
                <w:t>2658</w:t>
              </w:r>
            </w:ins>
          </w:p>
        </w:tc>
        <w:tc>
          <w:tcPr>
            <w:tcW w:w="893" w:type="dxa"/>
            <w:shd w:val="clear" w:color="auto" w:fill="FFFFFF" w:themeFill="background1"/>
            <w:tcMar>
              <w:top w:w="100" w:type="dxa"/>
              <w:left w:w="100" w:type="dxa"/>
              <w:bottom w:w="100" w:type="dxa"/>
              <w:right w:w="100" w:type="dxa"/>
            </w:tcMar>
            <w:tcPrChange w:id="1351" w:author="Christian Michelsen" w:date="2021-11-16T16:17:00Z">
              <w:tcPr>
                <w:tcW w:w="893" w:type="dxa"/>
                <w:shd w:val="clear" w:color="auto" w:fill="auto"/>
                <w:tcMar>
                  <w:top w:w="100" w:type="dxa"/>
                  <w:left w:w="100" w:type="dxa"/>
                  <w:bottom w:w="100" w:type="dxa"/>
                  <w:right w:w="100" w:type="dxa"/>
                </w:tcMar>
              </w:tcPr>
            </w:tcPrChange>
          </w:tcPr>
          <w:p w14:paraId="2954C20B" w14:textId="33074C5E" w:rsidR="008179DB" w:rsidRPr="008179DB" w:rsidRDefault="008179DB" w:rsidP="008179DB">
            <w:pPr>
              <w:pStyle w:val="NormalWeb"/>
              <w:spacing w:before="0" w:beforeAutospacing="0" w:after="0" w:afterAutospacing="0"/>
              <w:jc w:val="right"/>
              <w:rPr>
                <w:ins w:id="1352" w:author="Christian Michelsen" w:date="2021-11-16T16:11:00Z"/>
                <w:rFonts w:ascii="Arial" w:hAnsi="Arial" w:cs="Arial"/>
                <w:color w:val="000000"/>
                <w:sz w:val="18"/>
                <w:szCs w:val="18"/>
              </w:rPr>
            </w:pPr>
            <w:ins w:id="1353" w:author="Christian Michelsen" w:date="2021-11-16T16:16:00Z">
              <w:r w:rsidRPr="008179DB">
                <w:rPr>
                  <w:rFonts w:ascii="Arial" w:hAnsi="Arial" w:cs="Arial"/>
                  <w:color w:val="000000"/>
                  <w:sz w:val="18"/>
                  <w:szCs w:val="18"/>
                  <w:rPrChange w:id="1354" w:author="Christian Michelsen" w:date="2021-11-16T16:16:00Z">
                    <w:rPr>
                      <w:rFonts w:ascii="Calibri" w:hAnsi="Calibri" w:cs="Calibri"/>
                      <w:color w:val="000000"/>
                    </w:rPr>
                  </w:rPrChange>
                </w:rPr>
                <w:t>64.2</w:t>
              </w:r>
            </w:ins>
            <w:ins w:id="135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56" w:author="Christian Michelsen" w:date="2021-11-16T16:17:00Z">
              <w:tcPr>
                <w:tcW w:w="893" w:type="dxa"/>
                <w:shd w:val="clear" w:color="auto" w:fill="auto"/>
                <w:tcMar>
                  <w:top w:w="100" w:type="dxa"/>
                  <w:left w:w="100" w:type="dxa"/>
                  <w:bottom w:w="100" w:type="dxa"/>
                  <w:right w:w="100" w:type="dxa"/>
                </w:tcMar>
              </w:tcPr>
            </w:tcPrChange>
          </w:tcPr>
          <w:p w14:paraId="33A4EA53" w14:textId="1087A207" w:rsidR="008179DB" w:rsidRPr="008179DB" w:rsidRDefault="008179DB" w:rsidP="008179DB">
            <w:pPr>
              <w:pStyle w:val="NormalWeb"/>
              <w:spacing w:before="0" w:beforeAutospacing="0" w:after="0" w:afterAutospacing="0"/>
              <w:jc w:val="right"/>
              <w:rPr>
                <w:ins w:id="1357" w:author="Christian Michelsen" w:date="2021-11-16T16:11:00Z"/>
                <w:rFonts w:ascii="Arial" w:hAnsi="Arial" w:cs="Arial"/>
                <w:color w:val="000000"/>
                <w:sz w:val="18"/>
                <w:szCs w:val="18"/>
              </w:rPr>
            </w:pPr>
            <w:ins w:id="1358" w:author="Christian Michelsen" w:date="2021-11-16T16:16:00Z">
              <w:r w:rsidRPr="008179DB">
                <w:rPr>
                  <w:rFonts w:ascii="Arial" w:hAnsi="Arial" w:cs="Arial"/>
                  <w:color w:val="000000"/>
                  <w:sz w:val="18"/>
                  <w:szCs w:val="18"/>
                  <w:rPrChange w:id="1359" w:author="Christian Michelsen" w:date="2021-11-16T16:16:00Z">
                    <w:rPr>
                      <w:rFonts w:ascii="Calibri" w:hAnsi="Calibri" w:cs="Calibri"/>
                      <w:color w:val="000000"/>
                    </w:rPr>
                  </w:rPrChange>
                </w:rPr>
                <w:t>12.5</w:t>
              </w:r>
            </w:ins>
            <w:ins w:id="136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61" w:author="Christian Michelsen" w:date="2021-11-16T16:17:00Z">
              <w:tcPr>
                <w:tcW w:w="893" w:type="dxa"/>
                <w:shd w:val="clear" w:color="auto" w:fill="auto"/>
                <w:tcMar>
                  <w:top w:w="100" w:type="dxa"/>
                  <w:left w:w="100" w:type="dxa"/>
                  <w:bottom w:w="100" w:type="dxa"/>
                  <w:right w:w="100" w:type="dxa"/>
                </w:tcMar>
              </w:tcPr>
            </w:tcPrChange>
          </w:tcPr>
          <w:p w14:paraId="58BE532F" w14:textId="30F6B65D" w:rsidR="008179DB" w:rsidRPr="008179DB" w:rsidRDefault="008179DB" w:rsidP="008179DB">
            <w:pPr>
              <w:pStyle w:val="NormalWeb"/>
              <w:spacing w:before="0" w:beforeAutospacing="0" w:after="0" w:afterAutospacing="0"/>
              <w:jc w:val="right"/>
              <w:rPr>
                <w:ins w:id="1362" w:author="Christian Michelsen" w:date="2021-11-16T16:11:00Z"/>
                <w:rFonts w:ascii="Arial" w:hAnsi="Arial" w:cs="Arial"/>
                <w:color w:val="000000"/>
                <w:sz w:val="18"/>
                <w:szCs w:val="18"/>
              </w:rPr>
            </w:pPr>
            <w:ins w:id="1363" w:author="Christian Michelsen" w:date="2021-11-16T16:16:00Z">
              <w:r w:rsidRPr="008179DB">
                <w:rPr>
                  <w:rFonts w:ascii="Arial" w:hAnsi="Arial" w:cs="Arial"/>
                  <w:color w:val="000000"/>
                  <w:sz w:val="18"/>
                  <w:szCs w:val="18"/>
                  <w:rPrChange w:id="1364" w:author="Christian Michelsen" w:date="2021-11-16T16:16:00Z">
                    <w:rPr>
                      <w:rFonts w:ascii="Calibri" w:hAnsi="Calibri" w:cs="Calibri"/>
                      <w:color w:val="000000"/>
                    </w:rPr>
                  </w:rPrChange>
                </w:rPr>
                <w:t>18.6</w:t>
              </w:r>
            </w:ins>
            <w:ins w:id="1365"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366" w:author="Christian Michelsen" w:date="2021-11-16T16:17:00Z">
              <w:tcPr>
                <w:tcW w:w="1021" w:type="dxa"/>
                <w:shd w:val="clear" w:color="auto" w:fill="auto"/>
                <w:tcMar>
                  <w:top w:w="100" w:type="dxa"/>
                  <w:left w:w="100" w:type="dxa"/>
                  <w:bottom w:w="100" w:type="dxa"/>
                  <w:right w:w="100" w:type="dxa"/>
                </w:tcMar>
              </w:tcPr>
            </w:tcPrChange>
          </w:tcPr>
          <w:p w14:paraId="188A1488" w14:textId="13B7E2FB" w:rsidR="008179DB" w:rsidRPr="008179DB" w:rsidRDefault="008179DB" w:rsidP="008179DB">
            <w:pPr>
              <w:pStyle w:val="NormalWeb"/>
              <w:spacing w:before="0" w:beforeAutospacing="0" w:after="0" w:afterAutospacing="0"/>
              <w:jc w:val="right"/>
              <w:rPr>
                <w:ins w:id="1367" w:author="Christian Michelsen" w:date="2021-11-16T16:11:00Z"/>
                <w:rFonts w:ascii="Arial" w:hAnsi="Arial" w:cs="Arial"/>
                <w:color w:val="000000"/>
                <w:sz w:val="18"/>
                <w:szCs w:val="18"/>
              </w:rPr>
            </w:pPr>
            <w:ins w:id="1368" w:author="Christian Michelsen" w:date="2021-11-16T16:16:00Z">
              <w:r w:rsidRPr="008179DB">
                <w:rPr>
                  <w:rFonts w:ascii="Arial" w:hAnsi="Arial" w:cs="Arial"/>
                  <w:color w:val="000000"/>
                  <w:sz w:val="18"/>
                  <w:szCs w:val="18"/>
                  <w:rPrChange w:id="1369" w:author="Christian Michelsen" w:date="2021-11-16T16:16:00Z">
                    <w:rPr>
                      <w:rFonts w:ascii="Calibri" w:hAnsi="Calibri" w:cs="Calibri"/>
                      <w:color w:val="000000"/>
                    </w:rPr>
                  </w:rPrChange>
                </w:rPr>
                <w:t>74.4</w:t>
              </w:r>
            </w:ins>
            <w:ins w:id="1370"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371" w:author="Christian Michelsen" w:date="2021-11-16T16:17:00Z">
              <w:tcPr>
                <w:tcW w:w="1003" w:type="dxa"/>
                <w:shd w:val="clear" w:color="auto" w:fill="EAF1DD" w:themeFill="accent3" w:themeFillTint="33"/>
                <w:tcMar>
                  <w:top w:w="100" w:type="dxa"/>
                  <w:left w:w="100" w:type="dxa"/>
                  <w:bottom w:w="100" w:type="dxa"/>
                  <w:right w:w="100" w:type="dxa"/>
                </w:tcMar>
              </w:tcPr>
            </w:tcPrChange>
          </w:tcPr>
          <w:p w14:paraId="044272D0" w14:textId="2C5A4857" w:rsidR="008179DB" w:rsidRPr="008179DB" w:rsidRDefault="008179DB" w:rsidP="008179DB">
            <w:pPr>
              <w:pStyle w:val="NormalWeb"/>
              <w:spacing w:before="0" w:beforeAutospacing="0" w:after="0" w:afterAutospacing="0"/>
              <w:jc w:val="right"/>
              <w:rPr>
                <w:ins w:id="1372" w:author="Christian Michelsen" w:date="2021-11-16T16:11:00Z"/>
                <w:rFonts w:ascii="Arial" w:hAnsi="Arial" w:cs="Arial"/>
                <w:color w:val="000000"/>
                <w:sz w:val="18"/>
                <w:szCs w:val="18"/>
              </w:rPr>
            </w:pPr>
            <w:ins w:id="1373" w:author="Christian Michelsen" w:date="2021-11-16T16:16:00Z">
              <w:r w:rsidRPr="008179DB">
                <w:rPr>
                  <w:rFonts w:ascii="Arial" w:hAnsi="Arial" w:cs="Arial"/>
                  <w:color w:val="000000"/>
                  <w:sz w:val="18"/>
                  <w:szCs w:val="18"/>
                  <w:rPrChange w:id="1374" w:author="Christian Michelsen" w:date="2021-11-16T16:16:00Z">
                    <w:rPr>
                      <w:rFonts w:ascii="Calibri" w:hAnsi="Calibri" w:cs="Calibri"/>
                      <w:color w:val="000000"/>
                    </w:rPr>
                  </w:rPrChange>
                </w:rPr>
                <w:t>16.8</w:t>
              </w:r>
            </w:ins>
            <w:ins w:id="137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376" w:author="Christian Michelsen" w:date="2021-11-16T16:17:00Z">
              <w:tcPr>
                <w:tcW w:w="893" w:type="dxa"/>
                <w:shd w:val="clear" w:color="auto" w:fill="auto"/>
                <w:tcMar>
                  <w:top w:w="100" w:type="dxa"/>
                  <w:left w:w="100" w:type="dxa"/>
                  <w:bottom w:w="100" w:type="dxa"/>
                  <w:right w:w="100" w:type="dxa"/>
                </w:tcMar>
              </w:tcPr>
            </w:tcPrChange>
          </w:tcPr>
          <w:p w14:paraId="043B3B08" w14:textId="7F815AF2" w:rsidR="008179DB" w:rsidRPr="008179DB" w:rsidRDefault="008179DB" w:rsidP="008179DB">
            <w:pPr>
              <w:pStyle w:val="NormalWeb"/>
              <w:spacing w:before="0" w:beforeAutospacing="0" w:after="0" w:afterAutospacing="0"/>
              <w:jc w:val="right"/>
              <w:rPr>
                <w:ins w:id="1377" w:author="Christian Michelsen" w:date="2021-11-16T16:11:00Z"/>
                <w:rFonts w:ascii="Arial" w:hAnsi="Arial" w:cs="Arial"/>
                <w:color w:val="000000"/>
                <w:sz w:val="18"/>
                <w:szCs w:val="18"/>
              </w:rPr>
            </w:pPr>
            <w:ins w:id="1378" w:author="Christian Michelsen" w:date="2021-11-16T16:16:00Z">
              <w:r w:rsidRPr="008179DB">
                <w:rPr>
                  <w:rFonts w:ascii="Arial" w:hAnsi="Arial" w:cs="Arial"/>
                  <w:color w:val="000000"/>
                  <w:sz w:val="18"/>
                  <w:szCs w:val="18"/>
                  <w:rPrChange w:id="1379" w:author="Christian Michelsen" w:date="2021-11-16T16:16:00Z">
                    <w:rPr>
                      <w:rFonts w:ascii="Calibri" w:hAnsi="Calibri" w:cs="Calibri"/>
                      <w:color w:val="000000"/>
                    </w:rPr>
                  </w:rPrChange>
                </w:rPr>
                <w:t>27.7</w:t>
              </w:r>
            </w:ins>
          </w:p>
        </w:tc>
      </w:tr>
      <w:tr w:rsidR="008179DB" w:rsidRPr="0030433B" w14:paraId="435F7124" w14:textId="77777777" w:rsidTr="008179DB">
        <w:trPr>
          <w:trHeight w:val="219"/>
          <w:ins w:id="1380" w:author="Christian Michelsen" w:date="2021-11-16T16:11:00Z"/>
          <w:trPrChange w:id="1381" w:author="Christian Michelsen" w:date="2021-11-16T16:17:00Z">
            <w:trPr>
              <w:trHeight w:val="219"/>
            </w:trPr>
          </w:trPrChange>
        </w:trPr>
        <w:tc>
          <w:tcPr>
            <w:tcW w:w="1134" w:type="dxa"/>
            <w:tcMar>
              <w:top w:w="100" w:type="dxa"/>
              <w:left w:w="100" w:type="dxa"/>
              <w:bottom w:w="100" w:type="dxa"/>
              <w:right w:w="100" w:type="dxa"/>
            </w:tcMar>
            <w:tcPrChange w:id="1382" w:author="Christian Michelsen" w:date="2021-11-16T16:17:00Z">
              <w:tcPr>
                <w:tcW w:w="1134" w:type="dxa"/>
                <w:tcMar>
                  <w:top w:w="100" w:type="dxa"/>
                  <w:left w:w="100" w:type="dxa"/>
                  <w:bottom w:w="100" w:type="dxa"/>
                  <w:right w:w="100" w:type="dxa"/>
                </w:tcMar>
              </w:tcPr>
            </w:tcPrChange>
          </w:tcPr>
          <w:p w14:paraId="1053EE2D" w14:textId="0B40DE0C" w:rsidR="008179DB" w:rsidRPr="0030433B" w:rsidRDefault="008179DB" w:rsidP="008179DB">
            <w:pPr>
              <w:pStyle w:val="NormalWeb"/>
              <w:spacing w:before="0" w:beforeAutospacing="0" w:after="0" w:afterAutospacing="0"/>
              <w:rPr>
                <w:ins w:id="1383" w:author="Christian Michelsen" w:date="2021-11-16T16:11:00Z"/>
                <w:rFonts w:ascii="Arial" w:hAnsi="Arial" w:cs="Arial"/>
                <w:color w:val="000000"/>
                <w:sz w:val="18"/>
                <w:szCs w:val="18"/>
              </w:rPr>
            </w:pPr>
            <w:ins w:id="1384" w:author="Christian Michelsen" w:date="2021-11-16T16:16:00Z">
              <w:r>
                <w:rPr>
                  <w:rFonts w:ascii="Arial" w:hAnsi="Arial" w:cs="Arial"/>
                  <w:color w:val="000000"/>
                  <w:sz w:val="18"/>
                  <w:szCs w:val="18"/>
                </w:rPr>
                <w:t>LR10</w:t>
              </w:r>
            </w:ins>
          </w:p>
        </w:tc>
        <w:tc>
          <w:tcPr>
            <w:tcW w:w="567" w:type="dxa"/>
            <w:shd w:val="clear" w:color="auto" w:fill="FFFFFF" w:themeFill="background1"/>
            <w:tcMar>
              <w:top w:w="100" w:type="dxa"/>
              <w:left w:w="100" w:type="dxa"/>
              <w:bottom w:w="100" w:type="dxa"/>
              <w:right w:w="100" w:type="dxa"/>
            </w:tcMar>
            <w:tcPrChange w:id="1385" w:author="Christian Michelsen" w:date="2021-11-16T16:17:00Z">
              <w:tcPr>
                <w:tcW w:w="567" w:type="dxa"/>
                <w:shd w:val="clear" w:color="auto" w:fill="auto"/>
                <w:tcMar>
                  <w:top w:w="100" w:type="dxa"/>
                  <w:left w:w="100" w:type="dxa"/>
                  <w:bottom w:w="100" w:type="dxa"/>
                  <w:right w:w="100" w:type="dxa"/>
                </w:tcMar>
              </w:tcPr>
            </w:tcPrChange>
          </w:tcPr>
          <w:p w14:paraId="7EE4E306" w14:textId="0FD11A79" w:rsidR="008179DB" w:rsidRPr="008179DB" w:rsidRDefault="008179DB" w:rsidP="008179DB">
            <w:pPr>
              <w:pStyle w:val="NormalWeb"/>
              <w:spacing w:before="0" w:beforeAutospacing="0" w:after="0" w:afterAutospacing="0"/>
              <w:jc w:val="right"/>
              <w:rPr>
                <w:ins w:id="1386" w:author="Christian Michelsen" w:date="2021-11-16T16:11:00Z"/>
                <w:rFonts w:ascii="Arial" w:hAnsi="Arial" w:cs="Arial"/>
                <w:color w:val="000000"/>
                <w:sz w:val="18"/>
                <w:szCs w:val="18"/>
              </w:rPr>
            </w:pPr>
            <w:ins w:id="1387" w:author="Christian Michelsen" w:date="2021-11-16T16:16:00Z">
              <w:r w:rsidRPr="008179DB">
                <w:rPr>
                  <w:rFonts w:ascii="Arial" w:hAnsi="Arial" w:cs="Arial"/>
                  <w:color w:val="000000"/>
                  <w:sz w:val="18"/>
                  <w:szCs w:val="18"/>
                  <w:rPrChange w:id="1388" w:author="Christian Michelsen" w:date="2021-11-16T16:16:00Z">
                    <w:rPr>
                      <w:rFonts w:ascii="Calibri" w:hAnsi="Calibri" w:cs="Calibri"/>
                      <w:color w:val="000000"/>
                    </w:rPr>
                  </w:rPrChange>
                </w:rPr>
                <w:t>145</w:t>
              </w:r>
            </w:ins>
          </w:p>
        </w:tc>
        <w:tc>
          <w:tcPr>
            <w:tcW w:w="627" w:type="dxa"/>
            <w:shd w:val="clear" w:color="auto" w:fill="FFFFFF" w:themeFill="background1"/>
            <w:tcMar>
              <w:top w:w="100" w:type="dxa"/>
              <w:left w:w="100" w:type="dxa"/>
              <w:bottom w:w="100" w:type="dxa"/>
              <w:right w:w="100" w:type="dxa"/>
            </w:tcMar>
            <w:tcPrChange w:id="1389" w:author="Christian Michelsen" w:date="2021-11-16T16:17:00Z">
              <w:tcPr>
                <w:tcW w:w="627" w:type="dxa"/>
                <w:shd w:val="clear" w:color="auto" w:fill="F2DBDB" w:themeFill="accent2" w:themeFillTint="33"/>
                <w:tcMar>
                  <w:top w:w="100" w:type="dxa"/>
                  <w:left w:w="100" w:type="dxa"/>
                  <w:bottom w:w="100" w:type="dxa"/>
                  <w:right w:w="100" w:type="dxa"/>
                </w:tcMar>
              </w:tcPr>
            </w:tcPrChange>
          </w:tcPr>
          <w:p w14:paraId="2DE6639A" w14:textId="3CACC3B5" w:rsidR="008179DB" w:rsidRPr="008179DB" w:rsidRDefault="008179DB" w:rsidP="008179DB">
            <w:pPr>
              <w:pStyle w:val="NormalWeb"/>
              <w:spacing w:before="0" w:beforeAutospacing="0" w:after="0" w:afterAutospacing="0"/>
              <w:jc w:val="right"/>
              <w:rPr>
                <w:ins w:id="1390" w:author="Christian Michelsen" w:date="2021-11-16T16:11:00Z"/>
                <w:rFonts w:ascii="Arial" w:hAnsi="Arial" w:cs="Arial"/>
                <w:color w:val="000000"/>
                <w:sz w:val="18"/>
                <w:szCs w:val="18"/>
              </w:rPr>
            </w:pPr>
            <w:ins w:id="1391" w:author="Christian Michelsen" w:date="2021-11-16T16:16:00Z">
              <w:r w:rsidRPr="008179DB">
                <w:rPr>
                  <w:rFonts w:ascii="Arial" w:hAnsi="Arial" w:cs="Arial"/>
                  <w:color w:val="000000"/>
                  <w:sz w:val="18"/>
                  <w:szCs w:val="18"/>
                  <w:rPrChange w:id="1392" w:author="Christian Michelsen" w:date="2021-11-16T16:16:00Z">
                    <w:rPr>
                      <w:rFonts w:ascii="Calibri" w:hAnsi="Calibri" w:cs="Calibri"/>
                      <w:color w:val="000000"/>
                    </w:rPr>
                  </w:rPrChange>
                </w:rPr>
                <w:t>1028</w:t>
              </w:r>
            </w:ins>
          </w:p>
        </w:tc>
        <w:tc>
          <w:tcPr>
            <w:tcW w:w="644" w:type="dxa"/>
            <w:shd w:val="clear" w:color="auto" w:fill="FFFFFF" w:themeFill="background1"/>
            <w:tcMar>
              <w:top w:w="100" w:type="dxa"/>
              <w:left w:w="100" w:type="dxa"/>
              <w:bottom w:w="100" w:type="dxa"/>
              <w:right w:w="100" w:type="dxa"/>
            </w:tcMar>
            <w:tcPrChange w:id="1393" w:author="Christian Michelsen" w:date="2021-11-16T16:17:00Z">
              <w:tcPr>
                <w:tcW w:w="644" w:type="dxa"/>
                <w:shd w:val="clear" w:color="auto" w:fill="auto"/>
                <w:tcMar>
                  <w:top w:w="100" w:type="dxa"/>
                  <w:left w:w="100" w:type="dxa"/>
                  <w:bottom w:w="100" w:type="dxa"/>
                  <w:right w:w="100" w:type="dxa"/>
                </w:tcMar>
              </w:tcPr>
            </w:tcPrChange>
          </w:tcPr>
          <w:p w14:paraId="7A87DFB0" w14:textId="1615738E" w:rsidR="008179DB" w:rsidRPr="008179DB" w:rsidRDefault="008179DB" w:rsidP="008179DB">
            <w:pPr>
              <w:pStyle w:val="NormalWeb"/>
              <w:spacing w:before="0" w:beforeAutospacing="0" w:after="0" w:afterAutospacing="0"/>
              <w:jc w:val="right"/>
              <w:rPr>
                <w:ins w:id="1394" w:author="Christian Michelsen" w:date="2021-11-16T16:11:00Z"/>
                <w:rFonts w:ascii="Arial" w:hAnsi="Arial" w:cs="Arial"/>
                <w:color w:val="000000"/>
                <w:sz w:val="18"/>
                <w:szCs w:val="18"/>
              </w:rPr>
            </w:pPr>
            <w:ins w:id="1395" w:author="Christian Michelsen" w:date="2021-11-16T16:16:00Z">
              <w:r w:rsidRPr="008179DB">
                <w:rPr>
                  <w:rFonts w:ascii="Arial" w:hAnsi="Arial" w:cs="Arial"/>
                  <w:color w:val="000000"/>
                  <w:sz w:val="18"/>
                  <w:szCs w:val="18"/>
                  <w:rPrChange w:id="1396" w:author="Christian Michelsen" w:date="2021-11-16T16:16:00Z">
                    <w:rPr>
                      <w:rFonts w:ascii="Calibri" w:hAnsi="Calibri" w:cs="Calibri"/>
                      <w:color w:val="000000"/>
                    </w:rPr>
                  </w:rPrChange>
                </w:rPr>
                <w:t>84</w:t>
              </w:r>
            </w:ins>
          </w:p>
        </w:tc>
        <w:tc>
          <w:tcPr>
            <w:tcW w:w="792" w:type="dxa"/>
            <w:shd w:val="clear" w:color="auto" w:fill="FFFFFF" w:themeFill="background1"/>
            <w:tcMar>
              <w:top w:w="100" w:type="dxa"/>
              <w:left w:w="100" w:type="dxa"/>
              <w:bottom w:w="100" w:type="dxa"/>
              <w:right w:w="100" w:type="dxa"/>
            </w:tcMar>
            <w:tcPrChange w:id="1397" w:author="Christian Michelsen" w:date="2021-11-16T16:17:00Z">
              <w:tcPr>
                <w:tcW w:w="792" w:type="dxa"/>
                <w:shd w:val="clear" w:color="auto" w:fill="auto"/>
                <w:tcMar>
                  <w:top w:w="100" w:type="dxa"/>
                  <w:left w:w="100" w:type="dxa"/>
                  <w:bottom w:w="100" w:type="dxa"/>
                  <w:right w:w="100" w:type="dxa"/>
                </w:tcMar>
              </w:tcPr>
            </w:tcPrChange>
          </w:tcPr>
          <w:p w14:paraId="499D4D7C" w14:textId="7CEBC006" w:rsidR="008179DB" w:rsidRPr="008179DB" w:rsidRDefault="008179DB" w:rsidP="008179DB">
            <w:pPr>
              <w:pStyle w:val="NormalWeb"/>
              <w:spacing w:before="0" w:beforeAutospacing="0" w:after="0" w:afterAutospacing="0"/>
              <w:jc w:val="right"/>
              <w:rPr>
                <w:ins w:id="1398" w:author="Christian Michelsen" w:date="2021-11-16T16:11:00Z"/>
                <w:rFonts w:ascii="Arial" w:hAnsi="Arial" w:cs="Arial"/>
                <w:color w:val="000000"/>
                <w:sz w:val="18"/>
                <w:szCs w:val="18"/>
              </w:rPr>
            </w:pPr>
            <w:ins w:id="1399" w:author="Christian Michelsen" w:date="2021-11-16T16:16:00Z">
              <w:r w:rsidRPr="008179DB">
                <w:rPr>
                  <w:rFonts w:ascii="Arial" w:hAnsi="Arial" w:cs="Arial"/>
                  <w:color w:val="000000"/>
                  <w:sz w:val="18"/>
                  <w:szCs w:val="18"/>
                  <w:rPrChange w:id="1400" w:author="Christian Michelsen" w:date="2021-11-16T16:16:00Z">
                    <w:rPr>
                      <w:rFonts w:ascii="Calibri" w:hAnsi="Calibri" w:cs="Calibri"/>
                      <w:color w:val="000000"/>
                    </w:rPr>
                  </w:rPrChange>
                </w:rPr>
                <w:t>2656</w:t>
              </w:r>
            </w:ins>
          </w:p>
        </w:tc>
        <w:tc>
          <w:tcPr>
            <w:tcW w:w="893" w:type="dxa"/>
            <w:shd w:val="clear" w:color="auto" w:fill="FFFFFF" w:themeFill="background1"/>
            <w:tcMar>
              <w:top w:w="100" w:type="dxa"/>
              <w:left w:w="100" w:type="dxa"/>
              <w:bottom w:w="100" w:type="dxa"/>
              <w:right w:w="100" w:type="dxa"/>
            </w:tcMar>
            <w:tcPrChange w:id="1401" w:author="Christian Michelsen" w:date="2021-11-16T16:17:00Z">
              <w:tcPr>
                <w:tcW w:w="893" w:type="dxa"/>
                <w:shd w:val="clear" w:color="auto" w:fill="auto"/>
                <w:tcMar>
                  <w:top w:w="100" w:type="dxa"/>
                  <w:left w:w="100" w:type="dxa"/>
                  <w:bottom w:w="100" w:type="dxa"/>
                  <w:right w:w="100" w:type="dxa"/>
                </w:tcMar>
              </w:tcPr>
            </w:tcPrChange>
          </w:tcPr>
          <w:p w14:paraId="32B27347" w14:textId="3A098086" w:rsidR="008179DB" w:rsidRPr="008179DB" w:rsidRDefault="008179DB" w:rsidP="008179DB">
            <w:pPr>
              <w:pStyle w:val="NormalWeb"/>
              <w:spacing w:before="0" w:beforeAutospacing="0" w:after="0" w:afterAutospacing="0"/>
              <w:jc w:val="right"/>
              <w:rPr>
                <w:ins w:id="1402" w:author="Christian Michelsen" w:date="2021-11-16T16:11:00Z"/>
                <w:rFonts w:ascii="Arial" w:hAnsi="Arial" w:cs="Arial"/>
                <w:color w:val="000000"/>
                <w:sz w:val="18"/>
                <w:szCs w:val="18"/>
              </w:rPr>
            </w:pPr>
            <w:ins w:id="1403" w:author="Christian Michelsen" w:date="2021-11-16T16:16:00Z">
              <w:r w:rsidRPr="008179DB">
                <w:rPr>
                  <w:rFonts w:ascii="Arial" w:hAnsi="Arial" w:cs="Arial"/>
                  <w:color w:val="000000"/>
                  <w:sz w:val="18"/>
                  <w:szCs w:val="18"/>
                  <w:rPrChange w:id="1404" w:author="Christian Michelsen" w:date="2021-11-16T16:16:00Z">
                    <w:rPr>
                      <w:rFonts w:ascii="Calibri" w:hAnsi="Calibri" w:cs="Calibri"/>
                      <w:color w:val="000000"/>
                    </w:rPr>
                  </w:rPrChange>
                </w:rPr>
                <w:t>63.3</w:t>
              </w:r>
            </w:ins>
            <w:ins w:id="140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06" w:author="Christian Michelsen" w:date="2021-11-16T16:17:00Z">
              <w:tcPr>
                <w:tcW w:w="893" w:type="dxa"/>
                <w:shd w:val="clear" w:color="auto" w:fill="auto"/>
                <w:tcMar>
                  <w:top w:w="100" w:type="dxa"/>
                  <w:left w:w="100" w:type="dxa"/>
                  <w:bottom w:w="100" w:type="dxa"/>
                  <w:right w:w="100" w:type="dxa"/>
                </w:tcMar>
              </w:tcPr>
            </w:tcPrChange>
          </w:tcPr>
          <w:p w14:paraId="02FD2D7C" w14:textId="66033D39" w:rsidR="008179DB" w:rsidRPr="008179DB" w:rsidRDefault="008179DB" w:rsidP="008179DB">
            <w:pPr>
              <w:pStyle w:val="NormalWeb"/>
              <w:spacing w:before="0" w:beforeAutospacing="0" w:after="0" w:afterAutospacing="0"/>
              <w:jc w:val="right"/>
              <w:rPr>
                <w:ins w:id="1407" w:author="Christian Michelsen" w:date="2021-11-16T16:11:00Z"/>
                <w:rFonts w:ascii="Arial" w:hAnsi="Arial" w:cs="Arial"/>
                <w:color w:val="000000"/>
                <w:sz w:val="18"/>
                <w:szCs w:val="18"/>
              </w:rPr>
            </w:pPr>
            <w:ins w:id="1408" w:author="Christian Michelsen" w:date="2021-11-16T16:16:00Z">
              <w:r w:rsidRPr="008179DB">
                <w:rPr>
                  <w:rFonts w:ascii="Arial" w:hAnsi="Arial" w:cs="Arial"/>
                  <w:color w:val="000000"/>
                  <w:sz w:val="18"/>
                  <w:szCs w:val="18"/>
                  <w:rPrChange w:id="1409" w:author="Christian Michelsen" w:date="2021-11-16T16:16:00Z">
                    <w:rPr>
                      <w:rFonts w:ascii="Calibri" w:hAnsi="Calibri" w:cs="Calibri"/>
                      <w:color w:val="000000"/>
                    </w:rPr>
                  </w:rPrChange>
                </w:rPr>
                <w:t>12.4</w:t>
              </w:r>
            </w:ins>
            <w:ins w:id="141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11" w:author="Christian Michelsen" w:date="2021-11-16T16:17:00Z">
              <w:tcPr>
                <w:tcW w:w="893" w:type="dxa"/>
                <w:shd w:val="clear" w:color="auto" w:fill="auto"/>
                <w:tcMar>
                  <w:top w:w="100" w:type="dxa"/>
                  <w:left w:w="100" w:type="dxa"/>
                  <w:bottom w:w="100" w:type="dxa"/>
                  <w:right w:w="100" w:type="dxa"/>
                </w:tcMar>
              </w:tcPr>
            </w:tcPrChange>
          </w:tcPr>
          <w:p w14:paraId="45C6947C" w14:textId="29452EDB" w:rsidR="008179DB" w:rsidRPr="008179DB" w:rsidRDefault="008179DB" w:rsidP="008179DB">
            <w:pPr>
              <w:pStyle w:val="NormalWeb"/>
              <w:spacing w:before="0" w:beforeAutospacing="0" w:after="0" w:afterAutospacing="0"/>
              <w:jc w:val="right"/>
              <w:rPr>
                <w:ins w:id="1412" w:author="Christian Michelsen" w:date="2021-11-16T16:11:00Z"/>
                <w:rFonts w:ascii="Arial" w:hAnsi="Arial" w:cs="Arial"/>
                <w:color w:val="000000"/>
                <w:sz w:val="18"/>
                <w:szCs w:val="18"/>
              </w:rPr>
            </w:pPr>
            <w:ins w:id="1413" w:author="Christian Michelsen" w:date="2021-11-16T16:16:00Z">
              <w:r w:rsidRPr="008179DB">
                <w:rPr>
                  <w:rFonts w:ascii="Arial" w:hAnsi="Arial" w:cs="Arial"/>
                  <w:color w:val="000000"/>
                  <w:sz w:val="18"/>
                  <w:szCs w:val="18"/>
                  <w:rPrChange w:id="1414" w:author="Christian Michelsen" w:date="2021-11-16T16:16:00Z">
                    <w:rPr>
                      <w:rFonts w:ascii="Calibri" w:hAnsi="Calibri" w:cs="Calibri"/>
                      <w:color w:val="000000"/>
                    </w:rPr>
                  </w:rPrChange>
                </w:rPr>
                <w:t>18.1</w:t>
              </w:r>
            </w:ins>
            <w:ins w:id="1415"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416" w:author="Christian Michelsen" w:date="2021-11-16T16:17:00Z">
              <w:tcPr>
                <w:tcW w:w="1021" w:type="dxa"/>
                <w:shd w:val="clear" w:color="auto" w:fill="auto"/>
                <w:tcMar>
                  <w:top w:w="100" w:type="dxa"/>
                  <w:left w:w="100" w:type="dxa"/>
                  <w:bottom w:w="100" w:type="dxa"/>
                  <w:right w:w="100" w:type="dxa"/>
                </w:tcMar>
              </w:tcPr>
            </w:tcPrChange>
          </w:tcPr>
          <w:p w14:paraId="6E3B39DB" w14:textId="483A41B9" w:rsidR="008179DB" w:rsidRPr="008179DB" w:rsidRDefault="008179DB" w:rsidP="008179DB">
            <w:pPr>
              <w:pStyle w:val="NormalWeb"/>
              <w:spacing w:before="0" w:beforeAutospacing="0" w:after="0" w:afterAutospacing="0"/>
              <w:jc w:val="right"/>
              <w:rPr>
                <w:ins w:id="1417" w:author="Christian Michelsen" w:date="2021-11-16T16:11:00Z"/>
                <w:rFonts w:ascii="Arial" w:hAnsi="Arial" w:cs="Arial"/>
                <w:color w:val="000000"/>
                <w:sz w:val="18"/>
                <w:szCs w:val="18"/>
              </w:rPr>
            </w:pPr>
            <w:ins w:id="1418" w:author="Christian Michelsen" w:date="2021-11-16T16:16:00Z">
              <w:r w:rsidRPr="008179DB">
                <w:rPr>
                  <w:rFonts w:ascii="Arial" w:hAnsi="Arial" w:cs="Arial"/>
                  <w:color w:val="000000"/>
                  <w:sz w:val="18"/>
                  <w:szCs w:val="18"/>
                  <w:rPrChange w:id="1419" w:author="Christian Michelsen" w:date="2021-11-16T16:16:00Z">
                    <w:rPr>
                      <w:rFonts w:ascii="Calibri" w:hAnsi="Calibri" w:cs="Calibri"/>
                      <w:color w:val="000000"/>
                    </w:rPr>
                  </w:rPrChange>
                </w:rPr>
                <w:t>73.1</w:t>
              </w:r>
            </w:ins>
            <w:ins w:id="1420"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421" w:author="Christian Michelsen" w:date="2021-11-16T16:17:00Z">
              <w:tcPr>
                <w:tcW w:w="1003" w:type="dxa"/>
                <w:shd w:val="clear" w:color="auto" w:fill="auto"/>
                <w:tcMar>
                  <w:top w:w="100" w:type="dxa"/>
                  <w:left w:w="100" w:type="dxa"/>
                  <w:bottom w:w="100" w:type="dxa"/>
                  <w:right w:w="100" w:type="dxa"/>
                </w:tcMar>
              </w:tcPr>
            </w:tcPrChange>
          </w:tcPr>
          <w:p w14:paraId="71276B1C" w14:textId="1A7D533E" w:rsidR="008179DB" w:rsidRPr="008179DB" w:rsidRDefault="008179DB" w:rsidP="008179DB">
            <w:pPr>
              <w:pStyle w:val="NormalWeb"/>
              <w:spacing w:before="0" w:beforeAutospacing="0" w:after="0" w:afterAutospacing="0"/>
              <w:jc w:val="right"/>
              <w:rPr>
                <w:ins w:id="1422" w:author="Christian Michelsen" w:date="2021-11-16T16:11:00Z"/>
                <w:rFonts w:ascii="Arial" w:hAnsi="Arial" w:cs="Arial"/>
                <w:color w:val="000000"/>
                <w:sz w:val="18"/>
                <w:szCs w:val="18"/>
              </w:rPr>
            </w:pPr>
            <w:ins w:id="1423" w:author="Christian Michelsen" w:date="2021-11-16T16:16:00Z">
              <w:r w:rsidRPr="008179DB">
                <w:rPr>
                  <w:rFonts w:ascii="Arial" w:hAnsi="Arial" w:cs="Arial"/>
                  <w:color w:val="000000"/>
                  <w:sz w:val="18"/>
                  <w:szCs w:val="18"/>
                  <w:rPrChange w:id="1424" w:author="Christian Michelsen" w:date="2021-11-16T16:16:00Z">
                    <w:rPr>
                      <w:rFonts w:ascii="Calibri" w:hAnsi="Calibri" w:cs="Calibri"/>
                      <w:color w:val="000000"/>
                    </w:rPr>
                  </w:rPrChange>
                </w:rPr>
                <w:t>16.8</w:t>
              </w:r>
            </w:ins>
            <w:ins w:id="142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26" w:author="Christian Michelsen" w:date="2021-11-16T16:17:00Z">
              <w:tcPr>
                <w:tcW w:w="893" w:type="dxa"/>
                <w:shd w:val="clear" w:color="auto" w:fill="auto"/>
                <w:tcMar>
                  <w:top w:w="100" w:type="dxa"/>
                  <w:left w:w="100" w:type="dxa"/>
                  <w:bottom w:w="100" w:type="dxa"/>
                  <w:right w:w="100" w:type="dxa"/>
                </w:tcMar>
              </w:tcPr>
            </w:tcPrChange>
          </w:tcPr>
          <w:p w14:paraId="10450863" w14:textId="64B827F4" w:rsidR="008179DB" w:rsidRPr="008179DB" w:rsidRDefault="008179DB" w:rsidP="008179DB">
            <w:pPr>
              <w:pStyle w:val="NormalWeb"/>
              <w:spacing w:before="0" w:beforeAutospacing="0" w:after="0" w:afterAutospacing="0"/>
              <w:jc w:val="right"/>
              <w:rPr>
                <w:ins w:id="1427" w:author="Christian Michelsen" w:date="2021-11-16T16:11:00Z"/>
                <w:rFonts w:ascii="Arial" w:hAnsi="Arial" w:cs="Arial"/>
                <w:color w:val="000000"/>
                <w:sz w:val="18"/>
                <w:szCs w:val="18"/>
              </w:rPr>
            </w:pPr>
            <w:ins w:id="1428" w:author="Christian Michelsen" w:date="2021-11-16T16:16:00Z">
              <w:r w:rsidRPr="008179DB">
                <w:rPr>
                  <w:rFonts w:ascii="Arial" w:hAnsi="Arial" w:cs="Arial"/>
                  <w:color w:val="000000"/>
                  <w:sz w:val="18"/>
                  <w:szCs w:val="18"/>
                  <w:rPrChange w:id="1429" w:author="Christian Michelsen" w:date="2021-11-16T16:16:00Z">
                    <w:rPr>
                      <w:rFonts w:ascii="Calibri" w:hAnsi="Calibri" w:cs="Calibri"/>
                      <w:color w:val="000000"/>
                    </w:rPr>
                  </w:rPrChange>
                </w:rPr>
                <w:t>21.6</w:t>
              </w:r>
            </w:ins>
          </w:p>
        </w:tc>
      </w:tr>
      <w:tr w:rsidR="008179DB" w:rsidRPr="0030433B" w14:paraId="7342D635" w14:textId="77777777" w:rsidTr="008179DB">
        <w:trPr>
          <w:trHeight w:val="219"/>
          <w:ins w:id="1430" w:author="Christian Michelsen" w:date="2021-11-16T16:11:00Z"/>
          <w:trPrChange w:id="1431" w:author="Christian Michelsen" w:date="2021-11-16T16:19:00Z">
            <w:trPr>
              <w:trHeight w:val="219"/>
            </w:trPr>
          </w:trPrChange>
        </w:trPr>
        <w:tc>
          <w:tcPr>
            <w:tcW w:w="1134" w:type="dxa"/>
            <w:tcMar>
              <w:top w:w="100" w:type="dxa"/>
              <w:left w:w="100" w:type="dxa"/>
              <w:bottom w:w="100" w:type="dxa"/>
              <w:right w:w="100" w:type="dxa"/>
            </w:tcMar>
            <w:tcPrChange w:id="1432" w:author="Christian Michelsen" w:date="2021-11-16T16:19:00Z">
              <w:tcPr>
                <w:tcW w:w="1134" w:type="dxa"/>
                <w:tcMar>
                  <w:top w:w="100" w:type="dxa"/>
                  <w:left w:w="100" w:type="dxa"/>
                  <w:bottom w:w="100" w:type="dxa"/>
                  <w:right w:w="100" w:type="dxa"/>
                </w:tcMar>
              </w:tcPr>
            </w:tcPrChange>
          </w:tcPr>
          <w:p w14:paraId="3F844E3E" w14:textId="3E21F9ED" w:rsidR="008179DB" w:rsidRPr="0030433B" w:rsidRDefault="008179DB" w:rsidP="008179DB">
            <w:pPr>
              <w:pStyle w:val="NormalWeb"/>
              <w:spacing w:before="0" w:beforeAutospacing="0" w:after="0" w:afterAutospacing="0"/>
              <w:rPr>
                <w:ins w:id="1433" w:author="Christian Michelsen" w:date="2021-11-16T16:11:00Z"/>
                <w:rFonts w:ascii="Arial" w:hAnsi="Arial" w:cs="Arial"/>
                <w:color w:val="000000"/>
                <w:sz w:val="18"/>
                <w:szCs w:val="18"/>
              </w:rPr>
            </w:pPr>
            <w:proofErr w:type="spellStart"/>
            <w:ins w:id="1434" w:author="Christian Michelsen" w:date="2021-11-16T16:16:00Z">
              <w:r w:rsidRPr="0030433B">
                <w:rPr>
                  <w:rFonts w:ascii="Arial" w:hAnsi="Arial" w:cs="Arial"/>
                  <w:color w:val="000000"/>
                  <w:sz w:val="18"/>
                  <w:szCs w:val="18"/>
                </w:rPr>
                <w:t>M</w:t>
              </w:r>
              <w:r>
                <w:rPr>
                  <w:rFonts w:ascii="Arial" w:hAnsi="Arial" w:cs="Arial"/>
                  <w:color w:val="000000"/>
                  <w:sz w:val="18"/>
                  <w:szCs w:val="18"/>
                </w:rPr>
                <w:t>L_</w:t>
              </w:r>
              <w:r w:rsidRPr="0030433B">
                <w:rPr>
                  <w:rFonts w:ascii="Arial" w:hAnsi="Arial" w:cs="Arial"/>
                  <w:color w:val="000000"/>
                  <w:sz w:val="18"/>
                  <w:szCs w:val="18"/>
                </w:rPr>
                <w:t>NoAge</w:t>
              </w:r>
            </w:ins>
            <w:proofErr w:type="spellEnd"/>
          </w:p>
        </w:tc>
        <w:tc>
          <w:tcPr>
            <w:tcW w:w="567" w:type="dxa"/>
            <w:shd w:val="clear" w:color="auto" w:fill="FFFFFF" w:themeFill="background1"/>
            <w:tcMar>
              <w:top w:w="100" w:type="dxa"/>
              <w:left w:w="100" w:type="dxa"/>
              <w:bottom w:w="100" w:type="dxa"/>
              <w:right w:w="100" w:type="dxa"/>
            </w:tcMar>
            <w:tcPrChange w:id="1435" w:author="Christian Michelsen" w:date="2021-11-16T16:19:00Z">
              <w:tcPr>
                <w:tcW w:w="567" w:type="dxa"/>
                <w:shd w:val="clear" w:color="auto" w:fill="FFFFFF" w:themeFill="background1"/>
                <w:tcMar>
                  <w:top w:w="100" w:type="dxa"/>
                  <w:left w:w="100" w:type="dxa"/>
                  <w:bottom w:w="100" w:type="dxa"/>
                  <w:right w:w="100" w:type="dxa"/>
                </w:tcMar>
              </w:tcPr>
            </w:tcPrChange>
          </w:tcPr>
          <w:p w14:paraId="51BA6408" w14:textId="75A050CC" w:rsidR="008179DB" w:rsidRPr="008179DB" w:rsidRDefault="008179DB" w:rsidP="008179DB">
            <w:pPr>
              <w:pStyle w:val="NormalWeb"/>
              <w:spacing w:before="0" w:beforeAutospacing="0" w:after="0" w:afterAutospacing="0"/>
              <w:jc w:val="right"/>
              <w:rPr>
                <w:ins w:id="1436" w:author="Christian Michelsen" w:date="2021-11-16T16:11:00Z"/>
                <w:rFonts w:ascii="Arial" w:hAnsi="Arial" w:cs="Arial"/>
                <w:color w:val="000000"/>
                <w:sz w:val="18"/>
                <w:szCs w:val="18"/>
              </w:rPr>
            </w:pPr>
            <w:ins w:id="1437" w:author="Christian Michelsen" w:date="2021-11-16T16:16:00Z">
              <w:r w:rsidRPr="008179DB">
                <w:rPr>
                  <w:rFonts w:ascii="Arial" w:hAnsi="Arial" w:cs="Arial"/>
                  <w:color w:val="000000"/>
                  <w:sz w:val="18"/>
                  <w:szCs w:val="18"/>
                  <w:rPrChange w:id="1438" w:author="Christian Michelsen" w:date="2021-11-16T16:16:00Z">
                    <w:rPr>
                      <w:rFonts w:ascii="Calibri" w:hAnsi="Calibri" w:cs="Calibri"/>
                      <w:color w:val="000000"/>
                    </w:rPr>
                  </w:rPrChange>
                </w:rPr>
                <w:t>140</w:t>
              </w:r>
            </w:ins>
          </w:p>
        </w:tc>
        <w:tc>
          <w:tcPr>
            <w:tcW w:w="627" w:type="dxa"/>
            <w:shd w:val="clear" w:color="auto" w:fill="F2DBDB" w:themeFill="accent2" w:themeFillTint="33"/>
            <w:tcMar>
              <w:top w:w="100" w:type="dxa"/>
              <w:left w:w="100" w:type="dxa"/>
              <w:bottom w:w="100" w:type="dxa"/>
              <w:right w:w="100" w:type="dxa"/>
            </w:tcMar>
            <w:tcPrChange w:id="1439" w:author="Christian Michelsen" w:date="2021-11-16T16:19:00Z">
              <w:tcPr>
                <w:tcW w:w="627" w:type="dxa"/>
                <w:shd w:val="clear" w:color="auto" w:fill="FFFFFF" w:themeFill="background1"/>
                <w:tcMar>
                  <w:top w:w="100" w:type="dxa"/>
                  <w:left w:w="100" w:type="dxa"/>
                  <w:bottom w:w="100" w:type="dxa"/>
                  <w:right w:w="100" w:type="dxa"/>
                </w:tcMar>
              </w:tcPr>
            </w:tcPrChange>
          </w:tcPr>
          <w:p w14:paraId="769C79FE" w14:textId="58E65908" w:rsidR="008179DB" w:rsidRPr="008179DB" w:rsidRDefault="008179DB" w:rsidP="008179DB">
            <w:pPr>
              <w:pStyle w:val="NormalWeb"/>
              <w:spacing w:before="0" w:beforeAutospacing="0" w:after="0" w:afterAutospacing="0"/>
              <w:jc w:val="right"/>
              <w:rPr>
                <w:ins w:id="1440" w:author="Christian Michelsen" w:date="2021-11-16T16:11:00Z"/>
                <w:rFonts w:ascii="Arial" w:hAnsi="Arial" w:cs="Arial"/>
                <w:color w:val="000000"/>
                <w:sz w:val="18"/>
                <w:szCs w:val="18"/>
              </w:rPr>
            </w:pPr>
            <w:ins w:id="1441" w:author="Christian Michelsen" w:date="2021-11-16T16:16:00Z">
              <w:r w:rsidRPr="008179DB">
                <w:rPr>
                  <w:rFonts w:ascii="Arial" w:hAnsi="Arial" w:cs="Arial"/>
                  <w:color w:val="000000"/>
                  <w:sz w:val="18"/>
                  <w:szCs w:val="18"/>
                  <w:rPrChange w:id="1442" w:author="Christian Michelsen" w:date="2021-11-16T16:16:00Z">
                    <w:rPr>
                      <w:rFonts w:ascii="Calibri" w:hAnsi="Calibri" w:cs="Calibri"/>
                      <w:color w:val="000000"/>
                    </w:rPr>
                  </w:rPrChange>
                </w:rPr>
                <w:t>1033</w:t>
              </w:r>
            </w:ins>
          </w:p>
        </w:tc>
        <w:tc>
          <w:tcPr>
            <w:tcW w:w="644" w:type="dxa"/>
            <w:shd w:val="clear" w:color="auto" w:fill="FFFFFF" w:themeFill="background1"/>
            <w:tcMar>
              <w:top w:w="100" w:type="dxa"/>
              <w:left w:w="100" w:type="dxa"/>
              <w:bottom w:w="100" w:type="dxa"/>
              <w:right w:w="100" w:type="dxa"/>
            </w:tcMar>
            <w:tcPrChange w:id="1443" w:author="Christian Michelsen" w:date="2021-11-16T16:19:00Z">
              <w:tcPr>
                <w:tcW w:w="644" w:type="dxa"/>
                <w:shd w:val="clear" w:color="auto" w:fill="FFFFFF" w:themeFill="background1"/>
                <w:tcMar>
                  <w:top w:w="100" w:type="dxa"/>
                  <w:left w:w="100" w:type="dxa"/>
                  <w:bottom w:w="100" w:type="dxa"/>
                  <w:right w:w="100" w:type="dxa"/>
                </w:tcMar>
              </w:tcPr>
            </w:tcPrChange>
          </w:tcPr>
          <w:p w14:paraId="6C010579" w14:textId="48FB89CA" w:rsidR="008179DB" w:rsidRPr="008179DB" w:rsidRDefault="008179DB" w:rsidP="008179DB">
            <w:pPr>
              <w:pStyle w:val="NormalWeb"/>
              <w:spacing w:before="0" w:beforeAutospacing="0" w:after="0" w:afterAutospacing="0"/>
              <w:jc w:val="right"/>
              <w:rPr>
                <w:ins w:id="1444" w:author="Christian Michelsen" w:date="2021-11-16T16:11:00Z"/>
                <w:rFonts w:ascii="Arial" w:hAnsi="Arial" w:cs="Arial"/>
                <w:color w:val="000000"/>
                <w:sz w:val="18"/>
                <w:szCs w:val="18"/>
              </w:rPr>
            </w:pPr>
            <w:ins w:id="1445" w:author="Christian Michelsen" w:date="2021-11-16T16:16:00Z">
              <w:r w:rsidRPr="008179DB">
                <w:rPr>
                  <w:rFonts w:ascii="Arial" w:hAnsi="Arial" w:cs="Arial"/>
                  <w:color w:val="000000"/>
                  <w:sz w:val="18"/>
                  <w:szCs w:val="18"/>
                  <w:rPrChange w:id="1446" w:author="Christian Michelsen" w:date="2021-11-16T16:16:00Z">
                    <w:rPr>
                      <w:rFonts w:ascii="Calibri" w:hAnsi="Calibri" w:cs="Calibri"/>
                      <w:color w:val="000000"/>
                    </w:rPr>
                  </w:rPrChange>
                </w:rPr>
                <w:t>89</w:t>
              </w:r>
            </w:ins>
          </w:p>
        </w:tc>
        <w:tc>
          <w:tcPr>
            <w:tcW w:w="792" w:type="dxa"/>
            <w:shd w:val="clear" w:color="auto" w:fill="F2DBDB" w:themeFill="accent2" w:themeFillTint="33"/>
            <w:tcMar>
              <w:top w:w="100" w:type="dxa"/>
              <w:left w:w="100" w:type="dxa"/>
              <w:bottom w:w="100" w:type="dxa"/>
              <w:right w:w="100" w:type="dxa"/>
            </w:tcMar>
            <w:tcPrChange w:id="1447" w:author="Christian Michelsen" w:date="2021-11-16T16:19:00Z">
              <w:tcPr>
                <w:tcW w:w="792" w:type="dxa"/>
                <w:shd w:val="clear" w:color="auto" w:fill="F2DBDB" w:themeFill="accent2" w:themeFillTint="33"/>
                <w:tcMar>
                  <w:top w:w="100" w:type="dxa"/>
                  <w:left w:w="100" w:type="dxa"/>
                  <w:bottom w:w="100" w:type="dxa"/>
                  <w:right w:w="100" w:type="dxa"/>
                </w:tcMar>
              </w:tcPr>
            </w:tcPrChange>
          </w:tcPr>
          <w:p w14:paraId="7E3BEB10" w14:textId="1B89B306" w:rsidR="008179DB" w:rsidRPr="008179DB" w:rsidRDefault="008179DB" w:rsidP="008179DB">
            <w:pPr>
              <w:pStyle w:val="NormalWeb"/>
              <w:spacing w:before="0" w:beforeAutospacing="0" w:after="0" w:afterAutospacing="0"/>
              <w:jc w:val="right"/>
              <w:rPr>
                <w:ins w:id="1448" w:author="Christian Michelsen" w:date="2021-11-16T16:11:00Z"/>
                <w:rFonts w:ascii="Arial" w:hAnsi="Arial" w:cs="Arial"/>
                <w:color w:val="000000"/>
                <w:sz w:val="18"/>
                <w:szCs w:val="18"/>
              </w:rPr>
            </w:pPr>
            <w:ins w:id="1449" w:author="Christian Michelsen" w:date="2021-11-16T16:16:00Z">
              <w:r w:rsidRPr="008179DB">
                <w:rPr>
                  <w:rFonts w:ascii="Arial" w:hAnsi="Arial" w:cs="Arial"/>
                  <w:color w:val="000000"/>
                  <w:sz w:val="18"/>
                  <w:szCs w:val="18"/>
                  <w:rPrChange w:id="1450" w:author="Christian Michelsen" w:date="2021-11-16T16:16:00Z">
                    <w:rPr>
                      <w:rFonts w:ascii="Calibri" w:hAnsi="Calibri" w:cs="Calibri"/>
                      <w:color w:val="000000"/>
                    </w:rPr>
                  </w:rPrChange>
                </w:rPr>
                <w:t>2651</w:t>
              </w:r>
            </w:ins>
          </w:p>
        </w:tc>
        <w:tc>
          <w:tcPr>
            <w:tcW w:w="893" w:type="dxa"/>
            <w:shd w:val="clear" w:color="auto" w:fill="FFFFFF" w:themeFill="background1"/>
            <w:tcMar>
              <w:top w:w="100" w:type="dxa"/>
              <w:left w:w="100" w:type="dxa"/>
              <w:bottom w:w="100" w:type="dxa"/>
              <w:right w:w="100" w:type="dxa"/>
            </w:tcMar>
            <w:tcPrChange w:id="1451" w:author="Christian Michelsen" w:date="2021-11-16T16:19:00Z">
              <w:tcPr>
                <w:tcW w:w="893" w:type="dxa"/>
                <w:shd w:val="clear" w:color="auto" w:fill="FFFFFF" w:themeFill="background1"/>
                <w:tcMar>
                  <w:top w:w="100" w:type="dxa"/>
                  <w:left w:w="100" w:type="dxa"/>
                  <w:bottom w:w="100" w:type="dxa"/>
                  <w:right w:w="100" w:type="dxa"/>
                </w:tcMar>
              </w:tcPr>
            </w:tcPrChange>
          </w:tcPr>
          <w:p w14:paraId="5BB5CB9B" w14:textId="19946E5F" w:rsidR="008179DB" w:rsidRPr="008179DB" w:rsidRDefault="008179DB" w:rsidP="008179DB">
            <w:pPr>
              <w:pStyle w:val="NormalWeb"/>
              <w:spacing w:before="0" w:beforeAutospacing="0" w:after="0" w:afterAutospacing="0"/>
              <w:jc w:val="right"/>
              <w:rPr>
                <w:ins w:id="1452" w:author="Christian Michelsen" w:date="2021-11-16T16:11:00Z"/>
                <w:rFonts w:ascii="Arial" w:hAnsi="Arial" w:cs="Arial"/>
                <w:color w:val="000000"/>
                <w:sz w:val="18"/>
                <w:szCs w:val="18"/>
              </w:rPr>
            </w:pPr>
            <w:ins w:id="1453" w:author="Christian Michelsen" w:date="2021-11-16T16:16:00Z">
              <w:r w:rsidRPr="008179DB">
                <w:rPr>
                  <w:rFonts w:ascii="Arial" w:hAnsi="Arial" w:cs="Arial"/>
                  <w:color w:val="000000"/>
                  <w:sz w:val="18"/>
                  <w:szCs w:val="18"/>
                  <w:rPrChange w:id="1454" w:author="Christian Michelsen" w:date="2021-11-16T16:16:00Z">
                    <w:rPr>
                      <w:rFonts w:ascii="Calibri" w:hAnsi="Calibri" w:cs="Calibri"/>
                      <w:color w:val="000000"/>
                    </w:rPr>
                  </w:rPrChange>
                </w:rPr>
                <w:t>61.1</w:t>
              </w:r>
            </w:ins>
            <w:ins w:id="145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56" w:author="Christian Michelsen" w:date="2021-11-16T16:19:00Z">
              <w:tcPr>
                <w:tcW w:w="893" w:type="dxa"/>
                <w:shd w:val="clear" w:color="auto" w:fill="FFFFFF" w:themeFill="background1"/>
                <w:tcMar>
                  <w:top w:w="100" w:type="dxa"/>
                  <w:left w:w="100" w:type="dxa"/>
                  <w:bottom w:w="100" w:type="dxa"/>
                  <w:right w:w="100" w:type="dxa"/>
                </w:tcMar>
              </w:tcPr>
            </w:tcPrChange>
          </w:tcPr>
          <w:p w14:paraId="6850F0D1" w14:textId="57DD75F6" w:rsidR="008179DB" w:rsidRPr="008179DB" w:rsidRDefault="008179DB" w:rsidP="008179DB">
            <w:pPr>
              <w:pStyle w:val="NormalWeb"/>
              <w:spacing w:before="0" w:beforeAutospacing="0" w:after="0" w:afterAutospacing="0"/>
              <w:jc w:val="right"/>
              <w:rPr>
                <w:ins w:id="1457" w:author="Christian Michelsen" w:date="2021-11-16T16:11:00Z"/>
                <w:rFonts w:ascii="Arial" w:hAnsi="Arial" w:cs="Arial"/>
                <w:color w:val="000000"/>
                <w:sz w:val="18"/>
                <w:szCs w:val="18"/>
              </w:rPr>
            </w:pPr>
            <w:ins w:id="1458" w:author="Christian Michelsen" w:date="2021-11-16T16:16:00Z">
              <w:r w:rsidRPr="008179DB">
                <w:rPr>
                  <w:rFonts w:ascii="Arial" w:hAnsi="Arial" w:cs="Arial"/>
                  <w:color w:val="000000"/>
                  <w:sz w:val="18"/>
                  <w:szCs w:val="18"/>
                  <w:rPrChange w:id="1459" w:author="Christian Michelsen" w:date="2021-11-16T16:16:00Z">
                    <w:rPr>
                      <w:rFonts w:ascii="Calibri" w:hAnsi="Calibri" w:cs="Calibri"/>
                      <w:color w:val="000000"/>
                    </w:rPr>
                  </w:rPrChange>
                </w:rPr>
                <w:t>11.9</w:t>
              </w:r>
            </w:ins>
            <w:ins w:id="1460"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61" w:author="Christian Michelsen" w:date="2021-11-16T16:19:00Z">
              <w:tcPr>
                <w:tcW w:w="893" w:type="dxa"/>
                <w:shd w:val="clear" w:color="auto" w:fill="FFFFFF" w:themeFill="background1"/>
                <w:tcMar>
                  <w:top w:w="100" w:type="dxa"/>
                  <w:left w:w="100" w:type="dxa"/>
                  <w:bottom w:w="100" w:type="dxa"/>
                  <w:right w:w="100" w:type="dxa"/>
                </w:tcMar>
              </w:tcPr>
            </w:tcPrChange>
          </w:tcPr>
          <w:p w14:paraId="04337744" w14:textId="5E235183" w:rsidR="008179DB" w:rsidRPr="008179DB" w:rsidRDefault="008179DB" w:rsidP="008179DB">
            <w:pPr>
              <w:pStyle w:val="NormalWeb"/>
              <w:spacing w:before="0" w:beforeAutospacing="0" w:after="0" w:afterAutospacing="0"/>
              <w:jc w:val="right"/>
              <w:rPr>
                <w:ins w:id="1462" w:author="Christian Michelsen" w:date="2021-11-16T16:11:00Z"/>
                <w:rFonts w:ascii="Arial" w:hAnsi="Arial" w:cs="Arial"/>
                <w:color w:val="000000"/>
                <w:sz w:val="18"/>
                <w:szCs w:val="18"/>
              </w:rPr>
            </w:pPr>
            <w:ins w:id="1463" w:author="Christian Michelsen" w:date="2021-11-16T16:16:00Z">
              <w:r w:rsidRPr="008179DB">
                <w:rPr>
                  <w:rFonts w:ascii="Arial" w:hAnsi="Arial" w:cs="Arial"/>
                  <w:color w:val="000000"/>
                  <w:sz w:val="18"/>
                  <w:szCs w:val="18"/>
                  <w:rPrChange w:id="1464" w:author="Christian Michelsen" w:date="2021-11-16T16:16:00Z">
                    <w:rPr>
                      <w:rFonts w:ascii="Calibri" w:hAnsi="Calibri" w:cs="Calibri"/>
                      <w:color w:val="000000"/>
                    </w:rPr>
                  </w:rPrChange>
                </w:rPr>
                <w:t>17.0</w:t>
              </w:r>
            </w:ins>
            <w:ins w:id="1465" w:author="Christian Michelsen" w:date="2021-11-16T16:20:00Z">
              <w:r>
                <w:rPr>
                  <w:rFonts w:ascii="Arial" w:hAnsi="Arial" w:cs="Arial"/>
                  <w:color w:val="000000"/>
                  <w:sz w:val="18"/>
                  <w:szCs w:val="18"/>
                </w:rPr>
                <w:t>%</w:t>
              </w:r>
            </w:ins>
          </w:p>
        </w:tc>
        <w:tc>
          <w:tcPr>
            <w:tcW w:w="1021" w:type="dxa"/>
            <w:shd w:val="clear" w:color="auto" w:fill="FFFFFF" w:themeFill="background1"/>
            <w:tcMar>
              <w:top w:w="100" w:type="dxa"/>
              <w:left w:w="100" w:type="dxa"/>
              <w:bottom w:w="100" w:type="dxa"/>
              <w:right w:w="100" w:type="dxa"/>
            </w:tcMar>
            <w:tcPrChange w:id="1466" w:author="Christian Michelsen" w:date="2021-11-16T16:19:00Z">
              <w:tcPr>
                <w:tcW w:w="1021" w:type="dxa"/>
                <w:shd w:val="clear" w:color="auto" w:fill="FFFFFF" w:themeFill="background1"/>
                <w:tcMar>
                  <w:top w:w="100" w:type="dxa"/>
                  <w:left w:w="100" w:type="dxa"/>
                  <w:bottom w:w="100" w:type="dxa"/>
                  <w:right w:w="100" w:type="dxa"/>
                </w:tcMar>
              </w:tcPr>
            </w:tcPrChange>
          </w:tcPr>
          <w:p w14:paraId="4573306A" w14:textId="0C09C30A" w:rsidR="008179DB" w:rsidRPr="008179DB" w:rsidRDefault="008179DB" w:rsidP="008179DB">
            <w:pPr>
              <w:pStyle w:val="NormalWeb"/>
              <w:spacing w:before="0" w:beforeAutospacing="0" w:after="0" w:afterAutospacing="0"/>
              <w:jc w:val="right"/>
              <w:rPr>
                <w:ins w:id="1467" w:author="Christian Michelsen" w:date="2021-11-16T16:11:00Z"/>
                <w:rFonts w:ascii="Arial" w:hAnsi="Arial" w:cs="Arial"/>
                <w:color w:val="000000"/>
                <w:sz w:val="18"/>
                <w:szCs w:val="18"/>
              </w:rPr>
            </w:pPr>
            <w:ins w:id="1468" w:author="Christian Michelsen" w:date="2021-11-16T16:16:00Z">
              <w:r w:rsidRPr="008179DB">
                <w:rPr>
                  <w:rFonts w:ascii="Arial" w:hAnsi="Arial" w:cs="Arial"/>
                  <w:color w:val="000000"/>
                  <w:sz w:val="18"/>
                  <w:szCs w:val="18"/>
                  <w:rPrChange w:id="1469" w:author="Christian Michelsen" w:date="2021-11-16T16:16:00Z">
                    <w:rPr>
                      <w:rFonts w:ascii="Calibri" w:hAnsi="Calibri" w:cs="Calibri"/>
                      <w:color w:val="000000"/>
                    </w:rPr>
                  </w:rPrChange>
                </w:rPr>
                <w:t>72.8</w:t>
              </w:r>
            </w:ins>
            <w:ins w:id="1470" w:author="Christian Michelsen" w:date="2021-11-16T16:20:00Z">
              <w:r>
                <w:rPr>
                  <w:rFonts w:ascii="Arial" w:hAnsi="Arial" w:cs="Arial"/>
                  <w:color w:val="000000"/>
                  <w:sz w:val="18"/>
                  <w:szCs w:val="18"/>
                </w:rPr>
                <w:t>%</w:t>
              </w:r>
            </w:ins>
          </w:p>
        </w:tc>
        <w:tc>
          <w:tcPr>
            <w:tcW w:w="1003" w:type="dxa"/>
            <w:shd w:val="clear" w:color="auto" w:fill="FFFFFF" w:themeFill="background1"/>
            <w:tcMar>
              <w:top w:w="100" w:type="dxa"/>
              <w:left w:w="100" w:type="dxa"/>
              <w:bottom w:w="100" w:type="dxa"/>
              <w:right w:w="100" w:type="dxa"/>
            </w:tcMar>
            <w:tcPrChange w:id="1471" w:author="Christian Michelsen" w:date="2021-11-16T16:19:00Z">
              <w:tcPr>
                <w:tcW w:w="1003" w:type="dxa"/>
                <w:shd w:val="clear" w:color="auto" w:fill="FFFFFF" w:themeFill="background1"/>
                <w:tcMar>
                  <w:top w:w="100" w:type="dxa"/>
                  <w:left w:w="100" w:type="dxa"/>
                  <w:bottom w:w="100" w:type="dxa"/>
                  <w:right w:w="100" w:type="dxa"/>
                </w:tcMar>
              </w:tcPr>
            </w:tcPrChange>
          </w:tcPr>
          <w:p w14:paraId="6F151BA3" w14:textId="5D580488" w:rsidR="008179DB" w:rsidRPr="008179DB" w:rsidRDefault="008179DB" w:rsidP="008179DB">
            <w:pPr>
              <w:pStyle w:val="NormalWeb"/>
              <w:spacing w:before="0" w:beforeAutospacing="0" w:after="0" w:afterAutospacing="0"/>
              <w:jc w:val="right"/>
              <w:rPr>
                <w:ins w:id="1472" w:author="Christian Michelsen" w:date="2021-11-16T16:11:00Z"/>
                <w:rFonts w:ascii="Arial" w:hAnsi="Arial" w:cs="Arial"/>
                <w:color w:val="000000"/>
                <w:sz w:val="18"/>
                <w:szCs w:val="18"/>
              </w:rPr>
            </w:pPr>
            <w:ins w:id="1473" w:author="Christian Michelsen" w:date="2021-11-16T16:16:00Z">
              <w:r w:rsidRPr="008179DB">
                <w:rPr>
                  <w:rFonts w:ascii="Arial" w:hAnsi="Arial" w:cs="Arial"/>
                  <w:color w:val="000000"/>
                  <w:sz w:val="18"/>
                  <w:szCs w:val="18"/>
                  <w:rPrChange w:id="1474" w:author="Christian Michelsen" w:date="2021-11-16T16:16:00Z">
                    <w:rPr>
                      <w:rFonts w:ascii="Calibri" w:hAnsi="Calibri" w:cs="Calibri"/>
                      <w:color w:val="000000"/>
                    </w:rPr>
                  </w:rPrChange>
                </w:rPr>
                <w:t>16.9</w:t>
              </w:r>
            </w:ins>
            <w:ins w:id="1475" w:author="Christian Michelsen" w:date="2021-11-16T16:20:00Z">
              <w:r>
                <w:rPr>
                  <w:rFonts w:ascii="Arial" w:hAnsi="Arial" w:cs="Arial"/>
                  <w:color w:val="000000"/>
                  <w:sz w:val="18"/>
                  <w:szCs w:val="18"/>
                </w:rPr>
                <w:t>%</w:t>
              </w:r>
            </w:ins>
          </w:p>
        </w:tc>
        <w:tc>
          <w:tcPr>
            <w:tcW w:w="893" w:type="dxa"/>
            <w:shd w:val="clear" w:color="auto" w:fill="FFFFFF" w:themeFill="background1"/>
            <w:tcMar>
              <w:top w:w="100" w:type="dxa"/>
              <w:left w:w="100" w:type="dxa"/>
              <w:bottom w:w="100" w:type="dxa"/>
              <w:right w:w="100" w:type="dxa"/>
            </w:tcMar>
            <w:tcPrChange w:id="1476" w:author="Christian Michelsen" w:date="2021-11-16T16:19:00Z">
              <w:tcPr>
                <w:tcW w:w="893" w:type="dxa"/>
                <w:shd w:val="clear" w:color="auto" w:fill="FFFFFF" w:themeFill="background1"/>
                <w:tcMar>
                  <w:top w:w="100" w:type="dxa"/>
                  <w:left w:w="100" w:type="dxa"/>
                  <w:bottom w:w="100" w:type="dxa"/>
                  <w:right w:w="100" w:type="dxa"/>
                </w:tcMar>
              </w:tcPr>
            </w:tcPrChange>
          </w:tcPr>
          <w:p w14:paraId="17D220D9" w14:textId="5D6AFC0F" w:rsidR="008179DB" w:rsidRPr="008179DB" w:rsidRDefault="008179DB" w:rsidP="008179DB">
            <w:pPr>
              <w:pStyle w:val="NormalWeb"/>
              <w:spacing w:before="0" w:beforeAutospacing="0" w:after="0" w:afterAutospacing="0"/>
              <w:jc w:val="right"/>
              <w:rPr>
                <w:ins w:id="1477" w:author="Christian Michelsen" w:date="2021-11-16T16:11:00Z"/>
                <w:rFonts w:ascii="Arial" w:hAnsi="Arial" w:cs="Arial"/>
                <w:color w:val="000000"/>
                <w:sz w:val="18"/>
                <w:szCs w:val="18"/>
              </w:rPr>
            </w:pPr>
            <w:ins w:id="1478" w:author="Christian Michelsen" w:date="2021-11-16T16:16:00Z">
              <w:r w:rsidRPr="008179DB">
                <w:rPr>
                  <w:rFonts w:ascii="Arial" w:hAnsi="Arial" w:cs="Arial"/>
                  <w:color w:val="000000"/>
                  <w:sz w:val="18"/>
                  <w:szCs w:val="18"/>
                  <w:rPrChange w:id="1479" w:author="Christian Michelsen" w:date="2021-11-16T16:16:00Z">
                    <w:rPr>
                      <w:rFonts w:ascii="Calibri" w:hAnsi="Calibri" w:cs="Calibri"/>
                      <w:color w:val="000000"/>
                    </w:rPr>
                  </w:rPrChange>
                </w:rPr>
                <w:t>10.2</w:t>
              </w:r>
            </w:ins>
          </w:p>
        </w:tc>
      </w:tr>
      <w:tr w:rsidR="008179DB" w:rsidRPr="0030433B" w14:paraId="5AA713A7" w14:textId="77777777" w:rsidTr="008179DB">
        <w:trPr>
          <w:trHeight w:val="219"/>
          <w:ins w:id="1480" w:author="Christian Michelsen" w:date="2021-11-16T16:11:00Z"/>
          <w:trPrChange w:id="1481" w:author="Christian Michelsen" w:date="2021-11-16T16:19:00Z">
            <w:trPr>
              <w:trHeight w:val="219"/>
            </w:trPr>
          </w:trPrChange>
        </w:trPr>
        <w:tc>
          <w:tcPr>
            <w:tcW w:w="1134" w:type="dxa"/>
            <w:tcBorders>
              <w:bottom w:val="single" w:sz="4" w:space="0" w:color="auto"/>
            </w:tcBorders>
            <w:tcMar>
              <w:top w:w="100" w:type="dxa"/>
              <w:left w:w="100" w:type="dxa"/>
              <w:bottom w:w="100" w:type="dxa"/>
              <w:right w:w="100" w:type="dxa"/>
            </w:tcMar>
            <w:tcPrChange w:id="1482" w:author="Christian Michelsen" w:date="2021-11-16T16:19:00Z">
              <w:tcPr>
                <w:tcW w:w="1134" w:type="dxa"/>
                <w:tcBorders>
                  <w:bottom w:val="single" w:sz="4" w:space="0" w:color="auto"/>
                </w:tcBorders>
                <w:tcMar>
                  <w:top w:w="100" w:type="dxa"/>
                  <w:left w:w="100" w:type="dxa"/>
                  <w:bottom w:w="100" w:type="dxa"/>
                  <w:right w:w="100" w:type="dxa"/>
                </w:tcMar>
              </w:tcPr>
            </w:tcPrChange>
          </w:tcPr>
          <w:p w14:paraId="6620A3FD" w14:textId="464DF99E" w:rsidR="008179DB" w:rsidRPr="0030433B" w:rsidRDefault="008179DB" w:rsidP="008179DB">
            <w:pPr>
              <w:pStyle w:val="NormalWeb"/>
              <w:spacing w:before="0" w:beforeAutospacing="0" w:after="0" w:afterAutospacing="0"/>
              <w:rPr>
                <w:ins w:id="1483" w:author="Christian Michelsen" w:date="2021-11-16T16:11:00Z"/>
                <w:rFonts w:ascii="Arial" w:hAnsi="Arial" w:cs="Arial"/>
                <w:color w:val="000000"/>
                <w:sz w:val="18"/>
                <w:szCs w:val="18"/>
              </w:rPr>
            </w:pPr>
            <w:proofErr w:type="spellStart"/>
            <w:ins w:id="1484" w:author="Christian Michelsen" w:date="2021-11-16T16:16:00Z">
              <w:r w:rsidRPr="0030433B">
                <w:rPr>
                  <w:rFonts w:ascii="Arial" w:hAnsi="Arial" w:cs="Arial"/>
                  <w:color w:val="000000"/>
                  <w:sz w:val="18"/>
                  <w:szCs w:val="18"/>
                </w:rPr>
                <w:t>Age</w:t>
              </w:r>
              <w:r>
                <w:rPr>
                  <w:rFonts w:ascii="Arial" w:hAnsi="Arial" w:cs="Arial"/>
                  <w:color w:val="000000"/>
                  <w:sz w:val="18"/>
                  <w:szCs w:val="18"/>
                </w:rPr>
                <w:t>_only</w:t>
              </w:r>
            </w:ins>
            <w:proofErr w:type="spellEnd"/>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Change w:id="1485" w:author="Christian Michelsen" w:date="2021-11-16T16:19:00Z">
              <w:tcPr>
                <w:tcW w:w="567" w:type="dxa"/>
                <w:tcBorders>
                  <w:bottom w:val="single" w:sz="4" w:space="0" w:color="auto"/>
                </w:tcBorders>
                <w:shd w:val="clear" w:color="auto" w:fill="FFFFFF" w:themeFill="background1"/>
                <w:tcMar>
                  <w:top w:w="100" w:type="dxa"/>
                  <w:left w:w="100" w:type="dxa"/>
                  <w:bottom w:w="100" w:type="dxa"/>
                  <w:right w:w="100" w:type="dxa"/>
                </w:tcMar>
              </w:tcPr>
            </w:tcPrChange>
          </w:tcPr>
          <w:p w14:paraId="0D40211E" w14:textId="087AE0DB" w:rsidR="008179DB" w:rsidRPr="008179DB" w:rsidRDefault="008179DB" w:rsidP="008179DB">
            <w:pPr>
              <w:pStyle w:val="NormalWeb"/>
              <w:spacing w:before="0" w:beforeAutospacing="0" w:after="0" w:afterAutospacing="0"/>
              <w:jc w:val="right"/>
              <w:rPr>
                <w:ins w:id="1486" w:author="Christian Michelsen" w:date="2021-11-16T16:11:00Z"/>
                <w:rFonts w:ascii="Arial" w:hAnsi="Arial" w:cs="Arial"/>
                <w:color w:val="000000"/>
                <w:sz w:val="18"/>
                <w:szCs w:val="18"/>
              </w:rPr>
            </w:pPr>
            <w:ins w:id="1487" w:author="Christian Michelsen" w:date="2021-11-16T16:16:00Z">
              <w:r w:rsidRPr="008179DB">
                <w:rPr>
                  <w:rFonts w:ascii="Arial" w:hAnsi="Arial" w:cs="Arial"/>
                  <w:color w:val="000000"/>
                  <w:sz w:val="18"/>
                  <w:szCs w:val="18"/>
                  <w:rPrChange w:id="1488" w:author="Christian Michelsen" w:date="2021-11-16T16:16:00Z">
                    <w:rPr>
                      <w:rFonts w:ascii="Calibri" w:hAnsi="Calibri" w:cs="Calibri"/>
                      <w:color w:val="000000"/>
                    </w:rPr>
                  </w:rPrChange>
                </w:rPr>
                <w:t>122</w:t>
              </w:r>
            </w:ins>
          </w:p>
        </w:tc>
        <w:tc>
          <w:tcPr>
            <w:tcW w:w="627" w:type="dxa"/>
            <w:tcBorders>
              <w:bottom w:val="single" w:sz="4" w:space="0" w:color="auto"/>
            </w:tcBorders>
            <w:shd w:val="clear" w:color="auto" w:fill="EAF1DD" w:themeFill="accent3" w:themeFillTint="33"/>
            <w:tcMar>
              <w:top w:w="100" w:type="dxa"/>
              <w:left w:w="100" w:type="dxa"/>
              <w:bottom w:w="100" w:type="dxa"/>
              <w:right w:w="100" w:type="dxa"/>
            </w:tcMar>
            <w:tcPrChange w:id="1489" w:author="Christian Michelsen" w:date="2021-11-16T16:19:00Z">
              <w:tcPr>
                <w:tcW w:w="627" w:type="dxa"/>
                <w:tcBorders>
                  <w:bottom w:val="single" w:sz="4" w:space="0" w:color="auto"/>
                </w:tcBorders>
                <w:shd w:val="clear" w:color="auto" w:fill="EAF1DD" w:themeFill="accent3" w:themeFillTint="33"/>
                <w:tcMar>
                  <w:top w:w="100" w:type="dxa"/>
                  <w:left w:w="100" w:type="dxa"/>
                  <w:bottom w:w="100" w:type="dxa"/>
                  <w:right w:w="100" w:type="dxa"/>
                </w:tcMar>
              </w:tcPr>
            </w:tcPrChange>
          </w:tcPr>
          <w:p w14:paraId="70432734" w14:textId="3EE6FCA5" w:rsidR="008179DB" w:rsidRPr="008179DB" w:rsidRDefault="008179DB" w:rsidP="008179DB">
            <w:pPr>
              <w:pStyle w:val="NormalWeb"/>
              <w:spacing w:before="0" w:beforeAutospacing="0" w:after="0" w:afterAutospacing="0"/>
              <w:jc w:val="right"/>
              <w:rPr>
                <w:ins w:id="1490" w:author="Christian Michelsen" w:date="2021-11-16T16:11:00Z"/>
                <w:rFonts w:ascii="Arial" w:hAnsi="Arial" w:cs="Arial"/>
                <w:color w:val="000000"/>
                <w:sz w:val="18"/>
                <w:szCs w:val="18"/>
              </w:rPr>
            </w:pPr>
            <w:ins w:id="1491" w:author="Christian Michelsen" w:date="2021-11-16T16:16:00Z">
              <w:r w:rsidRPr="008179DB">
                <w:rPr>
                  <w:rFonts w:ascii="Arial" w:hAnsi="Arial" w:cs="Arial"/>
                  <w:color w:val="000000"/>
                  <w:sz w:val="18"/>
                  <w:szCs w:val="18"/>
                  <w:rPrChange w:id="1492" w:author="Christian Michelsen" w:date="2021-11-16T16:16:00Z">
                    <w:rPr>
                      <w:rFonts w:ascii="Calibri" w:hAnsi="Calibri" w:cs="Calibri"/>
                      <w:color w:val="000000"/>
                    </w:rPr>
                  </w:rPrChange>
                </w:rPr>
                <w:t>933</w:t>
              </w:r>
            </w:ins>
          </w:p>
        </w:tc>
        <w:tc>
          <w:tcPr>
            <w:tcW w:w="644" w:type="dxa"/>
            <w:tcBorders>
              <w:bottom w:val="single" w:sz="4" w:space="0" w:color="auto"/>
            </w:tcBorders>
            <w:shd w:val="clear" w:color="auto" w:fill="F2DBDB" w:themeFill="accent2" w:themeFillTint="33"/>
            <w:tcMar>
              <w:top w:w="100" w:type="dxa"/>
              <w:left w:w="100" w:type="dxa"/>
              <w:bottom w:w="100" w:type="dxa"/>
              <w:right w:w="100" w:type="dxa"/>
            </w:tcMar>
            <w:tcPrChange w:id="1493" w:author="Christian Michelsen" w:date="2021-11-16T16:19:00Z">
              <w:tcPr>
                <w:tcW w:w="644" w:type="dxa"/>
                <w:tcBorders>
                  <w:bottom w:val="single" w:sz="4" w:space="0" w:color="auto"/>
                </w:tcBorders>
                <w:shd w:val="clear" w:color="auto" w:fill="FFFFFF" w:themeFill="background1"/>
                <w:tcMar>
                  <w:top w:w="100" w:type="dxa"/>
                  <w:left w:w="100" w:type="dxa"/>
                  <w:bottom w:w="100" w:type="dxa"/>
                  <w:right w:w="100" w:type="dxa"/>
                </w:tcMar>
              </w:tcPr>
            </w:tcPrChange>
          </w:tcPr>
          <w:p w14:paraId="5B43F5A4" w14:textId="7AFF8DD8" w:rsidR="008179DB" w:rsidRPr="008179DB" w:rsidRDefault="008179DB" w:rsidP="008179DB">
            <w:pPr>
              <w:pStyle w:val="NormalWeb"/>
              <w:spacing w:before="0" w:beforeAutospacing="0" w:after="0" w:afterAutospacing="0"/>
              <w:jc w:val="right"/>
              <w:rPr>
                <w:ins w:id="1494" w:author="Christian Michelsen" w:date="2021-11-16T16:11:00Z"/>
                <w:rFonts w:ascii="Arial" w:hAnsi="Arial" w:cs="Arial"/>
                <w:color w:val="000000"/>
                <w:sz w:val="18"/>
                <w:szCs w:val="18"/>
              </w:rPr>
            </w:pPr>
            <w:ins w:id="1495" w:author="Christian Michelsen" w:date="2021-11-16T16:16:00Z">
              <w:r w:rsidRPr="008179DB">
                <w:rPr>
                  <w:rFonts w:ascii="Arial" w:hAnsi="Arial" w:cs="Arial"/>
                  <w:color w:val="000000"/>
                  <w:sz w:val="18"/>
                  <w:szCs w:val="18"/>
                  <w:rPrChange w:id="1496" w:author="Christian Michelsen" w:date="2021-11-16T16:16:00Z">
                    <w:rPr>
                      <w:rFonts w:ascii="Calibri" w:hAnsi="Calibri" w:cs="Calibri"/>
                      <w:color w:val="000000"/>
                    </w:rPr>
                  </w:rPrChange>
                </w:rPr>
                <w:t>107</w:t>
              </w:r>
            </w:ins>
          </w:p>
        </w:tc>
        <w:tc>
          <w:tcPr>
            <w:tcW w:w="792" w:type="dxa"/>
            <w:tcBorders>
              <w:bottom w:val="single" w:sz="4" w:space="0" w:color="auto"/>
            </w:tcBorders>
            <w:shd w:val="clear" w:color="auto" w:fill="FFFFFF" w:themeFill="background1"/>
            <w:tcMar>
              <w:top w:w="100" w:type="dxa"/>
              <w:left w:w="100" w:type="dxa"/>
              <w:bottom w:w="100" w:type="dxa"/>
              <w:right w:w="100" w:type="dxa"/>
            </w:tcMar>
            <w:tcPrChange w:id="1497" w:author="Christian Michelsen" w:date="2021-11-16T16:19:00Z">
              <w:tcPr>
                <w:tcW w:w="792" w:type="dxa"/>
                <w:tcBorders>
                  <w:bottom w:val="single" w:sz="4" w:space="0" w:color="auto"/>
                </w:tcBorders>
                <w:shd w:val="clear" w:color="auto" w:fill="FFFFFF" w:themeFill="background1"/>
                <w:tcMar>
                  <w:top w:w="100" w:type="dxa"/>
                  <w:left w:w="100" w:type="dxa"/>
                  <w:bottom w:w="100" w:type="dxa"/>
                  <w:right w:w="100" w:type="dxa"/>
                </w:tcMar>
              </w:tcPr>
            </w:tcPrChange>
          </w:tcPr>
          <w:p w14:paraId="5933893E" w14:textId="23FBD9C6" w:rsidR="008179DB" w:rsidRPr="008179DB" w:rsidRDefault="008179DB" w:rsidP="008179DB">
            <w:pPr>
              <w:pStyle w:val="NormalWeb"/>
              <w:spacing w:before="0" w:beforeAutospacing="0" w:after="0" w:afterAutospacing="0"/>
              <w:jc w:val="right"/>
              <w:rPr>
                <w:ins w:id="1498" w:author="Christian Michelsen" w:date="2021-11-16T16:11:00Z"/>
                <w:rFonts w:ascii="Arial" w:hAnsi="Arial" w:cs="Arial"/>
                <w:color w:val="000000"/>
                <w:sz w:val="18"/>
                <w:szCs w:val="18"/>
              </w:rPr>
            </w:pPr>
            <w:ins w:id="1499" w:author="Christian Michelsen" w:date="2021-11-16T16:16:00Z">
              <w:r w:rsidRPr="008179DB">
                <w:rPr>
                  <w:rFonts w:ascii="Arial" w:hAnsi="Arial" w:cs="Arial"/>
                  <w:color w:val="000000"/>
                  <w:sz w:val="18"/>
                  <w:szCs w:val="18"/>
                  <w:rPrChange w:id="1500" w:author="Christian Michelsen" w:date="2021-11-16T16:16:00Z">
                    <w:rPr>
                      <w:rFonts w:ascii="Calibri" w:hAnsi="Calibri" w:cs="Calibri"/>
                      <w:color w:val="000000"/>
                    </w:rPr>
                  </w:rPrChange>
                </w:rPr>
                <w:t>2751</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501"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2924E23F" w14:textId="6E5AF63F" w:rsidR="008179DB" w:rsidRPr="008179DB" w:rsidRDefault="008179DB" w:rsidP="008179DB">
            <w:pPr>
              <w:pStyle w:val="NormalWeb"/>
              <w:spacing w:before="0" w:beforeAutospacing="0" w:after="0" w:afterAutospacing="0"/>
              <w:jc w:val="right"/>
              <w:rPr>
                <w:ins w:id="1502" w:author="Christian Michelsen" w:date="2021-11-16T16:11:00Z"/>
                <w:rFonts w:ascii="Arial" w:hAnsi="Arial" w:cs="Arial"/>
                <w:color w:val="000000"/>
                <w:sz w:val="18"/>
                <w:szCs w:val="18"/>
              </w:rPr>
            </w:pPr>
            <w:ins w:id="1503" w:author="Christian Michelsen" w:date="2021-11-16T16:16:00Z">
              <w:r w:rsidRPr="008179DB">
                <w:rPr>
                  <w:rFonts w:ascii="Arial" w:hAnsi="Arial" w:cs="Arial"/>
                  <w:color w:val="000000"/>
                  <w:sz w:val="18"/>
                  <w:szCs w:val="18"/>
                  <w:rPrChange w:id="1504" w:author="Christian Michelsen" w:date="2021-11-16T16:16:00Z">
                    <w:rPr>
                      <w:rFonts w:ascii="Calibri" w:hAnsi="Calibri" w:cs="Calibri"/>
                      <w:color w:val="000000"/>
                    </w:rPr>
                  </w:rPrChange>
                </w:rPr>
                <w:t>53.3</w:t>
              </w:r>
            </w:ins>
            <w:ins w:id="1505"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506"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070852BF" w14:textId="7FF85FB9" w:rsidR="008179DB" w:rsidRPr="008179DB" w:rsidRDefault="008179DB" w:rsidP="008179DB">
            <w:pPr>
              <w:pStyle w:val="NormalWeb"/>
              <w:spacing w:before="0" w:beforeAutospacing="0" w:after="0" w:afterAutospacing="0"/>
              <w:jc w:val="right"/>
              <w:rPr>
                <w:ins w:id="1507" w:author="Christian Michelsen" w:date="2021-11-16T16:11:00Z"/>
                <w:rFonts w:ascii="Arial" w:hAnsi="Arial" w:cs="Arial"/>
                <w:color w:val="000000"/>
                <w:sz w:val="18"/>
                <w:szCs w:val="18"/>
              </w:rPr>
            </w:pPr>
            <w:ins w:id="1508" w:author="Christian Michelsen" w:date="2021-11-16T16:16:00Z">
              <w:r w:rsidRPr="008179DB">
                <w:rPr>
                  <w:rFonts w:ascii="Arial" w:hAnsi="Arial" w:cs="Arial"/>
                  <w:color w:val="000000"/>
                  <w:sz w:val="18"/>
                  <w:szCs w:val="18"/>
                  <w:rPrChange w:id="1509" w:author="Christian Michelsen" w:date="2021-11-16T16:16:00Z">
                    <w:rPr>
                      <w:rFonts w:ascii="Calibri" w:hAnsi="Calibri" w:cs="Calibri"/>
                      <w:color w:val="000000"/>
                    </w:rPr>
                  </w:rPrChange>
                </w:rPr>
                <w:t>11.6</w:t>
              </w:r>
            </w:ins>
            <w:ins w:id="1510"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2DBDB" w:themeFill="accent2" w:themeFillTint="33"/>
            <w:tcMar>
              <w:top w:w="100" w:type="dxa"/>
              <w:left w:w="100" w:type="dxa"/>
              <w:bottom w:w="100" w:type="dxa"/>
              <w:right w:w="100" w:type="dxa"/>
            </w:tcMar>
            <w:tcPrChange w:id="1511"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655B2447" w14:textId="68AA78DE" w:rsidR="008179DB" w:rsidRPr="008179DB" w:rsidRDefault="008179DB" w:rsidP="008179DB">
            <w:pPr>
              <w:pStyle w:val="NormalWeb"/>
              <w:spacing w:before="0" w:beforeAutospacing="0" w:after="0" w:afterAutospacing="0"/>
              <w:jc w:val="right"/>
              <w:rPr>
                <w:ins w:id="1512" w:author="Christian Michelsen" w:date="2021-11-16T16:11:00Z"/>
                <w:rFonts w:ascii="Arial" w:hAnsi="Arial" w:cs="Arial"/>
                <w:color w:val="000000"/>
                <w:sz w:val="18"/>
                <w:szCs w:val="18"/>
              </w:rPr>
            </w:pPr>
            <w:ins w:id="1513" w:author="Christian Michelsen" w:date="2021-11-16T16:16:00Z">
              <w:r w:rsidRPr="008179DB">
                <w:rPr>
                  <w:rFonts w:ascii="Arial" w:hAnsi="Arial" w:cs="Arial"/>
                  <w:color w:val="000000"/>
                  <w:sz w:val="18"/>
                  <w:szCs w:val="18"/>
                  <w:rPrChange w:id="1514" w:author="Christian Michelsen" w:date="2021-11-16T16:16:00Z">
                    <w:rPr>
                      <w:rFonts w:ascii="Calibri" w:hAnsi="Calibri" w:cs="Calibri"/>
                      <w:color w:val="000000"/>
                    </w:rPr>
                  </w:rPrChange>
                </w:rPr>
                <w:t>14.8</w:t>
              </w:r>
            </w:ins>
            <w:ins w:id="1515" w:author="Christian Michelsen" w:date="2021-11-16T16:20:00Z">
              <w:r>
                <w:rPr>
                  <w:rFonts w:ascii="Arial" w:hAnsi="Arial" w:cs="Arial"/>
                  <w:color w:val="000000"/>
                  <w:sz w:val="18"/>
                  <w:szCs w:val="18"/>
                </w:rPr>
                <w:t>%</w:t>
              </w:r>
            </w:ins>
          </w:p>
        </w:tc>
        <w:tc>
          <w:tcPr>
            <w:tcW w:w="1021" w:type="dxa"/>
            <w:tcBorders>
              <w:bottom w:val="single" w:sz="4" w:space="0" w:color="auto"/>
            </w:tcBorders>
            <w:shd w:val="clear" w:color="auto" w:fill="F2DBDB" w:themeFill="accent2" w:themeFillTint="33"/>
            <w:tcMar>
              <w:top w:w="100" w:type="dxa"/>
              <w:left w:w="100" w:type="dxa"/>
              <w:bottom w:w="100" w:type="dxa"/>
              <w:right w:w="100" w:type="dxa"/>
            </w:tcMar>
            <w:tcPrChange w:id="1516" w:author="Christian Michelsen" w:date="2021-11-16T16:19:00Z">
              <w:tcPr>
                <w:tcW w:w="1021" w:type="dxa"/>
                <w:tcBorders>
                  <w:bottom w:val="single" w:sz="4" w:space="0" w:color="auto"/>
                </w:tcBorders>
                <w:shd w:val="clear" w:color="auto" w:fill="FFFFFF" w:themeFill="background1"/>
                <w:tcMar>
                  <w:top w:w="100" w:type="dxa"/>
                  <w:left w:w="100" w:type="dxa"/>
                  <w:bottom w:w="100" w:type="dxa"/>
                  <w:right w:w="100" w:type="dxa"/>
                </w:tcMar>
              </w:tcPr>
            </w:tcPrChange>
          </w:tcPr>
          <w:p w14:paraId="748BAF27" w14:textId="58FC284D" w:rsidR="008179DB" w:rsidRPr="008179DB" w:rsidRDefault="008179DB" w:rsidP="008179DB">
            <w:pPr>
              <w:pStyle w:val="NormalWeb"/>
              <w:spacing w:before="0" w:beforeAutospacing="0" w:after="0" w:afterAutospacing="0"/>
              <w:jc w:val="right"/>
              <w:rPr>
                <w:ins w:id="1517" w:author="Christian Michelsen" w:date="2021-11-16T16:11:00Z"/>
                <w:rFonts w:ascii="Arial" w:hAnsi="Arial" w:cs="Arial"/>
                <w:color w:val="000000"/>
                <w:sz w:val="18"/>
                <w:szCs w:val="18"/>
              </w:rPr>
            </w:pPr>
            <w:ins w:id="1518" w:author="Christian Michelsen" w:date="2021-11-16T16:16:00Z">
              <w:r w:rsidRPr="008179DB">
                <w:rPr>
                  <w:rFonts w:ascii="Arial" w:hAnsi="Arial" w:cs="Arial"/>
                  <w:color w:val="000000"/>
                  <w:sz w:val="18"/>
                  <w:szCs w:val="18"/>
                  <w:rPrChange w:id="1519" w:author="Christian Michelsen" w:date="2021-11-16T16:16:00Z">
                    <w:rPr>
                      <w:rFonts w:ascii="Calibri" w:hAnsi="Calibri" w:cs="Calibri"/>
                      <w:color w:val="000000"/>
                    </w:rPr>
                  </w:rPrChange>
                </w:rPr>
                <w:t>69.8</w:t>
              </w:r>
            </w:ins>
            <w:ins w:id="1520" w:author="Christian Michelsen" w:date="2021-11-16T16:20:00Z">
              <w:r>
                <w:rPr>
                  <w:rFonts w:ascii="Arial" w:hAnsi="Arial" w:cs="Arial"/>
                  <w:color w:val="000000"/>
                  <w:sz w:val="18"/>
                  <w:szCs w:val="18"/>
                </w:rPr>
                <w:t>%</w:t>
              </w:r>
            </w:ins>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Change w:id="1521" w:author="Christian Michelsen" w:date="2021-11-16T16:19:00Z">
              <w:tcPr>
                <w:tcW w:w="1003" w:type="dxa"/>
                <w:tcBorders>
                  <w:bottom w:val="single" w:sz="4" w:space="0" w:color="auto"/>
                </w:tcBorders>
                <w:shd w:val="clear" w:color="auto" w:fill="FFFFFF" w:themeFill="background1"/>
                <w:tcMar>
                  <w:top w:w="100" w:type="dxa"/>
                  <w:left w:w="100" w:type="dxa"/>
                  <w:bottom w:w="100" w:type="dxa"/>
                  <w:right w:w="100" w:type="dxa"/>
                </w:tcMar>
              </w:tcPr>
            </w:tcPrChange>
          </w:tcPr>
          <w:p w14:paraId="2DCB5292" w14:textId="0796AEE1" w:rsidR="008179DB" w:rsidRPr="008179DB" w:rsidRDefault="008179DB" w:rsidP="008179DB">
            <w:pPr>
              <w:pStyle w:val="NormalWeb"/>
              <w:spacing w:before="0" w:beforeAutospacing="0" w:after="0" w:afterAutospacing="0"/>
              <w:jc w:val="right"/>
              <w:rPr>
                <w:ins w:id="1522" w:author="Christian Michelsen" w:date="2021-11-16T16:11:00Z"/>
                <w:rFonts w:ascii="Arial" w:hAnsi="Arial" w:cs="Arial"/>
                <w:color w:val="000000"/>
                <w:sz w:val="18"/>
                <w:szCs w:val="18"/>
              </w:rPr>
            </w:pPr>
            <w:ins w:id="1523" w:author="Christian Michelsen" w:date="2021-11-16T16:16:00Z">
              <w:r w:rsidRPr="008179DB">
                <w:rPr>
                  <w:rFonts w:ascii="Arial" w:hAnsi="Arial" w:cs="Arial"/>
                  <w:color w:val="000000"/>
                  <w:sz w:val="18"/>
                  <w:szCs w:val="18"/>
                  <w:rPrChange w:id="1524" w:author="Christian Michelsen" w:date="2021-11-16T16:16:00Z">
                    <w:rPr>
                      <w:rFonts w:ascii="Calibri" w:hAnsi="Calibri" w:cs="Calibri"/>
                      <w:color w:val="000000"/>
                    </w:rPr>
                  </w:rPrChange>
                </w:rPr>
                <w:t>13.4</w:t>
              </w:r>
            </w:ins>
            <w:ins w:id="1525" w:author="Christian Michelsen" w:date="2021-11-16T16:20:00Z">
              <w:r>
                <w:rPr>
                  <w:rFonts w:ascii="Arial" w:hAnsi="Arial" w:cs="Arial"/>
                  <w:color w:val="000000"/>
                  <w:sz w:val="18"/>
                  <w:szCs w:val="18"/>
                </w:rPr>
                <w:t>%</w:t>
              </w:r>
            </w:ins>
          </w:p>
        </w:tc>
        <w:tc>
          <w:tcPr>
            <w:tcW w:w="893" w:type="dxa"/>
            <w:tcBorders>
              <w:bottom w:val="single" w:sz="4" w:space="0" w:color="auto"/>
            </w:tcBorders>
            <w:shd w:val="clear" w:color="auto" w:fill="FFFFFF" w:themeFill="background1"/>
            <w:tcMar>
              <w:top w:w="100" w:type="dxa"/>
              <w:left w:w="100" w:type="dxa"/>
              <w:bottom w:w="100" w:type="dxa"/>
              <w:right w:w="100" w:type="dxa"/>
            </w:tcMar>
            <w:tcPrChange w:id="1526" w:author="Christian Michelsen" w:date="2021-11-16T16:19:00Z">
              <w:tcPr>
                <w:tcW w:w="893" w:type="dxa"/>
                <w:tcBorders>
                  <w:bottom w:val="single" w:sz="4" w:space="0" w:color="auto"/>
                </w:tcBorders>
                <w:shd w:val="clear" w:color="auto" w:fill="FFFFFF" w:themeFill="background1"/>
                <w:tcMar>
                  <w:top w:w="100" w:type="dxa"/>
                  <w:left w:w="100" w:type="dxa"/>
                  <w:bottom w:w="100" w:type="dxa"/>
                  <w:right w:w="100" w:type="dxa"/>
                </w:tcMar>
              </w:tcPr>
            </w:tcPrChange>
          </w:tcPr>
          <w:p w14:paraId="6C2B77FD" w14:textId="54A5A52A" w:rsidR="008179DB" w:rsidRPr="008179DB" w:rsidRDefault="008179DB" w:rsidP="008179DB">
            <w:pPr>
              <w:pStyle w:val="NormalWeb"/>
              <w:spacing w:before="0" w:beforeAutospacing="0" w:after="0" w:afterAutospacing="0"/>
              <w:jc w:val="right"/>
              <w:rPr>
                <w:ins w:id="1527" w:author="Christian Michelsen" w:date="2021-11-16T16:11:00Z"/>
                <w:rFonts w:ascii="Arial" w:hAnsi="Arial" w:cs="Arial"/>
                <w:color w:val="000000"/>
                <w:sz w:val="18"/>
                <w:szCs w:val="18"/>
              </w:rPr>
            </w:pPr>
            <w:ins w:id="1528" w:author="Christian Michelsen" w:date="2021-11-16T16:16:00Z">
              <w:r w:rsidRPr="008179DB">
                <w:rPr>
                  <w:rFonts w:ascii="Arial" w:hAnsi="Arial" w:cs="Arial"/>
                  <w:color w:val="000000"/>
                  <w:sz w:val="18"/>
                  <w:szCs w:val="18"/>
                  <w:rPrChange w:id="1529" w:author="Christian Michelsen" w:date="2021-11-16T16:16:00Z">
                    <w:rPr>
                      <w:rFonts w:ascii="Calibri" w:hAnsi="Calibri" w:cs="Calibri"/>
                      <w:color w:val="000000"/>
                    </w:rPr>
                  </w:rPrChange>
                </w:rPr>
                <w:t>0.1</w:t>
              </w:r>
            </w:ins>
          </w:p>
        </w:tc>
      </w:tr>
      <w:tr w:rsidR="002D4B35" w:rsidRPr="0030433B" w14:paraId="4D0978DC" w14:textId="77777777" w:rsidTr="002D4B35">
        <w:trPr>
          <w:trHeight w:val="219"/>
          <w:ins w:id="1530" w:author="Christian Michelsen" w:date="2021-11-16T16:11:00Z"/>
          <w:trPrChange w:id="1531" w:author="Christian Michelsen" w:date="2021-11-16T16:11:00Z">
            <w:trPr>
              <w:trHeight w:val="219"/>
            </w:trPr>
          </w:trPrChange>
        </w:trPr>
        <w:tc>
          <w:tcPr>
            <w:tcW w:w="9360" w:type="dxa"/>
            <w:gridSpan w:val="11"/>
            <w:tcBorders>
              <w:top w:val="single" w:sz="4" w:space="0" w:color="auto"/>
            </w:tcBorders>
            <w:tcMar>
              <w:top w:w="100" w:type="dxa"/>
              <w:left w:w="100" w:type="dxa"/>
              <w:bottom w:w="100" w:type="dxa"/>
              <w:right w:w="100" w:type="dxa"/>
            </w:tcMar>
            <w:tcPrChange w:id="1532" w:author="Christian Michelsen" w:date="2021-11-16T16:11:00Z">
              <w:tcPr>
                <w:tcW w:w="9360" w:type="dxa"/>
                <w:gridSpan w:val="11"/>
                <w:tcBorders>
                  <w:top w:val="single" w:sz="4" w:space="0" w:color="auto"/>
                </w:tcBorders>
                <w:tcMar>
                  <w:top w:w="100" w:type="dxa"/>
                  <w:left w:w="100" w:type="dxa"/>
                  <w:bottom w:w="100" w:type="dxa"/>
                  <w:right w:w="100" w:type="dxa"/>
                </w:tcMar>
              </w:tcPr>
            </w:tcPrChange>
          </w:tcPr>
          <w:p w14:paraId="56A9D97D" w14:textId="77777777" w:rsidR="002D4B35" w:rsidRPr="0030433B" w:rsidRDefault="002D4B35" w:rsidP="002D4B35">
            <w:pPr>
              <w:pStyle w:val="NormalWeb"/>
              <w:spacing w:before="0" w:beforeAutospacing="0" w:after="0" w:afterAutospacing="0"/>
              <w:rPr>
                <w:ins w:id="1533" w:author="Christian Michelsen" w:date="2021-11-16T16:11:00Z"/>
                <w:rFonts w:ascii="Arial" w:hAnsi="Arial" w:cs="Arial"/>
                <w:color w:val="000000"/>
                <w:sz w:val="18"/>
                <w:szCs w:val="18"/>
              </w:rPr>
            </w:pPr>
            <w:ins w:id="1534" w:author="Christian Michelsen" w:date="2021-11-16T16:11:00Z">
              <w:r>
                <w:rPr>
                  <w:rFonts w:ascii="Arial" w:hAnsi="Arial" w:cs="Arial"/>
                  <w:color w:val="000000"/>
                  <w:sz w:val="18"/>
                  <w:szCs w:val="18"/>
                </w:rPr>
                <w:t xml:space="preserve">PPF: positive prediction fraction </w:t>
              </w:r>
              <w:r w:rsidRPr="0030433B">
                <w:rPr>
                  <w:rFonts w:ascii="Arial" w:hAnsi="Arial" w:cs="Arial"/>
                  <w:color w:val="000000"/>
                  <w:sz w:val="18"/>
                  <w:szCs w:val="18"/>
                </w:rPr>
                <w:t xml:space="preserve">TP: true positives FP: false positives FN: false negatives TN: true negatives TPR: true positive rate PPV: positive predictive value MCC: Matthews correlation coefficient AURC: area under the ROC </w:t>
              </w:r>
              <w:proofErr w:type="gramStart"/>
              <w:r w:rsidRPr="0030433B">
                <w:rPr>
                  <w:rFonts w:ascii="Arial" w:hAnsi="Arial" w:cs="Arial"/>
                  <w:color w:val="000000"/>
                  <w:sz w:val="18"/>
                  <w:szCs w:val="18"/>
                </w:rPr>
                <w:t>curve  AUPRC</w:t>
              </w:r>
              <w:proofErr w:type="gramEnd"/>
              <w:r w:rsidRPr="0030433B">
                <w:rPr>
                  <w:rFonts w:ascii="Arial" w:hAnsi="Arial" w:cs="Arial"/>
                  <w:color w:val="000000"/>
                  <w:sz w:val="18"/>
                  <w:szCs w:val="18"/>
                </w:rPr>
                <w:t>: area under the precision recall curve P(TPR): probability that the model performs better than the ML model relative to TPR. Green/red colors indicates the model with the best/worst performance given that specific metric </w:t>
              </w:r>
            </w:ins>
          </w:p>
        </w:tc>
      </w:tr>
    </w:tbl>
    <w:p w14:paraId="69512108" w14:textId="77777777" w:rsidR="00613418" w:rsidRDefault="00613418">
      <w:pPr>
        <w:rPr>
          <w:ins w:id="1535" w:author="Christian Michelsen" w:date="2021-11-16T15:16:00Z"/>
          <w:b/>
          <w:lang w:val="en-GB"/>
        </w:rPr>
      </w:pPr>
    </w:p>
    <w:p w14:paraId="7D97DBBD" w14:textId="6408EEC0" w:rsidR="00613418" w:rsidRDefault="00613418">
      <w:pPr>
        <w:rPr>
          <w:ins w:id="1536" w:author="Christian Michelsen" w:date="2021-11-16T15:16:00Z"/>
          <w:b/>
          <w:lang w:val="en-GB"/>
        </w:rPr>
      </w:pPr>
    </w:p>
    <w:p w14:paraId="45BC2519" w14:textId="77777777" w:rsidR="00613418" w:rsidRPr="0040209C" w:rsidRDefault="00613418">
      <w:pPr>
        <w:rPr>
          <w:b/>
          <w:lang w:val="en-GB"/>
        </w:rPr>
      </w:pPr>
    </w:p>
    <w:tbl>
      <w:tblPr>
        <w:tblW w:w="1021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6"/>
        <w:gridCol w:w="1084"/>
        <w:gridCol w:w="507"/>
        <w:gridCol w:w="502"/>
        <w:gridCol w:w="567"/>
        <w:gridCol w:w="563"/>
        <w:gridCol w:w="623"/>
        <w:gridCol w:w="655"/>
        <w:gridCol w:w="1116"/>
        <w:gridCol w:w="1011"/>
        <w:gridCol w:w="1711"/>
      </w:tblGrid>
      <w:tr w:rsidR="00261DDE" w:rsidRPr="00261DDE" w:rsidDel="008179DB" w14:paraId="358DDC21" w14:textId="3D29A67A" w:rsidTr="00261DDE">
        <w:trPr>
          <w:trHeight w:val="319"/>
          <w:tblHeader/>
          <w:tblCellSpacing w:w="0" w:type="dxa"/>
          <w:del w:id="1537" w:author="Christian Michelsen" w:date="2021-11-16T16:19:00Z"/>
        </w:trPr>
        <w:tc>
          <w:tcPr>
            <w:tcW w:w="8504" w:type="dxa"/>
            <w:gridSpan w:val="10"/>
            <w:tcBorders>
              <w:top w:val="nil"/>
              <w:left w:val="nil"/>
              <w:bottom w:val="nil"/>
              <w:right w:val="nil"/>
            </w:tcBorders>
            <w:shd w:val="clear" w:color="auto" w:fill="C0C0C0"/>
            <w:vAlign w:val="center"/>
            <w:hideMark/>
          </w:tcPr>
          <w:p w14:paraId="3EED6D7B" w14:textId="22848EDF" w:rsidR="00261DDE" w:rsidRPr="00261DDE" w:rsidDel="008179DB" w:rsidRDefault="00261DDE" w:rsidP="00261DDE">
            <w:pPr>
              <w:spacing w:line="240" w:lineRule="auto"/>
              <w:rPr>
                <w:del w:id="1538" w:author="Christian Michelsen" w:date="2021-11-16T16:19:00Z"/>
                <w:rFonts w:ascii="Calibri" w:eastAsia="Times New Roman" w:hAnsi="Calibri" w:cs="Calibri"/>
                <w:color w:val="000000"/>
                <w:sz w:val="24"/>
                <w:szCs w:val="24"/>
                <w:lang w:val="en-US"/>
              </w:rPr>
            </w:pPr>
            <w:del w:id="1539" w:author="Christian Michelsen" w:date="2021-11-16T16:19:00Z">
              <w:r w:rsidDel="008179DB">
                <w:rPr>
                  <w:rFonts w:ascii="Calibri" w:eastAsia="Times New Roman" w:hAnsi="Calibri" w:cs="Calibri"/>
                  <w:color w:val="000000"/>
                  <w:sz w:val="24"/>
                  <w:szCs w:val="24"/>
                  <w:lang w:val="en-US"/>
                </w:rPr>
                <w:delText>Table A1 performance of different models for Outcome B</w:delText>
              </w:r>
            </w:del>
          </w:p>
        </w:tc>
        <w:tc>
          <w:tcPr>
            <w:tcW w:w="1711" w:type="dxa"/>
            <w:tcBorders>
              <w:top w:val="nil"/>
              <w:left w:val="nil"/>
              <w:bottom w:val="nil"/>
              <w:right w:val="nil"/>
            </w:tcBorders>
            <w:shd w:val="clear" w:color="auto" w:fill="C0C0C0"/>
          </w:tcPr>
          <w:p w14:paraId="16FFEA85" w14:textId="5269BAA1" w:rsidR="00261DDE" w:rsidDel="008179DB" w:rsidRDefault="00261DDE" w:rsidP="00261DDE">
            <w:pPr>
              <w:spacing w:line="240" w:lineRule="auto"/>
              <w:rPr>
                <w:del w:id="1540" w:author="Christian Michelsen" w:date="2021-11-16T16:19:00Z"/>
                <w:rFonts w:ascii="Calibri" w:eastAsia="Times New Roman" w:hAnsi="Calibri" w:cs="Calibri"/>
                <w:color w:val="000000"/>
                <w:sz w:val="24"/>
                <w:szCs w:val="24"/>
                <w:lang w:val="en-US"/>
              </w:rPr>
            </w:pPr>
          </w:p>
        </w:tc>
      </w:tr>
      <w:tr w:rsidR="00261DDE" w:rsidRPr="00261DDE" w:rsidDel="008179DB" w14:paraId="0FC6C5F0" w14:textId="460F9310" w:rsidTr="00261DDE">
        <w:trPr>
          <w:trHeight w:val="307"/>
          <w:tblHeader/>
          <w:tblCellSpacing w:w="0" w:type="dxa"/>
          <w:del w:id="1541" w:author="Christian Michelsen" w:date="2021-11-16T16:19:00Z"/>
        </w:trPr>
        <w:tc>
          <w:tcPr>
            <w:tcW w:w="1876" w:type="dxa"/>
            <w:tcBorders>
              <w:top w:val="nil"/>
              <w:left w:val="nil"/>
              <w:bottom w:val="single" w:sz="4" w:space="0" w:color="auto"/>
              <w:right w:val="nil"/>
            </w:tcBorders>
            <w:shd w:val="clear" w:color="auto" w:fill="C0C0C0"/>
            <w:vAlign w:val="center"/>
            <w:hideMark/>
          </w:tcPr>
          <w:p w14:paraId="1E42ACAA" w14:textId="34B81AAB" w:rsidR="00261DDE" w:rsidRPr="00261DDE" w:rsidDel="008179DB" w:rsidRDefault="00261DDE" w:rsidP="00261DDE">
            <w:pPr>
              <w:spacing w:line="240" w:lineRule="auto"/>
              <w:jc w:val="center"/>
              <w:rPr>
                <w:del w:id="1542" w:author="Christian Michelsen" w:date="2021-11-16T16:19:00Z"/>
                <w:rFonts w:eastAsia="Times New Roman"/>
                <w:b/>
                <w:bCs/>
                <w:sz w:val="18"/>
                <w:szCs w:val="18"/>
                <w:lang w:val="en-US"/>
              </w:rPr>
            </w:pPr>
            <w:del w:id="1543" w:author="Christian Michelsen" w:date="2021-11-16T16:19:00Z">
              <w:r w:rsidRPr="00261DDE" w:rsidDel="008179DB">
                <w:rPr>
                  <w:rFonts w:eastAsia="Times New Roman"/>
                  <w:b/>
                  <w:bCs/>
                  <w:sz w:val="18"/>
                  <w:szCs w:val="18"/>
                  <w:lang w:val="en-US"/>
                </w:rPr>
                <w:delText>Model</w:delText>
              </w:r>
            </w:del>
          </w:p>
        </w:tc>
        <w:tc>
          <w:tcPr>
            <w:tcW w:w="1084" w:type="dxa"/>
            <w:tcBorders>
              <w:top w:val="nil"/>
              <w:left w:val="nil"/>
              <w:bottom w:val="single" w:sz="4" w:space="0" w:color="auto"/>
              <w:right w:val="nil"/>
            </w:tcBorders>
            <w:shd w:val="clear" w:color="auto" w:fill="C0C0C0"/>
            <w:vAlign w:val="center"/>
            <w:hideMark/>
          </w:tcPr>
          <w:p w14:paraId="7EE6C4F4" w14:textId="647B5E0E" w:rsidR="00261DDE" w:rsidRPr="00261DDE" w:rsidDel="008179DB" w:rsidRDefault="00261DDE" w:rsidP="00261DDE">
            <w:pPr>
              <w:spacing w:line="240" w:lineRule="auto"/>
              <w:jc w:val="center"/>
              <w:rPr>
                <w:del w:id="1544" w:author="Christian Michelsen" w:date="2021-11-16T16:19:00Z"/>
                <w:rFonts w:eastAsia="Times New Roman"/>
                <w:b/>
                <w:bCs/>
                <w:sz w:val="18"/>
                <w:szCs w:val="18"/>
                <w:lang w:val="en-US"/>
              </w:rPr>
            </w:pPr>
            <w:del w:id="1545" w:author="Christian Michelsen" w:date="2021-11-16T16:19:00Z">
              <w:r w:rsidRPr="00261DDE" w:rsidDel="008179DB">
                <w:rPr>
                  <w:rFonts w:eastAsia="Times New Roman"/>
                  <w:b/>
                  <w:bCs/>
                  <w:color w:val="000000"/>
                  <w:sz w:val="18"/>
                  <w:szCs w:val="18"/>
                  <w:lang w:val="en-US"/>
                </w:rPr>
                <w:delText>TP</w:delText>
              </w:r>
            </w:del>
          </w:p>
        </w:tc>
        <w:tc>
          <w:tcPr>
            <w:tcW w:w="0" w:type="auto"/>
            <w:tcBorders>
              <w:top w:val="nil"/>
              <w:left w:val="nil"/>
              <w:bottom w:val="single" w:sz="4" w:space="0" w:color="auto"/>
              <w:right w:val="nil"/>
            </w:tcBorders>
            <w:shd w:val="clear" w:color="auto" w:fill="C0C0C0"/>
            <w:vAlign w:val="center"/>
            <w:hideMark/>
          </w:tcPr>
          <w:p w14:paraId="761EC49D" w14:textId="4844EECA" w:rsidR="00261DDE" w:rsidRPr="00261DDE" w:rsidDel="008179DB" w:rsidRDefault="00261DDE" w:rsidP="00261DDE">
            <w:pPr>
              <w:spacing w:line="240" w:lineRule="auto"/>
              <w:jc w:val="center"/>
              <w:rPr>
                <w:del w:id="1546" w:author="Christian Michelsen" w:date="2021-11-16T16:19:00Z"/>
                <w:rFonts w:eastAsia="Times New Roman"/>
                <w:b/>
                <w:bCs/>
                <w:sz w:val="18"/>
                <w:szCs w:val="18"/>
                <w:lang w:val="en-US"/>
              </w:rPr>
            </w:pPr>
            <w:del w:id="1547" w:author="Christian Michelsen" w:date="2021-11-16T16:19:00Z">
              <w:r w:rsidRPr="00261DDE" w:rsidDel="008179DB">
                <w:rPr>
                  <w:rFonts w:eastAsia="Times New Roman"/>
                  <w:b/>
                  <w:bCs/>
                  <w:color w:val="000000"/>
                  <w:sz w:val="18"/>
                  <w:szCs w:val="18"/>
                  <w:lang w:val="en-US"/>
                </w:rPr>
                <w:delText>FP</w:delText>
              </w:r>
            </w:del>
          </w:p>
        </w:tc>
        <w:tc>
          <w:tcPr>
            <w:tcW w:w="502" w:type="dxa"/>
            <w:tcBorders>
              <w:top w:val="nil"/>
              <w:left w:val="nil"/>
              <w:bottom w:val="single" w:sz="4" w:space="0" w:color="auto"/>
              <w:right w:val="nil"/>
            </w:tcBorders>
            <w:shd w:val="clear" w:color="auto" w:fill="C0C0C0"/>
            <w:vAlign w:val="center"/>
            <w:hideMark/>
          </w:tcPr>
          <w:p w14:paraId="1569C488" w14:textId="125152DA" w:rsidR="00261DDE" w:rsidRPr="00261DDE" w:rsidDel="008179DB" w:rsidRDefault="00261DDE" w:rsidP="00261DDE">
            <w:pPr>
              <w:spacing w:line="240" w:lineRule="auto"/>
              <w:jc w:val="center"/>
              <w:rPr>
                <w:del w:id="1548" w:author="Christian Michelsen" w:date="2021-11-16T16:19:00Z"/>
                <w:rFonts w:eastAsia="Times New Roman"/>
                <w:b/>
                <w:bCs/>
                <w:sz w:val="18"/>
                <w:szCs w:val="18"/>
                <w:lang w:val="en-US"/>
              </w:rPr>
            </w:pPr>
            <w:del w:id="1549" w:author="Christian Michelsen" w:date="2021-11-16T16:19:00Z">
              <w:r w:rsidRPr="00261DDE" w:rsidDel="008179DB">
                <w:rPr>
                  <w:rFonts w:eastAsia="Times New Roman"/>
                  <w:b/>
                  <w:bCs/>
                  <w:color w:val="000000"/>
                  <w:sz w:val="18"/>
                  <w:szCs w:val="18"/>
                  <w:lang w:val="en-US"/>
                </w:rPr>
                <w:delText>FN</w:delText>
              </w:r>
            </w:del>
          </w:p>
        </w:tc>
        <w:tc>
          <w:tcPr>
            <w:tcW w:w="567" w:type="dxa"/>
            <w:tcBorders>
              <w:top w:val="nil"/>
              <w:left w:val="nil"/>
              <w:bottom w:val="single" w:sz="4" w:space="0" w:color="auto"/>
              <w:right w:val="nil"/>
            </w:tcBorders>
            <w:shd w:val="clear" w:color="auto" w:fill="C0C0C0"/>
            <w:vAlign w:val="center"/>
            <w:hideMark/>
          </w:tcPr>
          <w:p w14:paraId="15A554E0" w14:textId="4EF0AC0E" w:rsidR="00261DDE" w:rsidRPr="00261DDE" w:rsidDel="008179DB" w:rsidRDefault="00261DDE" w:rsidP="00261DDE">
            <w:pPr>
              <w:spacing w:line="240" w:lineRule="auto"/>
              <w:jc w:val="center"/>
              <w:rPr>
                <w:del w:id="1550" w:author="Christian Michelsen" w:date="2021-11-16T16:19:00Z"/>
                <w:rFonts w:eastAsia="Times New Roman"/>
                <w:b/>
                <w:bCs/>
                <w:sz w:val="18"/>
                <w:szCs w:val="18"/>
                <w:lang w:val="en-US"/>
              </w:rPr>
            </w:pPr>
            <w:del w:id="1551" w:author="Christian Michelsen" w:date="2021-11-16T16:19:00Z">
              <w:r w:rsidRPr="00261DDE" w:rsidDel="008179DB">
                <w:rPr>
                  <w:rFonts w:eastAsia="Times New Roman"/>
                  <w:b/>
                  <w:bCs/>
                  <w:color w:val="000000"/>
                  <w:sz w:val="18"/>
                  <w:szCs w:val="18"/>
                  <w:lang w:val="en-US"/>
                </w:rPr>
                <w:delText>TN</w:delText>
              </w:r>
            </w:del>
          </w:p>
        </w:tc>
        <w:tc>
          <w:tcPr>
            <w:tcW w:w="563" w:type="dxa"/>
            <w:tcBorders>
              <w:top w:val="nil"/>
              <w:left w:val="nil"/>
              <w:bottom w:val="single" w:sz="4" w:space="0" w:color="auto"/>
              <w:right w:val="nil"/>
            </w:tcBorders>
            <w:shd w:val="clear" w:color="auto" w:fill="C0C0C0"/>
            <w:vAlign w:val="center"/>
            <w:hideMark/>
          </w:tcPr>
          <w:p w14:paraId="02B5C316" w14:textId="24BF944F" w:rsidR="00261DDE" w:rsidRPr="00261DDE" w:rsidDel="008179DB" w:rsidRDefault="00261DDE" w:rsidP="00261DDE">
            <w:pPr>
              <w:spacing w:line="240" w:lineRule="auto"/>
              <w:jc w:val="center"/>
              <w:rPr>
                <w:del w:id="1552" w:author="Christian Michelsen" w:date="2021-11-16T16:19:00Z"/>
                <w:rFonts w:eastAsia="Times New Roman"/>
                <w:b/>
                <w:bCs/>
                <w:sz w:val="18"/>
                <w:szCs w:val="18"/>
                <w:lang w:val="en-US"/>
              </w:rPr>
            </w:pPr>
            <w:del w:id="1553" w:author="Christian Michelsen" w:date="2021-11-16T16:19:00Z">
              <w:r w:rsidRPr="00261DDE" w:rsidDel="008179DB">
                <w:rPr>
                  <w:rFonts w:eastAsia="Times New Roman"/>
                  <w:b/>
                  <w:bCs/>
                  <w:color w:val="000000"/>
                  <w:sz w:val="18"/>
                  <w:szCs w:val="18"/>
                  <w:lang w:val="en-US"/>
                </w:rPr>
                <w:delText>TPR (%)</w:delText>
              </w:r>
            </w:del>
          </w:p>
        </w:tc>
        <w:tc>
          <w:tcPr>
            <w:tcW w:w="0" w:type="auto"/>
            <w:tcBorders>
              <w:top w:val="nil"/>
              <w:left w:val="nil"/>
              <w:bottom w:val="single" w:sz="4" w:space="0" w:color="auto"/>
              <w:right w:val="nil"/>
            </w:tcBorders>
            <w:shd w:val="clear" w:color="auto" w:fill="C0C0C0"/>
            <w:vAlign w:val="center"/>
            <w:hideMark/>
          </w:tcPr>
          <w:p w14:paraId="1209CED4" w14:textId="4E9BF7D9" w:rsidR="00261DDE" w:rsidRPr="00261DDE" w:rsidDel="008179DB" w:rsidRDefault="00261DDE" w:rsidP="00261DDE">
            <w:pPr>
              <w:spacing w:line="240" w:lineRule="auto"/>
              <w:jc w:val="center"/>
              <w:rPr>
                <w:del w:id="1554" w:author="Christian Michelsen" w:date="2021-11-16T16:19:00Z"/>
                <w:rFonts w:eastAsia="Times New Roman"/>
                <w:b/>
                <w:bCs/>
                <w:sz w:val="18"/>
                <w:szCs w:val="18"/>
                <w:lang w:val="en-US"/>
              </w:rPr>
            </w:pPr>
            <w:del w:id="1555" w:author="Christian Michelsen" w:date="2021-11-16T16:19:00Z">
              <w:r w:rsidRPr="00261DDE" w:rsidDel="008179DB">
                <w:rPr>
                  <w:rFonts w:eastAsia="Times New Roman"/>
                  <w:b/>
                  <w:bCs/>
                  <w:color w:val="000000"/>
                  <w:sz w:val="18"/>
                  <w:szCs w:val="18"/>
                  <w:lang w:val="en-US"/>
                </w:rPr>
                <w:delText>PPV (%)</w:delText>
              </w:r>
            </w:del>
          </w:p>
        </w:tc>
        <w:tc>
          <w:tcPr>
            <w:tcW w:w="0" w:type="auto"/>
            <w:tcBorders>
              <w:top w:val="nil"/>
              <w:left w:val="nil"/>
              <w:bottom w:val="single" w:sz="4" w:space="0" w:color="auto"/>
              <w:right w:val="nil"/>
            </w:tcBorders>
            <w:shd w:val="clear" w:color="auto" w:fill="C0C0C0"/>
            <w:vAlign w:val="center"/>
            <w:hideMark/>
          </w:tcPr>
          <w:p w14:paraId="77DEAF8E" w14:textId="60036F06" w:rsidR="00261DDE" w:rsidRPr="00261DDE" w:rsidDel="008179DB" w:rsidRDefault="00261DDE" w:rsidP="00261DDE">
            <w:pPr>
              <w:spacing w:line="240" w:lineRule="auto"/>
              <w:jc w:val="center"/>
              <w:rPr>
                <w:del w:id="1556" w:author="Christian Michelsen" w:date="2021-11-16T16:19:00Z"/>
                <w:rFonts w:eastAsia="Times New Roman"/>
                <w:b/>
                <w:bCs/>
                <w:sz w:val="18"/>
                <w:szCs w:val="18"/>
                <w:lang w:val="en-US"/>
              </w:rPr>
            </w:pPr>
            <w:del w:id="1557" w:author="Christian Michelsen" w:date="2021-11-16T16:19:00Z">
              <w:r w:rsidRPr="00261DDE" w:rsidDel="008179DB">
                <w:rPr>
                  <w:rFonts w:eastAsia="Times New Roman"/>
                  <w:b/>
                  <w:bCs/>
                  <w:color w:val="000000"/>
                  <w:sz w:val="18"/>
                  <w:szCs w:val="18"/>
                  <w:lang w:val="en-US"/>
                </w:rPr>
                <w:delText>MCC (%)</w:delText>
              </w:r>
            </w:del>
          </w:p>
        </w:tc>
        <w:tc>
          <w:tcPr>
            <w:tcW w:w="1116" w:type="dxa"/>
            <w:tcBorders>
              <w:top w:val="nil"/>
              <w:left w:val="nil"/>
              <w:bottom w:val="single" w:sz="4" w:space="0" w:color="auto"/>
              <w:right w:val="nil"/>
            </w:tcBorders>
            <w:shd w:val="clear" w:color="auto" w:fill="C0C0C0"/>
            <w:vAlign w:val="center"/>
            <w:hideMark/>
          </w:tcPr>
          <w:p w14:paraId="3501DB77" w14:textId="17217D2C" w:rsidR="00261DDE" w:rsidRPr="00261DDE" w:rsidDel="008179DB" w:rsidRDefault="00261DDE" w:rsidP="00261DDE">
            <w:pPr>
              <w:spacing w:line="240" w:lineRule="auto"/>
              <w:jc w:val="center"/>
              <w:rPr>
                <w:del w:id="1558" w:author="Christian Michelsen" w:date="2021-11-16T16:19:00Z"/>
                <w:rFonts w:eastAsia="Times New Roman"/>
                <w:b/>
                <w:bCs/>
                <w:sz w:val="18"/>
                <w:szCs w:val="18"/>
                <w:lang w:val="en-US"/>
              </w:rPr>
            </w:pPr>
            <w:del w:id="1559" w:author="Christian Michelsen" w:date="2021-11-16T16:19:00Z">
              <w:r w:rsidRPr="00261DDE" w:rsidDel="008179DB">
                <w:rPr>
                  <w:b/>
                  <w:bCs/>
                  <w:color w:val="000000"/>
                  <w:sz w:val="18"/>
                  <w:szCs w:val="18"/>
                </w:rPr>
                <w:delText>AUROC</w:delText>
              </w:r>
              <w:r w:rsidDel="008179DB">
                <w:rPr>
                  <w:b/>
                  <w:bCs/>
                  <w:color w:val="000000"/>
                  <w:sz w:val="18"/>
                  <w:szCs w:val="18"/>
                </w:rPr>
                <w:delText xml:space="preserve"> (%)</w:delText>
              </w:r>
            </w:del>
          </w:p>
        </w:tc>
        <w:tc>
          <w:tcPr>
            <w:tcW w:w="1011" w:type="dxa"/>
            <w:tcBorders>
              <w:top w:val="nil"/>
              <w:left w:val="nil"/>
              <w:bottom w:val="single" w:sz="4" w:space="0" w:color="auto"/>
              <w:right w:val="nil"/>
            </w:tcBorders>
            <w:shd w:val="clear" w:color="auto" w:fill="C0C0C0"/>
            <w:vAlign w:val="center"/>
            <w:hideMark/>
          </w:tcPr>
          <w:p w14:paraId="234D27E5" w14:textId="32EF0FE1" w:rsidR="00261DDE" w:rsidRPr="00261DDE" w:rsidDel="008179DB" w:rsidRDefault="00261DDE" w:rsidP="00261DDE">
            <w:pPr>
              <w:spacing w:line="240" w:lineRule="auto"/>
              <w:jc w:val="center"/>
              <w:rPr>
                <w:del w:id="1560" w:author="Christian Michelsen" w:date="2021-11-16T16:19:00Z"/>
                <w:rFonts w:eastAsia="Times New Roman"/>
                <w:b/>
                <w:bCs/>
                <w:sz w:val="18"/>
                <w:szCs w:val="18"/>
                <w:lang w:val="en-US"/>
              </w:rPr>
            </w:pPr>
            <w:del w:id="1561" w:author="Christian Michelsen" w:date="2021-11-16T16:19:00Z">
              <w:r w:rsidRPr="00261DDE" w:rsidDel="008179DB">
                <w:rPr>
                  <w:b/>
                  <w:bCs/>
                  <w:color w:val="000000"/>
                  <w:sz w:val="18"/>
                  <w:szCs w:val="18"/>
                </w:rPr>
                <w:delText>AUPRC</w:delText>
              </w:r>
              <w:r w:rsidDel="008179DB">
                <w:rPr>
                  <w:b/>
                  <w:bCs/>
                  <w:color w:val="000000"/>
                  <w:sz w:val="18"/>
                  <w:szCs w:val="18"/>
                </w:rPr>
                <w:delText xml:space="preserve"> (%)</w:delText>
              </w:r>
            </w:del>
          </w:p>
        </w:tc>
        <w:tc>
          <w:tcPr>
            <w:tcW w:w="1711" w:type="dxa"/>
            <w:tcBorders>
              <w:top w:val="nil"/>
              <w:left w:val="nil"/>
              <w:bottom w:val="single" w:sz="4" w:space="0" w:color="auto"/>
              <w:right w:val="nil"/>
            </w:tcBorders>
            <w:shd w:val="clear" w:color="auto" w:fill="C0C0C0"/>
            <w:vAlign w:val="center"/>
          </w:tcPr>
          <w:p w14:paraId="6379CA75" w14:textId="0D09A51A" w:rsidR="00261DDE" w:rsidRPr="00261DDE" w:rsidDel="008179DB" w:rsidRDefault="00261DDE" w:rsidP="00261DDE">
            <w:pPr>
              <w:spacing w:line="240" w:lineRule="auto"/>
              <w:rPr>
                <w:del w:id="1562" w:author="Christian Michelsen" w:date="2021-11-16T16:19:00Z"/>
                <w:rFonts w:eastAsia="Times New Roman"/>
                <w:b/>
                <w:bCs/>
                <w:color w:val="000000"/>
                <w:sz w:val="18"/>
                <w:szCs w:val="18"/>
                <w:lang w:val="en-US"/>
              </w:rPr>
            </w:pPr>
            <w:del w:id="1563" w:author="Christian Michelsen" w:date="2021-11-16T16:19:00Z">
              <w:r w:rsidRPr="00261DDE" w:rsidDel="008179DB">
                <w:rPr>
                  <w:b/>
                  <w:bCs/>
                  <w:color w:val="000000"/>
                  <w:sz w:val="18"/>
                  <w:szCs w:val="18"/>
                </w:rPr>
                <w:delText>P (TPR)</w:delText>
              </w:r>
            </w:del>
          </w:p>
        </w:tc>
      </w:tr>
      <w:tr w:rsidR="00261DDE" w:rsidRPr="00261DDE" w:rsidDel="008179DB" w14:paraId="24F6D8F7" w14:textId="0FA87F64" w:rsidTr="00261DDE">
        <w:trPr>
          <w:trHeight w:val="287"/>
          <w:tblCellSpacing w:w="0" w:type="dxa"/>
          <w:del w:id="1564" w:author="Christian Michelsen" w:date="2021-11-16T16:19:00Z"/>
        </w:trPr>
        <w:tc>
          <w:tcPr>
            <w:tcW w:w="8504" w:type="dxa"/>
            <w:gridSpan w:val="10"/>
            <w:tcBorders>
              <w:top w:val="outset" w:sz="6" w:space="0" w:color="000000"/>
              <w:left w:val="outset" w:sz="6" w:space="0" w:color="D0D7E5"/>
              <w:bottom w:val="single" w:sz="4" w:space="0" w:color="auto"/>
              <w:right w:val="outset" w:sz="6" w:space="0" w:color="D0D7E5"/>
            </w:tcBorders>
            <w:shd w:val="clear" w:color="auto" w:fill="FFFFFF"/>
          </w:tcPr>
          <w:p w14:paraId="708B2427" w14:textId="617D89D4" w:rsidR="00261DDE" w:rsidRPr="00261DDE" w:rsidDel="008179DB" w:rsidRDefault="00261DDE" w:rsidP="00261DDE">
            <w:pPr>
              <w:spacing w:line="240" w:lineRule="auto"/>
              <w:rPr>
                <w:del w:id="1565" w:author="Christian Michelsen" w:date="2021-11-16T16:19:00Z"/>
                <w:rFonts w:ascii="Calibri" w:eastAsia="Times New Roman" w:hAnsi="Calibri" w:cs="Calibri"/>
                <w:color w:val="000000"/>
                <w:lang w:val="en-US"/>
              </w:rPr>
            </w:pPr>
            <w:del w:id="1566" w:author="Christian Michelsen" w:date="2021-11-16T16:19:00Z">
              <w:r w:rsidDel="008179DB">
                <w:rPr>
                  <w:rFonts w:ascii="Calibri" w:eastAsia="Times New Roman" w:hAnsi="Calibri" w:cs="Calibri"/>
                  <w:color w:val="000000"/>
                  <w:lang w:val="en-US"/>
                </w:rPr>
                <w:delText>PPF 20</w:delText>
              </w:r>
            </w:del>
          </w:p>
        </w:tc>
        <w:tc>
          <w:tcPr>
            <w:tcW w:w="1711" w:type="dxa"/>
            <w:tcBorders>
              <w:top w:val="outset" w:sz="6" w:space="0" w:color="000000"/>
              <w:left w:val="outset" w:sz="6" w:space="0" w:color="D0D7E5"/>
              <w:bottom w:val="single" w:sz="4" w:space="0" w:color="auto"/>
              <w:right w:val="outset" w:sz="6" w:space="0" w:color="D0D7E5"/>
            </w:tcBorders>
            <w:shd w:val="clear" w:color="auto" w:fill="FFFFFF"/>
          </w:tcPr>
          <w:p w14:paraId="3693060D" w14:textId="281D85F3" w:rsidR="00261DDE" w:rsidDel="008179DB" w:rsidRDefault="00261DDE" w:rsidP="00261DDE">
            <w:pPr>
              <w:spacing w:line="240" w:lineRule="auto"/>
              <w:rPr>
                <w:del w:id="1567" w:author="Christian Michelsen" w:date="2021-11-16T16:19:00Z"/>
                <w:rFonts w:ascii="Calibri" w:eastAsia="Times New Roman" w:hAnsi="Calibri" w:cs="Calibri"/>
                <w:color w:val="000000"/>
                <w:lang w:val="en-US"/>
              </w:rPr>
            </w:pPr>
          </w:p>
        </w:tc>
      </w:tr>
      <w:tr w:rsidR="00BE005B" w:rsidRPr="00261DDE" w:rsidDel="008179DB" w14:paraId="31C0DE6D" w14:textId="6E9273CB" w:rsidTr="00261DDE">
        <w:trPr>
          <w:trHeight w:val="287"/>
          <w:tblCellSpacing w:w="0" w:type="dxa"/>
          <w:del w:id="1568"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57A4342B" w14:textId="02E6D324" w:rsidR="00BE005B" w:rsidRPr="00261DDE" w:rsidDel="008179DB" w:rsidRDefault="00BE005B" w:rsidP="00BE005B">
            <w:pPr>
              <w:spacing w:line="240" w:lineRule="auto"/>
              <w:rPr>
                <w:del w:id="1569" w:author="Christian Michelsen" w:date="2021-11-16T16:19:00Z"/>
                <w:rFonts w:ascii="Times New Roman" w:eastAsia="Times New Roman" w:hAnsi="Times New Roman" w:cs="Times New Roman"/>
                <w:sz w:val="24"/>
                <w:szCs w:val="24"/>
                <w:lang w:val="en-US"/>
              </w:rPr>
            </w:pPr>
            <w:del w:id="1570" w:author="Christian Michelsen" w:date="2021-11-16T15:08:00Z">
              <w:r w:rsidRPr="0030433B" w:rsidDel="00FD3F9F">
                <w:rPr>
                  <w:color w:val="000000"/>
                  <w:sz w:val="18"/>
                  <w:szCs w:val="18"/>
                </w:rPr>
                <w:delText>ML</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72475D" w14:textId="3D81252F" w:rsidR="00BE005B" w:rsidRPr="00261DDE" w:rsidDel="008179DB" w:rsidRDefault="00BE005B" w:rsidP="00BE005B">
            <w:pPr>
              <w:spacing w:line="240" w:lineRule="auto"/>
              <w:jc w:val="right"/>
              <w:rPr>
                <w:del w:id="1571" w:author="Christian Michelsen" w:date="2021-11-16T16:19:00Z"/>
                <w:rFonts w:ascii="Times New Roman" w:eastAsia="Times New Roman" w:hAnsi="Times New Roman" w:cs="Times New Roman"/>
                <w:sz w:val="24"/>
                <w:szCs w:val="24"/>
                <w:lang w:val="en-US"/>
              </w:rPr>
            </w:pPr>
            <w:del w:id="1572" w:author="Christian Michelsen" w:date="2021-11-16T16:19:00Z">
              <w:r w:rsidRPr="00261DDE" w:rsidDel="008179DB">
                <w:rPr>
                  <w:rFonts w:ascii="Calibri" w:eastAsia="Times New Roman" w:hAnsi="Calibri" w:cs="Calibri"/>
                  <w:color w:val="000000"/>
                  <w:lang w:val="en-US"/>
                </w:rPr>
                <w:delText>121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8288A49" w14:textId="22F8C3AF" w:rsidR="00BE005B" w:rsidRPr="00261DDE" w:rsidDel="008179DB" w:rsidRDefault="00BE005B" w:rsidP="00BE005B">
            <w:pPr>
              <w:spacing w:line="240" w:lineRule="auto"/>
              <w:jc w:val="right"/>
              <w:rPr>
                <w:del w:id="1573" w:author="Christian Michelsen" w:date="2021-11-16T16:19:00Z"/>
                <w:rFonts w:ascii="Times New Roman" w:eastAsia="Times New Roman" w:hAnsi="Times New Roman" w:cs="Times New Roman"/>
                <w:sz w:val="24"/>
                <w:szCs w:val="24"/>
                <w:lang w:val="en-US"/>
              </w:rPr>
            </w:pPr>
            <w:del w:id="1574" w:author="Christian Michelsen" w:date="2021-11-16T16:19:00Z">
              <w:r w:rsidRPr="00261DDE" w:rsidDel="008179DB">
                <w:rPr>
                  <w:rFonts w:ascii="Calibri" w:eastAsia="Times New Roman" w:hAnsi="Calibri" w:cs="Calibri"/>
                  <w:color w:val="000000"/>
                  <w:lang w:val="en-US"/>
                </w:rPr>
                <w:delText>661</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64DE1A5" w14:textId="5997B92B" w:rsidR="00BE005B" w:rsidRPr="00261DDE" w:rsidDel="008179DB" w:rsidRDefault="00BE005B" w:rsidP="00BE005B">
            <w:pPr>
              <w:spacing w:line="240" w:lineRule="auto"/>
              <w:jc w:val="right"/>
              <w:rPr>
                <w:del w:id="1575" w:author="Christian Michelsen" w:date="2021-11-16T16:19:00Z"/>
                <w:rFonts w:ascii="Times New Roman" w:eastAsia="Times New Roman" w:hAnsi="Times New Roman" w:cs="Times New Roman"/>
                <w:sz w:val="24"/>
                <w:szCs w:val="24"/>
                <w:lang w:val="en-US"/>
              </w:rPr>
            </w:pPr>
            <w:del w:id="1576" w:author="Christian Michelsen" w:date="2021-11-16T16:19:00Z">
              <w:r w:rsidRPr="00261DDE" w:rsidDel="008179DB">
                <w:rPr>
                  <w:rFonts w:ascii="Calibri" w:eastAsia="Times New Roman" w:hAnsi="Calibri" w:cs="Calibri"/>
                  <w:color w:val="000000"/>
                  <w:lang w:val="en-US"/>
                </w:rPr>
                <w:delText>108</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64D64996" w14:textId="349B56A3" w:rsidR="00BE005B" w:rsidRPr="00261DDE" w:rsidDel="008179DB" w:rsidRDefault="00BE005B" w:rsidP="00BE005B">
            <w:pPr>
              <w:spacing w:line="240" w:lineRule="auto"/>
              <w:jc w:val="right"/>
              <w:rPr>
                <w:del w:id="1577" w:author="Christian Michelsen" w:date="2021-11-16T16:19:00Z"/>
                <w:rFonts w:ascii="Times New Roman" w:eastAsia="Times New Roman" w:hAnsi="Times New Roman" w:cs="Times New Roman"/>
                <w:sz w:val="24"/>
                <w:szCs w:val="24"/>
                <w:lang w:val="en-US"/>
              </w:rPr>
            </w:pPr>
            <w:del w:id="1578" w:author="Christian Michelsen" w:date="2021-11-16T16:19:00Z">
              <w:r w:rsidRPr="00261DDE" w:rsidDel="008179DB">
                <w:rPr>
                  <w:rFonts w:ascii="Calibri" w:eastAsia="Times New Roman" w:hAnsi="Calibri" w:cs="Calibri"/>
                  <w:color w:val="000000"/>
                  <w:lang w:val="en-US"/>
                </w:rPr>
                <w:delText>3023</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BD1E6BF" w14:textId="1E6537F0" w:rsidR="00BE005B" w:rsidRPr="00261DDE" w:rsidDel="008179DB" w:rsidRDefault="00BE005B" w:rsidP="00BE005B">
            <w:pPr>
              <w:spacing w:line="240" w:lineRule="auto"/>
              <w:jc w:val="right"/>
              <w:rPr>
                <w:del w:id="1579" w:author="Christian Michelsen" w:date="2021-11-16T16:19:00Z"/>
                <w:rFonts w:ascii="Times New Roman" w:eastAsia="Times New Roman" w:hAnsi="Times New Roman" w:cs="Times New Roman"/>
                <w:sz w:val="24"/>
                <w:szCs w:val="24"/>
                <w:lang w:val="en-US"/>
              </w:rPr>
            </w:pPr>
            <w:del w:id="1580" w:author="Christian Michelsen" w:date="2021-11-16T16:19:00Z">
              <w:r w:rsidRPr="00261DDE" w:rsidDel="008179DB">
                <w:rPr>
                  <w:rFonts w:ascii="Calibri" w:eastAsia="Times New Roman" w:hAnsi="Calibri" w:cs="Calibri"/>
                  <w:color w:val="000000"/>
                  <w:lang w:val="en-US"/>
                </w:rPr>
                <w:delText>52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E8DEC68" w14:textId="205EF522" w:rsidR="00BE005B" w:rsidRPr="00261DDE" w:rsidDel="008179DB" w:rsidRDefault="00BE005B" w:rsidP="00BE005B">
            <w:pPr>
              <w:spacing w:line="240" w:lineRule="auto"/>
              <w:jc w:val="right"/>
              <w:rPr>
                <w:del w:id="1581" w:author="Christian Michelsen" w:date="2021-11-16T16:19:00Z"/>
                <w:rFonts w:ascii="Times New Roman" w:eastAsia="Times New Roman" w:hAnsi="Times New Roman" w:cs="Times New Roman"/>
                <w:sz w:val="24"/>
                <w:szCs w:val="24"/>
                <w:lang w:val="en-US"/>
              </w:rPr>
            </w:pPr>
            <w:del w:id="1582" w:author="Christian Michelsen" w:date="2021-11-16T16:19:00Z">
              <w:r w:rsidRPr="00261DDE" w:rsidDel="008179DB">
                <w:rPr>
                  <w:rFonts w:ascii="Calibri" w:eastAsia="Times New Roman" w:hAnsi="Calibri" w:cs="Calibri"/>
                  <w:color w:val="000000"/>
                  <w:lang w:val="en-US"/>
                </w:rPr>
                <w:delText>15</w:delText>
              </w:r>
              <w:r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4AE8738" w14:textId="48A9B146" w:rsidR="00BE005B" w:rsidRPr="00261DDE" w:rsidDel="008179DB" w:rsidRDefault="00BE005B" w:rsidP="00BE005B">
            <w:pPr>
              <w:spacing w:line="240" w:lineRule="auto"/>
              <w:jc w:val="right"/>
              <w:rPr>
                <w:del w:id="1583" w:author="Christian Michelsen" w:date="2021-11-16T16:19:00Z"/>
                <w:rFonts w:ascii="Times New Roman" w:eastAsia="Times New Roman" w:hAnsi="Times New Roman" w:cs="Times New Roman"/>
                <w:sz w:val="24"/>
                <w:szCs w:val="24"/>
                <w:lang w:val="en-US"/>
              </w:rPr>
            </w:pPr>
            <w:del w:id="1584" w:author="Christian Michelsen" w:date="2021-11-16T16:19:00Z">
              <w:r w:rsidRPr="00261DDE" w:rsidDel="008179DB">
                <w:rPr>
                  <w:rFonts w:ascii="Calibri" w:eastAsia="Times New Roman" w:hAnsi="Calibri" w:cs="Calibri"/>
                  <w:color w:val="000000"/>
                  <w:lang w:val="en-US"/>
                </w:rPr>
                <w:delText>20</w:delText>
              </w:r>
              <w:r w:rsidDel="008179DB">
                <w:rPr>
                  <w:rFonts w:ascii="Calibri" w:eastAsia="Times New Roman" w:hAnsi="Calibri" w:cs="Calibri"/>
                  <w:color w:val="000000"/>
                  <w:lang w:val="en-US"/>
                </w:rPr>
                <w:delText>.5</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863CE5" w14:textId="0A159902" w:rsidR="00BE005B" w:rsidRPr="00261DDE" w:rsidDel="008179DB" w:rsidRDefault="00BE005B" w:rsidP="00BE005B">
            <w:pPr>
              <w:spacing w:line="240" w:lineRule="auto"/>
              <w:jc w:val="right"/>
              <w:rPr>
                <w:del w:id="1585" w:author="Christian Michelsen" w:date="2021-11-16T16:19:00Z"/>
                <w:rFonts w:ascii="Times New Roman" w:eastAsia="Times New Roman" w:hAnsi="Times New Roman" w:cs="Times New Roman"/>
                <w:sz w:val="24"/>
                <w:szCs w:val="24"/>
                <w:lang w:val="en-US"/>
              </w:rPr>
            </w:pPr>
            <w:del w:id="1586" w:author="Christian Michelsen" w:date="2021-11-16T16:19:00Z">
              <w:r w:rsidRPr="00261DDE" w:rsidDel="008179DB">
                <w:rPr>
                  <w:rFonts w:ascii="Calibri" w:eastAsia="Times New Roman" w:hAnsi="Calibri" w:cs="Calibri"/>
                  <w:color w:val="000000"/>
                  <w:lang w:val="en-US"/>
                </w:rPr>
                <w:delText>75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6DAF6F4" w14:textId="609C07AA" w:rsidR="00BE005B" w:rsidRPr="00261DDE" w:rsidDel="008179DB" w:rsidRDefault="00BE005B" w:rsidP="00BE005B">
            <w:pPr>
              <w:spacing w:line="240" w:lineRule="auto"/>
              <w:jc w:val="right"/>
              <w:rPr>
                <w:del w:id="1587" w:author="Christian Michelsen" w:date="2021-11-16T16:19:00Z"/>
                <w:rFonts w:ascii="Times New Roman" w:eastAsia="Times New Roman" w:hAnsi="Times New Roman" w:cs="Times New Roman"/>
                <w:sz w:val="24"/>
                <w:szCs w:val="24"/>
                <w:lang w:val="en-US"/>
              </w:rPr>
            </w:pPr>
            <w:del w:id="1588"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.1</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D891BEF" w14:textId="5CDEE8B6" w:rsidR="00BE005B" w:rsidRPr="00261DDE" w:rsidDel="008179DB" w:rsidRDefault="00BE005B" w:rsidP="00BE005B">
            <w:pPr>
              <w:spacing w:line="240" w:lineRule="auto"/>
              <w:jc w:val="center"/>
              <w:rPr>
                <w:del w:id="1589" w:author="Christian Michelsen" w:date="2021-11-16T16:19:00Z"/>
                <w:rFonts w:ascii="Calibri" w:eastAsia="Times New Roman" w:hAnsi="Calibri" w:cs="Calibri"/>
                <w:color w:val="000000"/>
                <w:lang w:val="en-US"/>
              </w:rPr>
            </w:pPr>
          </w:p>
        </w:tc>
      </w:tr>
      <w:tr w:rsidR="00BE005B" w:rsidRPr="00261DDE" w:rsidDel="008179DB" w14:paraId="5E36AEF1" w14:textId="1179A30E" w:rsidTr="00261DDE">
        <w:trPr>
          <w:trHeight w:val="287"/>
          <w:tblCellSpacing w:w="0" w:type="dxa"/>
          <w:del w:id="1590"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4F21C6C0" w14:textId="25C867F7" w:rsidR="00BE005B" w:rsidRPr="00261DDE" w:rsidDel="008179DB" w:rsidRDefault="00BE005B" w:rsidP="00BE005B">
            <w:pPr>
              <w:spacing w:line="240" w:lineRule="auto"/>
              <w:rPr>
                <w:del w:id="1591" w:author="Christian Michelsen" w:date="2021-11-16T16:19:00Z"/>
                <w:rFonts w:ascii="Times New Roman" w:eastAsia="Times New Roman" w:hAnsi="Times New Roman" w:cs="Times New Roman"/>
                <w:sz w:val="24"/>
                <w:szCs w:val="24"/>
                <w:lang w:val="en-US"/>
              </w:rPr>
            </w:pPr>
            <w:del w:id="1592" w:author="Christian Michelsen" w:date="2021-11-16T15:08:00Z">
              <w:r w:rsidRPr="0030433B" w:rsidDel="00FD3F9F">
                <w:rPr>
                  <w:color w:val="000000"/>
                  <w:sz w:val="18"/>
                  <w:szCs w:val="18"/>
                </w:rPr>
                <w:delText>LR</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5DD294B5" w14:textId="5613AD05" w:rsidR="00BE005B" w:rsidRPr="00261DDE" w:rsidDel="008179DB" w:rsidRDefault="00BE005B" w:rsidP="00BE005B">
            <w:pPr>
              <w:spacing w:line="240" w:lineRule="auto"/>
              <w:jc w:val="right"/>
              <w:rPr>
                <w:del w:id="1593" w:author="Christian Michelsen" w:date="2021-11-16T16:19:00Z"/>
                <w:rFonts w:ascii="Times New Roman" w:eastAsia="Times New Roman" w:hAnsi="Times New Roman" w:cs="Times New Roman"/>
                <w:sz w:val="24"/>
                <w:szCs w:val="24"/>
                <w:lang w:val="en-US"/>
              </w:rPr>
            </w:pPr>
            <w:del w:id="1594" w:author="Christian Michelsen" w:date="2021-11-16T16:19:00Z">
              <w:r w:rsidRPr="00261DDE" w:rsidDel="008179DB">
                <w:rPr>
                  <w:rFonts w:ascii="Calibri" w:eastAsia="Times New Roman" w:hAnsi="Calibri" w:cs="Calibri"/>
                  <w:color w:val="000000"/>
                  <w:lang w:val="en-US"/>
                </w:rPr>
                <w:delText>115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9FBF3D" w14:textId="21ADD794" w:rsidR="00BE005B" w:rsidRPr="00261DDE" w:rsidDel="008179DB" w:rsidRDefault="00BE005B" w:rsidP="00BE005B">
            <w:pPr>
              <w:spacing w:line="240" w:lineRule="auto"/>
              <w:jc w:val="right"/>
              <w:rPr>
                <w:del w:id="1595" w:author="Christian Michelsen" w:date="2021-11-16T16:19:00Z"/>
                <w:rFonts w:ascii="Times New Roman" w:eastAsia="Times New Roman" w:hAnsi="Times New Roman" w:cs="Times New Roman"/>
                <w:sz w:val="24"/>
                <w:szCs w:val="24"/>
                <w:lang w:val="en-US"/>
              </w:rPr>
            </w:pPr>
            <w:del w:id="1596" w:author="Christian Michelsen" w:date="2021-11-16T16:19:00Z">
              <w:r w:rsidRPr="00261DDE" w:rsidDel="008179DB">
                <w:rPr>
                  <w:rFonts w:ascii="Calibri" w:eastAsia="Times New Roman" w:hAnsi="Calibri" w:cs="Calibri"/>
                  <w:color w:val="000000"/>
                  <w:lang w:val="en-US"/>
                </w:rPr>
                <w:delText>667</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5787F0B" w14:textId="5857B190" w:rsidR="00BE005B" w:rsidRPr="00261DDE" w:rsidDel="008179DB" w:rsidRDefault="00BE005B" w:rsidP="00BE005B">
            <w:pPr>
              <w:spacing w:line="240" w:lineRule="auto"/>
              <w:jc w:val="right"/>
              <w:rPr>
                <w:del w:id="1597" w:author="Christian Michelsen" w:date="2021-11-16T16:19:00Z"/>
                <w:rFonts w:ascii="Times New Roman" w:eastAsia="Times New Roman" w:hAnsi="Times New Roman" w:cs="Times New Roman"/>
                <w:sz w:val="24"/>
                <w:szCs w:val="24"/>
                <w:lang w:val="en-US"/>
              </w:rPr>
            </w:pPr>
            <w:del w:id="1598" w:author="Christian Michelsen" w:date="2021-11-16T16:19:00Z">
              <w:r w:rsidRPr="00261DDE" w:rsidDel="008179DB">
                <w:rPr>
                  <w:rFonts w:ascii="Calibri" w:eastAsia="Times New Roman" w:hAnsi="Calibri" w:cs="Calibri"/>
                  <w:color w:val="000000"/>
                  <w:lang w:val="en-US"/>
                </w:rPr>
                <w:delText>114</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AAEBAD0" w14:textId="3D866C4C" w:rsidR="00BE005B" w:rsidRPr="00261DDE" w:rsidDel="008179DB" w:rsidRDefault="00BE005B" w:rsidP="00BE005B">
            <w:pPr>
              <w:spacing w:line="240" w:lineRule="auto"/>
              <w:jc w:val="right"/>
              <w:rPr>
                <w:del w:id="1599" w:author="Christian Michelsen" w:date="2021-11-16T16:19:00Z"/>
                <w:rFonts w:ascii="Times New Roman" w:eastAsia="Times New Roman" w:hAnsi="Times New Roman" w:cs="Times New Roman"/>
                <w:sz w:val="24"/>
                <w:szCs w:val="24"/>
                <w:lang w:val="en-US"/>
              </w:rPr>
            </w:pPr>
            <w:del w:id="1600" w:author="Christian Michelsen" w:date="2021-11-16T16:19:00Z">
              <w:r w:rsidRPr="00261DDE" w:rsidDel="008179DB">
                <w:rPr>
                  <w:rFonts w:ascii="Calibri" w:eastAsia="Times New Roman" w:hAnsi="Calibri" w:cs="Calibri"/>
                  <w:color w:val="000000"/>
                  <w:lang w:val="en-US"/>
                </w:rPr>
                <w:delText>3017</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C41941C" w14:textId="4EC23609" w:rsidR="00BE005B" w:rsidRPr="00261DDE" w:rsidDel="008179DB" w:rsidRDefault="00BE005B" w:rsidP="00BE005B">
            <w:pPr>
              <w:spacing w:line="240" w:lineRule="auto"/>
              <w:jc w:val="right"/>
              <w:rPr>
                <w:del w:id="1601" w:author="Christian Michelsen" w:date="2021-11-16T16:19:00Z"/>
                <w:rFonts w:ascii="Times New Roman" w:eastAsia="Times New Roman" w:hAnsi="Times New Roman" w:cs="Times New Roman"/>
                <w:sz w:val="24"/>
                <w:szCs w:val="24"/>
                <w:lang w:val="en-US"/>
              </w:rPr>
            </w:pPr>
            <w:del w:id="1602" w:author="Christian Michelsen" w:date="2021-11-16T16:19:00Z">
              <w:r w:rsidRPr="00261DDE" w:rsidDel="008179DB">
                <w:rPr>
                  <w:rFonts w:ascii="Calibri" w:eastAsia="Times New Roman" w:hAnsi="Calibri" w:cs="Calibri"/>
                  <w:color w:val="000000"/>
                  <w:lang w:val="en-US"/>
                </w:rPr>
                <w:delText>50</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DBA1C8" w14:textId="0E8558D6" w:rsidR="00BE005B" w:rsidRPr="00261DDE" w:rsidDel="008179DB" w:rsidRDefault="00BE005B" w:rsidP="00BE005B">
            <w:pPr>
              <w:spacing w:line="240" w:lineRule="auto"/>
              <w:jc w:val="right"/>
              <w:rPr>
                <w:del w:id="1603" w:author="Christian Michelsen" w:date="2021-11-16T16:19:00Z"/>
                <w:rFonts w:ascii="Times New Roman" w:eastAsia="Times New Roman" w:hAnsi="Times New Roman" w:cs="Times New Roman"/>
                <w:sz w:val="24"/>
                <w:szCs w:val="24"/>
                <w:lang w:val="en-US"/>
              </w:rPr>
            </w:pPr>
            <w:del w:id="1604"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86568E" w14:textId="658E6DA5" w:rsidR="00BE005B" w:rsidRPr="00261DDE" w:rsidDel="008179DB" w:rsidRDefault="00BE005B" w:rsidP="00BE005B">
            <w:pPr>
              <w:spacing w:line="240" w:lineRule="auto"/>
              <w:jc w:val="right"/>
              <w:rPr>
                <w:del w:id="1605" w:author="Christian Michelsen" w:date="2021-11-16T16:19:00Z"/>
                <w:rFonts w:ascii="Times New Roman" w:eastAsia="Times New Roman" w:hAnsi="Times New Roman" w:cs="Times New Roman"/>
                <w:sz w:val="24"/>
                <w:szCs w:val="24"/>
                <w:lang w:val="en-US"/>
              </w:rPr>
            </w:pPr>
            <w:del w:id="1606"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.9</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EB34379" w14:textId="0E504FDC" w:rsidR="00BE005B" w:rsidRPr="00261DDE" w:rsidDel="008179DB" w:rsidRDefault="00BE005B" w:rsidP="00BE005B">
            <w:pPr>
              <w:spacing w:line="240" w:lineRule="auto"/>
              <w:jc w:val="right"/>
              <w:rPr>
                <w:del w:id="1607" w:author="Christian Michelsen" w:date="2021-11-16T16:19:00Z"/>
                <w:rFonts w:ascii="Times New Roman" w:eastAsia="Times New Roman" w:hAnsi="Times New Roman" w:cs="Times New Roman"/>
                <w:sz w:val="24"/>
                <w:szCs w:val="24"/>
                <w:lang w:val="en-US"/>
              </w:rPr>
            </w:pPr>
            <w:del w:id="1608"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3E307A82" w14:textId="01183D9B" w:rsidR="00BE005B" w:rsidRPr="00261DDE" w:rsidDel="008179DB" w:rsidRDefault="00BE005B" w:rsidP="00BE005B">
            <w:pPr>
              <w:spacing w:line="240" w:lineRule="auto"/>
              <w:jc w:val="right"/>
              <w:rPr>
                <w:del w:id="1609" w:author="Christian Michelsen" w:date="2021-11-16T16:19:00Z"/>
                <w:rFonts w:ascii="Times New Roman" w:eastAsia="Times New Roman" w:hAnsi="Times New Roman" w:cs="Times New Roman"/>
                <w:sz w:val="24"/>
                <w:szCs w:val="24"/>
                <w:lang w:val="en-US"/>
              </w:rPr>
            </w:pPr>
            <w:del w:id="1610"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.7</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288A881F" w14:textId="1A001D88" w:rsidR="00BE005B" w:rsidRPr="00261DDE" w:rsidDel="008179DB" w:rsidRDefault="00BE005B" w:rsidP="00BE005B">
            <w:pPr>
              <w:spacing w:line="240" w:lineRule="auto"/>
              <w:jc w:val="center"/>
              <w:rPr>
                <w:del w:id="1611" w:author="Christian Michelsen" w:date="2021-11-16T16:19:00Z"/>
                <w:rFonts w:ascii="Calibri" w:eastAsia="Times New Roman" w:hAnsi="Calibri" w:cs="Calibri"/>
                <w:color w:val="000000"/>
                <w:lang w:val="en-US"/>
              </w:rPr>
            </w:pPr>
          </w:p>
        </w:tc>
      </w:tr>
      <w:tr w:rsidR="00BE005B" w:rsidRPr="00261DDE" w:rsidDel="008179DB" w14:paraId="75A321D5" w14:textId="4532C7B7" w:rsidTr="00261DDE">
        <w:trPr>
          <w:trHeight w:val="287"/>
          <w:tblCellSpacing w:w="0" w:type="dxa"/>
          <w:del w:id="1612"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2E22D03" w14:textId="483323EC" w:rsidR="00BE005B" w:rsidRPr="00261DDE" w:rsidDel="008179DB" w:rsidRDefault="00BE005B" w:rsidP="00BE005B">
            <w:pPr>
              <w:spacing w:line="240" w:lineRule="auto"/>
              <w:rPr>
                <w:del w:id="1613" w:author="Christian Michelsen" w:date="2021-11-16T16:19:00Z"/>
                <w:rFonts w:ascii="Times New Roman" w:eastAsia="Times New Roman" w:hAnsi="Times New Roman" w:cs="Times New Roman"/>
                <w:sz w:val="24"/>
                <w:szCs w:val="24"/>
                <w:lang w:val="en-US"/>
              </w:rPr>
            </w:pPr>
            <w:del w:id="1614" w:author="Christian Michelsen" w:date="2021-11-16T15:09:00Z">
              <w:r w:rsidRPr="0030433B" w:rsidDel="008C79F2">
                <w:rPr>
                  <w:color w:val="000000"/>
                  <w:sz w:val="18"/>
                  <w:szCs w:val="18"/>
                </w:rPr>
                <w:delText>ML</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9E5C7A5" w14:textId="34005CC2" w:rsidR="00BE005B" w:rsidRPr="00261DDE" w:rsidDel="008179DB" w:rsidRDefault="00BE005B" w:rsidP="00BE005B">
            <w:pPr>
              <w:spacing w:line="240" w:lineRule="auto"/>
              <w:jc w:val="right"/>
              <w:rPr>
                <w:del w:id="1615" w:author="Christian Michelsen" w:date="2021-11-16T16:19:00Z"/>
                <w:rFonts w:ascii="Times New Roman" w:eastAsia="Times New Roman" w:hAnsi="Times New Roman" w:cs="Times New Roman"/>
                <w:sz w:val="24"/>
                <w:szCs w:val="24"/>
                <w:lang w:val="en-US"/>
              </w:rPr>
            </w:pPr>
            <w:del w:id="1616" w:author="Christian Michelsen" w:date="2021-11-16T16:19:00Z">
              <w:r w:rsidRPr="00261DDE" w:rsidDel="008179DB">
                <w:rPr>
                  <w:rFonts w:ascii="Calibri" w:eastAsia="Times New Roman" w:hAnsi="Calibri" w:cs="Calibri"/>
                  <w:color w:val="000000"/>
                  <w:lang w:val="en-US"/>
                </w:rPr>
                <w:delText>111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28F303" w14:textId="6CA18357" w:rsidR="00BE005B" w:rsidRPr="00261DDE" w:rsidDel="008179DB" w:rsidRDefault="00BE005B" w:rsidP="00BE005B">
            <w:pPr>
              <w:spacing w:line="240" w:lineRule="auto"/>
              <w:jc w:val="right"/>
              <w:rPr>
                <w:del w:id="1617" w:author="Christian Michelsen" w:date="2021-11-16T16:19:00Z"/>
                <w:rFonts w:ascii="Times New Roman" w:eastAsia="Times New Roman" w:hAnsi="Times New Roman" w:cs="Times New Roman"/>
                <w:sz w:val="24"/>
                <w:szCs w:val="24"/>
                <w:lang w:val="en-US"/>
              </w:rPr>
            </w:pPr>
            <w:del w:id="1618" w:author="Christian Michelsen" w:date="2021-11-16T16:19:00Z">
              <w:r w:rsidRPr="00261DDE" w:rsidDel="008179DB">
                <w:rPr>
                  <w:rFonts w:ascii="Calibri" w:eastAsia="Times New Roman" w:hAnsi="Calibri" w:cs="Calibri"/>
                  <w:color w:val="000000"/>
                  <w:lang w:val="en-US"/>
                </w:rPr>
                <w:delText>671</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0FF8D69" w14:textId="136A5A62" w:rsidR="00BE005B" w:rsidRPr="00261DDE" w:rsidDel="008179DB" w:rsidRDefault="00BE005B" w:rsidP="00BE005B">
            <w:pPr>
              <w:spacing w:line="240" w:lineRule="auto"/>
              <w:jc w:val="right"/>
              <w:rPr>
                <w:del w:id="1619" w:author="Christian Michelsen" w:date="2021-11-16T16:19:00Z"/>
                <w:rFonts w:ascii="Times New Roman" w:eastAsia="Times New Roman" w:hAnsi="Times New Roman" w:cs="Times New Roman"/>
                <w:sz w:val="24"/>
                <w:szCs w:val="24"/>
                <w:lang w:val="en-US"/>
              </w:rPr>
            </w:pPr>
            <w:del w:id="1620" w:author="Christian Michelsen" w:date="2021-11-16T16:19:00Z">
              <w:r w:rsidRPr="00261DDE" w:rsidDel="008179DB">
                <w:rPr>
                  <w:rFonts w:ascii="Calibri" w:eastAsia="Times New Roman" w:hAnsi="Calibri" w:cs="Calibri"/>
                  <w:color w:val="000000"/>
                  <w:lang w:val="en-US"/>
                </w:rPr>
                <w:delText>118</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6E0CE62" w14:textId="711FA9F9" w:rsidR="00BE005B" w:rsidRPr="00261DDE" w:rsidDel="008179DB" w:rsidRDefault="00BE005B" w:rsidP="00BE005B">
            <w:pPr>
              <w:spacing w:line="240" w:lineRule="auto"/>
              <w:jc w:val="right"/>
              <w:rPr>
                <w:del w:id="1621" w:author="Christian Michelsen" w:date="2021-11-16T16:19:00Z"/>
                <w:rFonts w:ascii="Times New Roman" w:eastAsia="Times New Roman" w:hAnsi="Times New Roman" w:cs="Times New Roman"/>
                <w:sz w:val="24"/>
                <w:szCs w:val="24"/>
                <w:lang w:val="en-US"/>
              </w:rPr>
            </w:pPr>
            <w:del w:id="1622" w:author="Christian Michelsen" w:date="2021-11-16T16:19:00Z">
              <w:r w:rsidRPr="00261DDE" w:rsidDel="008179DB">
                <w:rPr>
                  <w:rFonts w:ascii="Calibri" w:eastAsia="Times New Roman" w:hAnsi="Calibri" w:cs="Calibri"/>
                  <w:color w:val="000000"/>
                  <w:lang w:val="en-US"/>
                </w:rPr>
                <w:delText>3013</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95A6C41" w14:textId="6395A4B4" w:rsidR="00BE005B" w:rsidRPr="00261DDE" w:rsidDel="008179DB" w:rsidRDefault="00BE005B" w:rsidP="00BE005B">
            <w:pPr>
              <w:spacing w:line="240" w:lineRule="auto"/>
              <w:jc w:val="right"/>
              <w:rPr>
                <w:del w:id="1623" w:author="Christian Michelsen" w:date="2021-11-16T16:19:00Z"/>
                <w:rFonts w:ascii="Times New Roman" w:eastAsia="Times New Roman" w:hAnsi="Times New Roman" w:cs="Times New Roman"/>
                <w:sz w:val="24"/>
                <w:szCs w:val="24"/>
                <w:lang w:val="en-US"/>
              </w:rPr>
            </w:pPr>
            <w:del w:id="1624" w:author="Christian Michelsen" w:date="2021-11-16T16:19:00Z">
              <w:r w:rsidRPr="00261DDE" w:rsidDel="008179DB">
                <w:rPr>
                  <w:rFonts w:ascii="Calibri" w:eastAsia="Times New Roman" w:hAnsi="Calibri" w:cs="Calibri"/>
                  <w:color w:val="000000"/>
                  <w:lang w:val="en-US"/>
                </w:rPr>
                <w:delText>48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F7CDC3" w14:textId="1DCB48AB" w:rsidR="00BE005B" w:rsidRPr="00261DDE" w:rsidDel="008179DB" w:rsidRDefault="00BE005B" w:rsidP="00BE005B">
            <w:pPr>
              <w:spacing w:line="240" w:lineRule="auto"/>
              <w:jc w:val="right"/>
              <w:rPr>
                <w:del w:id="1625" w:author="Christian Michelsen" w:date="2021-11-16T16:19:00Z"/>
                <w:rFonts w:ascii="Times New Roman" w:eastAsia="Times New Roman" w:hAnsi="Times New Roman" w:cs="Times New Roman"/>
                <w:sz w:val="24"/>
                <w:szCs w:val="24"/>
                <w:lang w:val="en-US"/>
              </w:rPr>
            </w:pPr>
            <w:del w:id="1626"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2B2D74" w14:textId="425C84C1" w:rsidR="00BE005B" w:rsidRPr="00261DDE" w:rsidDel="008179DB" w:rsidRDefault="00BE005B" w:rsidP="00BE005B">
            <w:pPr>
              <w:spacing w:line="240" w:lineRule="auto"/>
              <w:jc w:val="right"/>
              <w:rPr>
                <w:del w:id="1627" w:author="Christian Michelsen" w:date="2021-11-16T16:19:00Z"/>
                <w:rFonts w:ascii="Times New Roman" w:eastAsia="Times New Roman" w:hAnsi="Times New Roman" w:cs="Times New Roman"/>
                <w:sz w:val="24"/>
                <w:szCs w:val="24"/>
                <w:lang w:val="en-US"/>
              </w:rPr>
            </w:pPr>
            <w:del w:id="1628"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D7BAC5B" w14:textId="5D2EAB43" w:rsidR="00BE005B" w:rsidRPr="00261DDE" w:rsidDel="008179DB" w:rsidRDefault="00BE005B" w:rsidP="00BE005B">
            <w:pPr>
              <w:spacing w:line="240" w:lineRule="auto"/>
              <w:jc w:val="right"/>
              <w:rPr>
                <w:del w:id="1629" w:author="Christian Michelsen" w:date="2021-11-16T16:19:00Z"/>
                <w:rFonts w:ascii="Times New Roman" w:eastAsia="Times New Roman" w:hAnsi="Times New Roman" w:cs="Times New Roman"/>
                <w:sz w:val="24"/>
                <w:szCs w:val="24"/>
                <w:lang w:val="en-US"/>
              </w:rPr>
            </w:pPr>
            <w:del w:id="1630"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C900A96" w14:textId="2480E601" w:rsidR="00BE005B" w:rsidRPr="00261DDE" w:rsidDel="008179DB" w:rsidRDefault="00BE005B" w:rsidP="00BE005B">
            <w:pPr>
              <w:spacing w:line="240" w:lineRule="auto"/>
              <w:jc w:val="right"/>
              <w:rPr>
                <w:del w:id="1631" w:author="Christian Michelsen" w:date="2021-11-16T16:19:00Z"/>
                <w:rFonts w:ascii="Times New Roman" w:eastAsia="Times New Roman" w:hAnsi="Times New Roman" w:cs="Times New Roman"/>
                <w:sz w:val="24"/>
                <w:szCs w:val="24"/>
                <w:lang w:val="en-US"/>
              </w:rPr>
            </w:pPr>
            <w:del w:id="1632"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189E6E38" w14:textId="00046F69" w:rsidR="00BE005B" w:rsidRPr="00261DDE" w:rsidDel="008179DB" w:rsidRDefault="00BE005B" w:rsidP="00BE005B">
            <w:pPr>
              <w:spacing w:line="240" w:lineRule="auto"/>
              <w:jc w:val="center"/>
              <w:rPr>
                <w:del w:id="1633" w:author="Christian Michelsen" w:date="2021-11-16T16:19:00Z"/>
                <w:rFonts w:ascii="Calibri" w:eastAsia="Times New Roman" w:hAnsi="Calibri" w:cs="Calibri"/>
                <w:color w:val="000000"/>
                <w:lang w:val="en-US"/>
              </w:rPr>
            </w:pPr>
          </w:p>
        </w:tc>
      </w:tr>
      <w:tr w:rsidR="00BE005B" w:rsidRPr="00261DDE" w:rsidDel="008179DB" w14:paraId="0AF45003" w14:textId="2020C8D6" w:rsidTr="000A0E75">
        <w:trPr>
          <w:trHeight w:val="287"/>
          <w:tblCellSpacing w:w="0" w:type="dxa"/>
          <w:del w:id="1634"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E55E7C3" w14:textId="3EB3ED24" w:rsidR="00BE005B" w:rsidRPr="00261DDE" w:rsidDel="008179DB" w:rsidRDefault="00BE005B" w:rsidP="00BE005B">
            <w:pPr>
              <w:spacing w:line="240" w:lineRule="auto"/>
              <w:rPr>
                <w:del w:id="1635" w:author="Christian Michelsen" w:date="2021-11-16T16:19:00Z"/>
                <w:rFonts w:ascii="Times New Roman" w:eastAsia="Times New Roman" w:hAnsi="Times New Roman" w:cs="Times New Roman"/>
                <w:sz w:val="24"/>
                <w:szCs w:val="24"/>
                <w:lang w:val="en-US"/>
              </w:rPr>
            </w:pPr>
            <w:del w:id="1636" w:author="Christian Michelsen" w:date="2021-11-16T15:10:00Z">
              <w:r w:rsidRPr="0030433B" w:rsidDel="008C79F2">
                <w:rPr>
                  <w:color w:val="000000"/>
                  <w:sz w:val="18"/>
                  <w:szCs w:val="18"/>
                </w:rPr>
                <w:delText>LR</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10A8CF3A" w14:textId="0A0EE660" w:rsidR="00BE005B" w:rsidRPr="00261DDE" w:rsidDel="008179DB" w:rsidRDefault="00BE005B" w:rsidP="00BE005B">
            <w:pPr>
              <w:spacing w:line="240" w:lineRule="auto"/>
              <w:jc w:val="right"/>
              <w:rPr>
                <w:del w:id="1637" w:author="Christian Michelsen" w:date="2021-11-16T16:19:00Z"/>
                <w:rFonts w:ascii="Times New Roman" w:eastAsia="Times New Roman" w:hAnsi="Times New Roman" w:cs="Times New Roman"/>
                <w:sz w:val="24"/>
                <w:szCs w:val="24"/>
                <w:lang w:val="en-US"/>
              </w:rPr>
            </w:pPr>
            <w:del w:id="1638" w:author="Christian Michelsen" w:date="2021-11-16T16:19:00Z">
              <w:r w:rsidRPr="00261DDE" w:rsidDel="008179DB">
                <w:rPr>
                  <w:rFonts w:ascii="Calibri" w:eastAsia="Times New Roman" w:hAnsi="Calibri" w:cs="Calibri"/>
                  <w:color w:val="000000"/>
                  <w:lang w:val="en-US"/>
                </w:rPr>
                <w:delText>109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229E11" w14:textId="7842E789" w:rsidR="00BE005B" w:rsidRPr="00261DDE" w:rsidDel="008179DB" w:rsidRDefault="00BE005B" w:rsidP="00BE005B">
            <w:pPr>
              <w:spacing w:line="240" w:lineRule="auto"/>
              <w:jc w:val="right"/>
              <w:rPr>
                <w:del w:id="1639" w:author="Christian Michelsen" w:date="2021-11-16T16:19:00Z"/>
                <w:rFonts w:ascii="Times New Roman" w:eastAsia="Times New Roman" w:hAnsi="Times New Roman" w:cs="Times New Roman"/>
                <w:sz w:val="24"/>
                <w:szCs w:val="24"/>
                <w:lang w:val="en-US"/>
              </w:rPr>
            </w:pPr>
            <w:del w:id="1640" w:author="Christian Michelsen" w:date="2021-11-16T16:19:00Z">
              <w:r w:rsidRPr="00261DDE" w:rsidDel="008179DB">
                <w:rPr>
                  <w:rFonts w:ascii="Calibri" w:eastAsia="Times New Roman" w:hAnsi="Calibri" w:cs="Calibri"/>
                  <w:color w:val="000000"/>
                  <w:lang w:val="en-US"/>
                </w:rPr>
                <w:delText>673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616BC48" w14:textId="1C25F911" w:rsidR="00BE005B" w:rsidRPr="00261DDE" w:rsidDel="008179DB" w:rsidRDefault="00BE005B" w:rsidP="00BE005B">
            <w:pPr>
              <w:spacing w:line="240" w:lineRule="auto"/>
              <w:jc w:val="right"/>
              <w:rPr>
                <w:del w:id="1641" w:author="Christian Michelsen" w:date="2021-11-16T16:19:00Z"/>
                <w:rFonts w:ascii="Times New Roman" w:eastAsia="Times New Roman" w:hAnsi="Times New Roman" w:cs="Times New Roman"/>
                <w:sz w:val="24"/>
                <w:szCs w:val="24"/>
                <w:lang w:val="en-US"/>
              </w:rPr>
            </w:pPr>
            <w:del w:id="1642" w:author="Christian Michelsen" w:date="2021-11-16T16:19:00Z">
              <w:r w:rsidRPr="00261DDE" w:rsidDel="008179DB">
                <w:rPr>
                  <w:rFonts w:ascii="Calibri" w:eastAsia="Times New Roman" w:hAnsi="Calibri" w:cs="Calibri"/>
                  <w:color w:val="000000"/>
                  <w:lang w:val="en-US"/>
                </w:rPr>
                <w:delText>120</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141E248" w14:textId="1E3ECA5E" w:rsidR="00BE005B" w:rsidRPr="00261DDE" w:rsidDel="008179DB" w:rsidRDefault="00BE005B" w:rsidP="00BE005B">
            <w:pPr>
              <w:spacing w:line="240" w:lineRule="auto"/>
              <w:jc w:val="right"/>
              <w:rPr>
                <w:del w:id="1643" w:author="Christian Michelsen" w:date="2021-11-16T16:19:00Z"/>
                <w:rFonts w:ascii="Times New Roman" w:eastAsia="Times New Roman" w:hAnsi="Times New Roman" w:cs="Times New Roman"/>
                <w:sz w:val="24"/>
                <w:szCs w:val="24"/>
                <w:lang w:val="en-US"/>
              </w:rPr>
            </w:pPr>
            <w:del w:id="1644" w:author="Christian Michelsen" w:date="2021-11-16T16:19:00Z">
              <w:r w:rsidRPr="00261DDE" w:rsidDel="008179DB">
                <w:rPr>
                  <w:rFonts w:ascii="Calibri" w:eastAsia="Times New Roman" w:hAnsi="Calibri" w:cs="Calibri"/>
                  <w:color w:val="000000"/>
                  <w:lang w:val="en-US"/>
                </w:rPr>
                <w:delText>3011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792D2FB" w14:textId="02625639" w:rsidR="00BE005B" w:rsidRPr="00261DDE" w:rsidDel="008179DB" w:rsidRDefault="00BE005B" w:rsidP="00BE005B">
            <w:pPr>
              <w:spacing w:line="240" w:lineRule="auto"/>
              <w:jc w:val="right"/>
              <w:rPr>
                <w:del w:id="1645" w:author="Christian Michelsen" w:date="2021-11-16T16:19:00Z"/>
                <w:rFonts w:ascii="Times New Roman" w:eastAsia="Times New Roman" w:hAnsi="Times New Roman" w:cs="Times New Roman"/>
                <w:sz w:val="24"/>
                <w:szCs w:val="24"/>
                <w:lang w:val="en-US"/>
              </w:rPr>
            </w:pPr>
            <w:del w:id="1646" w:author="Christian Michelsen" w:date="2021-11-16T16:19:00Z">
              <w:r w:rsidRPr="00261DDE" w:rsidDel="008179DB">
                <w:rPr>
                  <w:rFonts w:ascii="Calibri" w:eastAsia="Times New Roman" w:hAnsi="Calibri" w:cs="Calibri"/>
                  <w:color w:val="000000"/>
                  <w:lang w:val="en-US"/>
                </w:rPr>
                <w:delText>47</w:delText>
              </w:r>
              <w:r w:rsidDel="008179DB">
                <w:rPr>
                  <w:rFonts w:ascii="Calibri" w:eastAsia="Times New Roman" w:hAnsi="Calibri" w:cs="Calibri"/>
                  <w:color w:val="000000"/>
                  <w:lang w:val="en-US"/>
                </w:rPr>
                <w:delText>.6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B48D2D" w14:textId="20C047CE" w:rsidR="00BE005B" w:rsidRPr="00261DDE" w:rsidDel="008179DB" w:rsidRDefault="00BE005B" w:rsidP="00BE005B">
            <w:pPr>
              <w:spacing w:line="240" w:lineRule="auto"/>
              <w:jc w:val="right"/>
              <w:rPr>
                <w:del w:id="1647" w:author="Christian Michelsen" w:date="2021-11-16T16:19:00Z"/>
                <w:rFonts w:ascii="Times New Roman" w:eastAsia="Times New Roman" w:hAnsi="Times New Roman" w:cs="Times New Roman"/>
                <w:sz w:val="24"/>
                <w:szCs w:val="24"/>
                <w:lang w:val="en-US"/>
              </w:rPr>
            </w:pPr>
            <w:del w:id="1648"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2AE47A" w14:textId="791AB9EC" w:rsidR="00BE005B" w:rsidRPr="00261DDE" w:rsidDel="008179DB" w:rsidRDefault="00BE005B" w:rsidP="00BE005B">
            <w:pPr>
              <w:spacing w:line="240" w:lineRule="auto"/>
              <w:jc w:val="right"/>
              <w:rPr>
                <w:del w:id="1649" w:author="Christian Michelsen" w:date="2021-11-16T16:19:00Z"/>
                <w:rFonts w:ascii="Times New Roman" w:eastAsia="Times New Roman" w:hAnsi="Times New Roman" w:cs="Times New Roman"/>
                <w:sz w:val="24"/>
                <w:szCs w:val="24"/>
                <w:lang w:val="en-US"/>
              </w:rPr>
            </w:pPr>
            <w:del w:id="1650"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2</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3C8C031F" w14:textId="427761AB" w:rsidR="00BE005B" w:rsidRPr="00261DDE" w:rsidDel="008179DB" w:rsidRDefault="00BE005B" w:rsidP="00BE005B">
            <w:pPr>
              <w:spacing w:line="240" w:lineRule="auto"/>
              <w:jc w:val="right"/>
              <w:rPr>
                <w:del w:id="1651" w:author="Christian Michelsen" w:date="2021-11-16T16:19:00Z"/>
                <w:rFonts w:ascii="Times New Roman" w:eastAsia="Times New Roman" w:hAnsi="Times New Roman" w:cs="Times New Roman"/>
                <w:sz w:val="24"/>
                <w:szCs w:val="24"/>
                <w:lang w:val="en-US"/>
              </w:rPr>
            </w:pPr>
            <w:del w:id="1652" w:author="Christian Michelsen" w:date="2021-11-16T16:19:00Z">
              <w:r w:rsidRPr="00261DDE" w:rsidDel="008179DB">
                <w:rPr>
                  <w:rFonts w:ascii="Calibri" w:eastAsia="Times New Roman" w:hAnsi="Calibri" w:cs="Calibri"/>
                  <w:color w:val="000000"/>
                  <w:lang w:val="en-US"/>
                </w:rPr>
                <w:delText>73</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2609E31" w14:textId="54BCE96D" w:rsidR="00BE005B" w:rsidRPr="00261DDE" w:rsidDel="008179DB" w:rsidRDefault="00BE005B" w:rsidP="00BE005B">
            <w:pPr>
              <w:spacing w:line="240" w:lineRule="auto"/>
              <w:jc w:val="right"/>
              <w:rPr>
                <w:del w:id="1653" w:author="Christian Michelsen" w:date="2021-11-16T16:19:00Z"/>
                <w:rFonts w:ascii="Times New Roman" w:eastAsia="Times New Roman" w:hAnsi="Times New Roman" w:cs="Times New Roman"/>
                <w:sz w:val="24"/>
                <w:szCs w:val="24"/>
                <w:lang w:val="en-US"/>
              </w:rPr>
            </w:pPr>
            <w:del w:id="1654"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46939F6" w14:textId="6E53CE5D" w:rsidR="00BE005B" w:rsidRPr="00261DDE" w:rsidDel="008179DB" w:rsidRDefault="00BE005B" w:rsidP="00BE005B">
            <w:pPr>
              <w:spacing w:line="240" w:lineRule="auto"/>
              <w:jc w:val="center"/>
              <w:rPr>
                <w:del w:id="1655" w:author="Christian Michelsen" w:date="2021-11-16T16:19:00Z"/>
                <w:rFonts w:ascii="Calibri" w:eastAsia="Times New Roman" w:hAnsi="Calibri" w:cs="Calibri"/>
                <w:color w:val="000000"/>
                <w:lang w:val="en-US"/>
              </w:rPr>
            </w:pPr>
          </w:p>
        </w:tc>
      </w:tr>
      <w:tr w:rsidR="00BE005B" w:rsidRPr="00261DDE" w:rsidDel="008179DB" w14:paraId="5D876B62" w14:textId="6C267D3F" w:rsidTr="00261DDE">
        <w:trPr>
          <w:trHeight w:val="287"/>
          <w:tblCellSpacing w:w="0" w:type="dxa"/>
          <w:del w:id="1656"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59AE2BC6" w14:textId="000B057A" w:rsidR="00BE005B" w:rsidRPr="00261DDE" w:rsidDel="008179DB" w:rsidRDefault="00BE005B" w:rsidP="00BE005B">
            <w:pPr>
              <w:spacing w:line="240" w:lineRule="auto"/>
              <w:rPr>
                <w:del w:id="1657" w:author="Christian Michelsen" w:date="2021-11-16T16:19:00Z"/>
                <w:rFonts w:ascii="Times New Roman" w:eastAsia="Times New Roman" w:hAnsi="Times New Roman" w:cs="Times New Roman"/>
                <w:sz w:val="24"/>
                <w:szCs w:val="24"/>
                <w:lang w:val="en-US"/>
              </w:rPr>
            </w:pPr>
            <w:del w:id="1658" w:author="Christian Michelsen" w:date="2021-11-16T16:19:00Z">
              <w:r w:rsidRPr="0030433B" w:rsidDel="008179DB">
                <w:rPr>
                  <w:color w:val="000000"/>
                  <w:sz w:val="18"/>
                  <w:szCs w:val="18"/>
                </w:rPr>
                <w:delText>M</w:delText>
              </w:r>
              <w:r w:rsidDel="008179DB">
                <w:rPr>
                  <w:color w:val="000000"/>
                  <w:sz w:val="18"/>
                  <w:szCs w:val="18"/>
                </w:rPr>
                <w:delText>L_</w:delText>
              </w:r>
              <w:r w:rsidRPr="0030433B" w:rsidDel="008179DB">
                <w:rPr>
                  <w:color w:val="000000"/>
                  <w:sz w:val="18"/>
                  <w:szCs w:val="18"/>
                </w:rPr>
                <w:delText>NoAge</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09D23CF9" w14:textId="75CFB6BA" w:rsidR="00BE005B" w:rsidRPr="00261DDE" w:rsidDel="008179DB" w:rsidRDefault="00BE005B" w:rsidP="00BE005B">
            <w:pPr>
              <w:spacing w:line="240" w:lineRule="auto"/>
              <w:jc w:val="right"/>
              <w:rPr>
                <w:del w:id="1659" w:author="Christian Michelsen" w:date="2021-11-16T16:19:00Z"/>
                <w:rFonts w:ascii="Times New Roman" w:eastAsia="Times New Roman" w:hAnsi="Times New Roman" w:cs="Times New Roman"/>
                <w:sz w:val="24"/>
                <w:szCs w:val="24"/>
                <w:lang w:val="en-US"/>
              </w:rPr>
            </w:pPr>
            <w:del w:id="1660" w:author="Christian Michelsen" w:date="2021-11-16T16:19:00Z">
              <w:r w:rsidRPr="00261DDE" w:rsidDel="008179DB">
                <w:rPr>
                  <w:rFonts w:ascii="Calibri" w:eastAsia="Times New Roman" w:hAnsi="Calibri" w:cs="Calibri"/>
                  <w:color w:val="000000"/>
                  <w:lang w:val="en-US"/>
                </w:rPr>
                <w:delText>110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79E177" w14:textId="2C8EB251" w:rsidR="00BE005B" w:rsidRPr="00261DDE" w:rsidDel="008179DB" w:rsidRDefault="00BE005B" w:rsidP="00BE005B">
            <w:pPr>
              <w:spacing w:line="240" w:lineRule="auto"/>
              <w:jc w:val="right"/>
              <w:rPr>
                <w:del w:id="1661" w:author="Christian Michelsen" w:date="2021-11-16T16:19:00Z"/>
                <w:rFonts w:ascii="Times New Roman" w:eastAsia="Times New Roman" w:hAnsi="Times New Roman" w:cs="Times New Roman"/>
                <w:sz w:val="24"/>
                <w:szCs w:val="24"/>
                <w:lang w:val="en-US"/>
              </w:rPr>
            </w:pPr>
            <w:del w:id="1662" w:author="Christian Michelsen" w:date="2021-11-16T16:19:00Z">
              <w:r w:rsidRPr="00261DDE" w:rsidDel="008179DB">
                <w:rPr>
                  <w:rFonts w:ascii="Calibri" w:eastAsia="Times New Roman" w:hAnsi="Calibri" w:cs="Calibri"/>
                  <w:color w:val="000000"/>
                  <w:lang w:val="en-US"/>
                </w:rPr>
                <w:delText>672</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1BCB773D" w14:textId="4B3E181C" w:rsidR="00BE005B" w:rsidRPr="00261DDE" w:rsidDel="008179DB" w:rsidRDefault="00BE005B" w:rsidP="00BE005B">
            <w:pPr>
              <w:spacing w:line="240" w:lineRule="auto"/>
              <w:jc w:val="right"/>
              <w:rPr>
                <w:del w:id="1663" w:author="Christian Michelsen" w:date="2021-11-16T16:19:00Z"/>
                <w:rFonts w:ascii="Times New Roman" w:eastAsia="Times New Roman" w:hAnsi="Times New Roman" w:cs="Times New Roman"/>
                <w:sz w:val="24"/>
                <w:szCs w:val="24"/>
                <w:lang w:val="en-US"/>
              </w:rPr>
            </w:pPr>
            <w:del w:id="1664" w:author="Christian Michelsen" w:date="2021-11-16T16:19:00Z">
              <w:r w:rsidRPr="00261DDE" w:rsidDel="008179DB">
                <w:rPr>
                  <w:rFonts w:ascii="Calibri" w:eastAsia="Times New Roman" w:hAnsi="Calibri" w:cs="Calibri"/>
                  <w:color w:val="000000"/>
                  <w:lang w:val="en-US"/>
                </w:rPr>
                <w:delText>119</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7AA0CF0" w14:textId="4AF57EF8" w:rsidR="00BE005B" w:rsidRPr="00261DDE" w:rsidDel="008179DB" w:rsidRDefault="00BE005B" w:rsidP="00BE005B">
            <w:pPr>
              <w:spacing w:line="240" w:lineRule="auto"/>
              <w:jc w:val="right"/>
              <w:rPr>
                <w:del w:id="1665" w:author="Christian Michelsen" w:date="2021-11-16T16:19:00Z"/>
                <w:rFonts w:ascii="Times New Roman" w:eastAsia="Times New Roman" w:hAnsi="Times New Roman" w:cs="Times New Roman"/>
                <w:sz w:val="24"/>
                <w:szCs w:val="24"/>
                <w:lang w:val="en-US"/>
              </w:rPr>
            </w:pPr>
            <w:del w:id="1666" w:author="Christian Michelsen" w:date="2021-11-16T16:19:00Z">
              <w:r w:rsidRPr="00261DDE" w:rsidDel="008179DB">
                <w:rPr>
                  <w:rFonts w:ascii="Calibri" w:eastAsia="Times New Roman" w:hAnsi="Calibri" w:cs="Calibri"/>
                  <w:color w:val="000000"/>
                  <w:lang w:val="en-US"/>
                </w:rPr>
                <w:delText>3012</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01BF52B8" w14:textId="32E82870" w:rsidR="00BE005B" w:rsidRPr="00261DDE" w:rsidDel="008179DB" w:rsidRDefault="00BE005B" w:rsidP="00BE005B">
            <w:pPr>
              <w:spacing w:line="240" w:lineRule="auto"/>
              <w:jc w:val="right"/>
              <w:rPr>
                <w:del w:id="1667" w:author="Christian Michelsen" w:date="2021-11-16T16:19:00Z"/>
                <w:rFonts w:ascii="Times New Roman" w:eastAsia="Times New Roman" w:hAnsi="Times New Roman" w:cs="Times New Roman"/>
                <w:sz w:val="24"/>
                <w:szCs w:val="24"/>
                <w:lang w:val="en-US"/>
              </w:rPr>
            </w:pPr>
            <w:del w:id="1668" w:author="Christian Michelsen" w:date="2021-11-16T16:19:00Z">
              <w:r w:rsidRPr="00261DDE" w:rsidDel="008179DB">
                <w:rPr>
                  <w:rFonts w:ascii="Calibri" w:eastAsia="Times New Roman" w:hAnsi="Calibri" w:cs="Calibri"/>
                  <w:color w:val="000000"/>
                  <w:lang w:val="en-US"/>
                </w:rPr>
                <w:delText>48</w:delText>
              </w:r>
              <w:r w:rsidDel="008179DB">
                <w:rPr>
                  <w:rFonts w:ascii="Calibri" w:eastAsia="Times New Roman" w:hAnsi="Calibri" w:cs="Calibri"/>
                  <w:color w:val="000000"/>
                  <w:lang w:val="en-US"/>
                </w:rPr>
                <w:delText>.0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D5162A" w14:textId="4CE7C258" w:rsidR="00BE005B" w:rsidRPr="00261DDE" w:rsidDel="008179DB" w:rsidRDefault="00BE005B" w:rsidP="00BE005B">
            <w:pPr>
              <w:spacing w:line="240" w:lineRule="auto"/>
              <w:jc w:val="right"/>
              <w:rPr>
                <w:del w:id="1669" w:author="Christian Michelsen" w:date="2021-11-16T16:19:00Z"/>
                <w:rFonts w:ascii="Times New Roman" w:eastAsia="Times New Roman" w:hAnsi="Times New Roman" w:cs="Times New Roman"/>
                <w:sz w:val="24"/>
                <w:szCs w:val="24"/>
                <w:lang w:val="en-US"/>
              </w:rPr>
            </w:pPr>
            <w:del w:id="1670"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5F8550" w14:textId="5C70D8EC" w:rsidR="00BE005B" w:rsidRPr="00261DDE" w:rsidDel="008179DB" w:rsidRDefault="00BE005B" w:rsidP="00BE005B">
            <w:pPr>
              <w:spacing w:line="240" w:lineRule="auto"/>
              <w:jc w:val="right"/>
              <w:rPr>
                <w:del w:id="1671" w:author="Christian Michelsen" w:date="2021-11-16T16:19:00Z"/>
                <w:rFonts w:ascii="Times New Roman" w:eastAsia="Times New Roman" w:hAnsi="Times New Roman" w:cs="Times New Roman"/>
                <w:sz w:val="24"/>
                <w:szCs w:val="24"/>
                <w:lang w:val="en-US"/>
              </w:rPr>
            </w:pPr>
            <w:del w:id="1672"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.5</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418A3ADC" w14:textId="66989601" w:rsidR="00BE005B" w:rsidRPr="00261DDE" w:rsidDel="008179DB" w:rsidRDefault="00BE005B" w:rsidP="00BE005B">
            <w:pPr>
              <w:spacing w:line="240" w:lineRule="auto"/>
              <w:jc w:val="right"/>
              <w:rPr>
                <w:del w:id="1673" w:author="Christian Michelsen" w:date="2021-11-16T16:19:00Z"/>
                <w:rFonts w:ascii="Times New Roman" w:eastAsia="Times New Roman" w:hAnsi="Times New Roman" w:cs="Times New Roman"/>
                <w:sz w:val="24"/>
                <w:szCs w:val="24"/>
                <w:lang w:val="en-US"/>
              </w:rPr>
            </w:pPr>
            <w:del w:id="1674" w:author="Christian Michelsen" w:date="2021-11-16T16:19:00Z">
              <w:r w:rsidRPr="00261DDE" w:rsidDel="008179DB">
                <w:rPr>
                  <w:rFonts w:ascii="Calibri" w:eastAsia="Times New Roman" w:hAnsi="Calibri" w:cs="Calibri"/>
                  <w:color w:val="000000"/>
                  <w:lang w:val="en-US"/>
                </w:rPr>
                <w:delText>72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F00D9DE" w14:textId="0176B887" w:rsidR="00BE005B" w:rsidRPr="00261DDE" w:rsidDel="008179DB" w:rsidRDefault="00BE005B" w:rsidP="00BE005B">
            <w:pPr>
              <w:spacing w:line="240" w:lineRule="auto"/>
              <w:jc w:val="right"/>
              <w:rPr>
                <w:del w:id="1675" w:author="Christian Michelsen" w:date="2021-11-16T16:19:00Z"/>
                <w:rFonts w:ascii="Times New Roman" w:eastAsia="Times New Roman" w:hAnsi="Times New Roman" w:cs="Times New Roman"/>
                <w:sz w:val="24"/>
                <w:szCs w:val="24"/>
                <w:lang w:val="en-US"/>
              </w:rPr>
            </w:pPr>
            <w:del w:id="1676"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.9</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F61E120" w14:textId="4291BDAD" w:rsidR="00BE005B" w:rsidRPr="00261DDE" w:rsidDel="008179DB" w:rsidRDefault="00BE005B" w:rsidP="00BE005B">
            <w:pPr>
              <w:spacing w:line="240" w:lineRule="auto"/>
              <w:jc w:val="center"/>
              <w:rPr>
                <w:del w:id="1677" w:author="Christian Michelsen" w:date="2021-11-16T16:19:00Z"/>
                <w:rFonts w:ascii="Calibri" w:eastAsia="Times New Roman" w:hAnsi="Calibri" w:cs="Calibri"/>
                <w:color w:val="000000"/>
                <w:lang w:val="en-US"/>
              </w:rPr>
            </w:pPr>
          </w:p>
        </w:tc>
      </w:tr>
      <w:tr w:rsidR="00BE005B" w:rsidRPr="00261DDE" w:rsidDel="008179DB" w14:paraId="66B28E17" w14:textId="39EC7B17" w:rsidTr="00261DDE">
        <w:trPr>
          <w:trHeight w:val="287"/>
          <w:tblCellSpacing w:w="0" w:type="dxa"/>
          <w:del w:id="1678"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2F2F7CF9" w14:textId="0548E804" w:rsidR="00BE005B" w:rsidRPr="00261DDE" w:rsidDel="008179DB" w:rsidRDefault="00BE005B" w:rsidP="00BE005B">
            <w:pPr>
              <w:spacing w:line="240" w:lineRule="auto"/>
              <w:rPr>
                <w:del w:id="1679" w:author="Christian Michelsen" w:date="2021-11-16T16:19:00Z"/>
                <w:rFonts w:ascii="Times New Roman" w:eastAsia="Times New Roman" w:hAnsi="Times New Roman" w:cs="Times New Roman"/>
                <w:sz w:val="24"/>
                <w:szCs w:val="24"/>
                <w:lang w:val="en-US"/>
              </w:rPr>
            </w:pPr>
            <w:del w:id="1680" w:author="Christian Michelsen" w:date="2021-11-16T16:19:00Z">
              <w:r w:rsidRPr="0030433B" w:rsidDel="008179DB">
                <w:rPr>
                  <w:color w:val="000000"/>
                  <w:sz w:val="18"/>
                  <w:szCs w:val="18"/>
                </w:rPr>
                <w:delText>Age</w:delText>
              </w:r>
              <w:r w:rsidDel="008179DB">
                <w:rPr>
                  <w:color w:val="000000"/>
                  <w:sz w:val="18"/>
                  <w:szCs w:val="18"/>
                </w:rPr>
                <w:delText>_only</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BDA2549" w14:textId="7704A076" w:rsidR="00BE005B" w:rsidRPr="00261DDE" w:rsidDel="008179DB" w:rsidRDefault="00BE005B" w:rsidP="00BE005B">
            <w:pPr>
              <w:spacing w:line="240" w:lineRule="auto"/>
              <w:jc w:val="right"/>
              <w:rPr>
                <w:del w:id="1681" w:author="Christian Michelsen" w:date="2021-11-16T16:19:00Z"/>
                <w:rFonts w:ascii="Times New Roman" w:eastAsia="Times New Roman" w:hAnsi="Times New Roman" w:cs="Times New Roman"/>
                <w:sz w:val="24"/>
                <w:szCs w:val="24"/>
                <w:lang w:val="en-US"/>
              </w:rPr>
            </w:pPr>
            <w:del w:id="1682" w:author="Christian Michelsen" w:date="2021-11-16T16:19:00Z">
              <w:r w:rsidRPr="00261DDE" w:rsidDel="008179DB">
                <w:rPr>
                  <w:rFonts w:ascii="Calibri" w:eastAsia="Times New Roman" w:hAnsi="Calibri" w:cs="Calibri"/>
                  <w:color w:val="000000"/>
                  <w:lang w:val="en-US"/>
                </w:rPr>
                <w:delText>102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AD550A4" w14:textId="3F0AC1A2" w:rsidR="00BE005B" w:rsidRPr="00261DDE" w:rsidDel="008179DB" w:rsidRDefault="00BE005B" w:rsidP="00BE005B">
            <w:pPr>
              <w:spacing w:line="240" w:lineRule="auto"/>
              <w:jc w:val="right"/>
              <w:rPr>
                <w:del w:id="1683" w:author="Christian Michelsen" w:date="2021-11-16T16:19:00Z"/>
                <w:rFonts w:ascii="Times New Roman" w:eastAsia="Times New Roman" w:hAnsi="Times New Roman" w:cs="Times New Roman"/>
                <w:sz w:val="24"/>
                <w:szCs w:val="24"/>
                <w:lang w:val="en-US"/>
              </w:rPr>
            </w:pPr>
            <w:del w:id="1684" w:author="Christian Michelsen" w:date="2021-11-16T16:19:00Z">
              <w:r w:rsidRPr="00261DDE" w:rsidDel="008179DB">
                <w:rPr>
                  <w:rFonts w:ascii="Calibri" w:eastAsia="Times New Roman" w:hAnsi="Calibri" w:cs="Calibri"/>
                  <w:color w:val="000000"/>
                  <w:lang w:val="en-US"/>
                </w:rPr>
                <w:delText>661</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483655E" w14:textId="67F6B09E" w:rsidR="00BE005B" w:rsidRPr="00261DDE" w:rsidDel="008179DB" w:rsidRDefault="00BE005B" w:rsidP="00BE005B">
            <w:pPr>
              <w:spacing w:line="240" w:lineRule="auto"/>
              <w:jc w:val="right"/>
              <w:rPr>
                <w:del w:id="1685" w:author="Christian Michelsen" w:date="2021-11-16T16:19:00Z"/>
                <w:rFonts w:ascii="Times New Roman" w:eastAsia="Times New Roman" w:hAnsi="Times New Roman" w:cs="Times New Roman"/>
                <w:sz w:val="24"/>
                <w:szCs w:val="24"/>
                <w:lang w:val="en-US"/>
              </w:rPr>
            </w:pPr>
            <w:del w:id="1686" w:author="Christian Michelsen" w:date="2021-11-16T16:19:00Z">
              <w:r w:rsidRPr="00261DDE" w:rsidDel="008179DB">
                <w:rPr>
                  <w:rFonts w:ascii="Calibri" w:eastAsia="Times New Roman" w:hAnsi="Calibri" w:cs="Calibri"/>
                  <w:color w:val="000000"/>
                  <w:lang w:val="en-US"/>
                </w:rPr>
                <w:delText>127</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D48D0F" w14:textId="79B0CF85" w:rsidR="00BE005B" w:rsidRPr="00261DDE" w:rsidDel="008179DB" w:rsidRDefault="00BE005B" w:rsidP="00BE005B">
            <w:pPr>
              <w:spacing w:line="240" w:lineRule="auto"/>
              <w:jc w:val="right"/>
              <w:rPr>
                <w:del w:id="1687" w:author="Christian Michelsen" w:date="2021-11-16T16:19:00Z"/>
                <w:rFonts w:ascii="Times New Roman" w:eastAsia="Times New Roman" w:hAnsi="Times New Roman" w:cs="Times New Roman"/>
                <w:sz w:val="24"/>
                <w:szCs w:val="24"/>
                <w:lang w:val="en-US"/>
              </w:rPr>
            </w:pPr>
            <w:del w:id="1688" w:author="Christian Michelsen" w:date="2021-11-16T16:19:00Z">
              <w:r w:rsidRPr="00261DDE" w:rsidDel="008179DB">
                <w:rPr>
                  <w:rFonts w:ascii="Calibri" w:eastAsia="Times New Roman" w:hAnsi="Calibri" w:cs="Calibri"/>
                  <w:color w:val="000000"/>
                  <w:lang w:val="en-US"/>
                </w:rPr>
                <w:delText>3023</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343DFD" w14:textId="0357DA54" w:rsidR="00BE005B" w:rsidRPr="00261DDE" w:rsidDel="008179DB" w:rsidRDefault="00BE005B" w:rsidP="00BE005B">
            <w:pPr>
              <w:spacing w:line="240" w:lineRule="auto"/>
              <w:jc w:val="right"/>
              <w:rPr>
                <w:del w:id="1689" w:author="Christian Michelsen" w:date="2021-11-16T16:19:00Z"/>
                <w:rFonts w:ascii="Times New Roman" w:eastAsia="Times New Roman" w:hAnsi="Times New Roman" w:cs="Times New Roman"/>
                <w:sz w:val="24"/>
                <w:szCs w:val="24"/>
                <w:lang w:val="en-US"/>
              </w:rPr>
            </w:pPr>
            <w:del w:id="1690" w:author="Christian Michelsen" w:date="2021-11-16T16:19:00Z">
              <w:r w:rsidRPr="00261DDE" w:rsidDel="008179DB">
                <w:rPr>
                  <w:rFonts w:ascii="Calibri" w:eastAsia="Times New Roman" w:hAnsi="Calibri" w:cs="Calibri"/>
                  <w:color w:val="000000"/>
                  <w:lang w:val="en-US"/>
                </w:rPr>
                <w:delText>44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73AB59A" w14:textId="58048CC0" w:rsidR="00BE005B" w:rsidRPr="00261DDE" w:rsidDel="008179DB" w:rsidRDefault="00BE005B" w:rsidP="00BE005B">
            <w:pPr>
              <w:spacing w:line="240" w:lineRule="auto"/>
              <w:jc w:val="right"/>
              <w:rPr>
                <w:del w:id="1691" w:author="Christian Michelsen" w:date="2021-11-16T16:19:00Z"/>
                <w:rFonts w:ascii="Times New Roman" w:eastAsia="Times New Roman" w:hAnsi="Times New Roman" w:cs="Times New Roman"/>
                <w:sz w:val="24"/>
                <w:szCs w:val="24"/>
                <w:lang w:val="en-US"/>
              </w:rPr>
            </w:pPr>
            <w:del w:id="1692"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A23461E" w14:textId="75E2310D" w:rsidR="00BE005B" w:rsidRPr="00261DDE" w:rsidDel="008179DB" w:rsidRDefault="00BE005B" w:rsidP="00BE005B">
            <w:pPr>
              <w:spacing w:line="240" w:lineRule="auto"/>
              <w:jc w:val="right"/>
              <w:rPr>
                <w:del w:id="1693" w:author="Christian Michelsen" w:date="2021-11-16T16:19:00Z"/>
                <w:rFonts w:ascii="Times New Roman" w:eastAsia="Times New Roman" w:hAnsi="Times New Roman" w:cs="Times New Roman"/>
                <w:sz w:val="24"/>
                <w:szCs w:val="24"/>
                <w:lang w:val="en-US"/>
              </w:rPr>
            </w:pPr>
            <w:del w:id="1694" w:author="Christian Michelsen" w:date="2021-11-16T16:19:00Z">
              <w:r w:rsidRPr="00261DDE" w:rsidDel="008179DB">
                <w:rPr>
                  <w:rFonts w:ascii="Calibri" w:eastAsia="Times New Roman" w:hAnsi="Calibri" w:cs="Calibri"/>
                  <w:color w:val="000000"/>
                  <w:lang w:val="en-US"/>
                </w:rPr>
                <w:delText>15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7645BEDE" w14:textId="32829206" w:rsidR="00BE005B" w:rsidRPr="00261DDE" w:rsidDel="008179DB" w:rsidRDefault="00BE005B" w:rsidP="00BE005B">
            <w:pPr>
              <w:spacing w:line="240" w:lineRule="auto"/>
              <w:jc w:val="right"/>
              <w:rPr>
                <w:del w:id="1695" w:author="Christian Michelsen" w:date="2021-11-16T16:19:00Z"/>
                <w:rFonts w:ascii="Times New Roman" w:eastAsia="Times New Roman" w:hAnsi="Times New Roman" w:cs="Times New Roman"/>
                <w:sz w:val="24"/>
                <w:szCs w:val="24"/>
                <w:lang w:val="en-US"/>
              </w:rPr>
            </w:pPr>
            <w:del w:id="1696" w:author="Christian Michelsen" w:date="2021-11-16T16:19:00Z">
              <w:r w:rsidRPr="00261DDE" w:rsidDel="008179DB">
                <w:rPr>
                  <w:rFonts w:ascii="Calibri" w:eastAsia="Times New Roman" w:hAnsi="Calibri" w:cs="Calibri"/>
                  <w:color w:val="000000"/>
                  <w:lang w:val="en-US"/>
                </w:rPr>
                <w:delText>68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CB83FE9" w14:textId="0EB915B4" w:rsidR="00BE005B" w:rsidRPr="00261DDE" w:rsidDel="008179DB" w:rsidRDefault="00BE005B" w:rsidP="00BE005B">
            <w:pPr>
              <w:spacing w:line="240" w:lineRule="auto"/>
              <w:jc w:val="right"/>
              <w:rPr>
                <w:del w:id="1697" w:author="Christian Michelsen" w:date="2021-11-16T16:19:00Z"/>
                <w:rFonts w:ascii="Times New Roman" w:eastAsia="Times New Roman" w:hAnsi="Times New Roman" w:cs="Times New Roman"/>
                <w:sz w:val="24"/>
                <w:szCs w:val="24"/>
                <w:lang w:val="en-US"/>
              </w:rPr>
            </w:pPr>
            <w:del w:id="1698"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3A23A5B1" w14:textId="6D82470C" w:rsidR="00BE005B" w:rsidRPr="00261DDE" w:rsidDel="008179DB" w:rsidRDefault="00BE005B" w:rsidP="00BE005B">
            <w:pPr>
              <w:spacing w:line="240" w:lineRule="auto"/>
              <w:jc w:val="center"/>
              <w:rPr>
                <w:del w:id="1699" w:author="Christian Michelsen" w:date="2021-11-16T16:19:00Z"/>
                <w:rFonts w:ascii="Calibri" w:eastAsia="Times New Roman" w:hAnsi="Calibri" w:cs="Calibri"/>
                <w:color w:val="000000"/>
                <w:lang w:val="en-US"/>
              </w:rPr>
            </w:pPr>
          </w:p>
        </w:tc>
      </w:tr>
      <w:tr w:rsidR="00261DDE" w:rsidRPr="00261DDE" w:rsidDel="008179DB" w14:paraId="5426133D" w14:textId="02039B40" w:rsidTr="00261DDE">
        <w:trPr>
          <w:trHeight w:val="287"/>
          <w:tblCellSpacing w:w="0" w:type="dxa"/>
          <w:del w:id="1700" w:author="Christian Michelsen" w:date="2021-11-16T16:19:00Z"/>
        </w:trPr>
        <w:tc>
          <w:tcPr>
            <w:tcW w:w="8504" w:type="dxa"/>
            <w:gridSpan w:val="10"/>
            <w:tcBorders>
              <w:top w:val="outset" w:sz="6" w:space="0" w:color="D0D7E5"/>
              <w:left w:val="outset" w:sz="6" w:space="0" w:color="D0D7E5"/>
              <w:bottom w:val="single" w:sz="4" w:space="0" w:color="auto"/>
              <w:right w:val="outset" w:sz="6" w:space="0" w:color="D0D7E5"/>
            </w:tcBorders>
            <w:shd w:val="clear" w:color="auto" w:fill="FFFFFF"/>
          </w:tcPr>
          <w:p w14:paraId="45F14663" w14:textId="306A8E5B" w:rsidR="00261DDE" w:rsidRPr="00261DDE" w:rsidDel="008179DB" w:rsidRDefault="00261DDE" w:rsidP="00261DDE">
            <w:pPr>
              <w:spacing w:line="240" w:lineRule="auto"/>
              <w:rPr>
                <w:del w:id="1701" w:author="Christian Michelsen" w:date="2021-11-16T16:19:00Z"/>
                <w:rFonts w:ascii="Calibri" w:eastAsia="Times New Roman" w:hAnsi="Calibri" w:cs="Calibri"/>
                <w:color w:val="000000"/>
                <w:lang w:val="en-US"/>
              </w:rPr>
            </w:pPr>
            <w:del w:id="1702" w:author="Christian Michelsen" w:date="2021-11-16T16:19:00Z">
              <w:r w:rsidDel="008179DB">
                <w:rPr>
                  <w:rFonts w:ascii="Calibri" w:eastAsia="Times New Roman" w:hAnsi="Calibri" w:cs="Calibri"/>
                  <w:color w:val="000000"/>
                  <w:lang w:val="en-US"/>
                </w:rPr>
                <w:delText>PPF 25</w:delText>
              </w:r>
            </w:del>
          </w:p>
        </w:tc>
        <w:tc>
          <w:tcPr>
            <w:tcW w:w="1711" w:type="dxa"/>
            <w:tcBorders>
              <w:top w:val="outset" w:sz="6" w:space="0" w:color="D0D7E5"/>
              <w:left w:val="outset" w:sz="6" w:space="0" w:color="D0D7E5"/>
              <w:bottom w:val="single" w:sz="4" w:space="0" w:color="auto"/>
              <w:right w:val="outset" w:sz="6" w:space="0" w:color="D0D7E5"/>
            </w:tcBorders>
            <w:shd w:val="clear" w:color="auto" w:fill="FFFFFF"/>
          </w:tcPr>
          <w:p w14:paraId="62AFC0C6" w14:textId="02E40E42" w:rsidR="00261DDE" w:rsidDel="008179DB" w:rsidRDefault="00261DDE" w:rsidP="00261DDE">
            <w:pPr>
              <w:spacing w:line="240" w:lineRule="auto"/>
              <w:rPr>
                <w:del w:id="1703" w:author="Christian Michelsen" w:date="2021-11-16T16:19:00Z"/>
                <w:rFonts w:ascii="Calibri" w:eastAsia="Times New Roman" w:hAnsi="Calibri" w:cs="Calibri"/>
                <w:color w:val="000000"/>
                <w:lang w:val="en-US"/>
              </w:rPr>
            </w:pPr>
          </w:p>
        </w:tc>
      </w:tr>
      <w:tr w:rsidR="00BE005B" w:rsidRPr="00261DDE" w:rsidDel="008179DB" w14:paraId="5971FAFC" w14:textId="1B48BA72" w:rsidTr="000A0E75">
        <w:trPr>
          <w:trHeight w:val="287"/>
          <w:tblCellSpacing w:w="0" w:type="dxa"/>
          <w:del w:id="1704"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B01E6D6" w14:textId="227BF485" w:rsidR="00BE005B" w:rsidRPr="00261DDE" w:rsidDel="008179DB" w:rsidRDefault="00BE005B" w:rsidP="00BE005B">
            <w:pPr>
              <w:spacing w:line="240" w:lineRule="auto"/>
              <w:rPr>
                <w:del w:id="1705" w:author="Christian Michelsen" w:date="2021-11-16T16:19:00Z"/>
                <w:rFonts w:ascii="Times New Roman" w:eastAsia="Times New Roman" w:hAnsi="Times New Roman" w:cs="Times New Roman"/>
                <w:sz w:val="24"/>
                <w:szCs w:val="24"/>
                <w:lang w:val="en-US"/>
              </w:rPr>
            </w:pPr>
            <w:del w:id="1706" w:author="Christian Michelsen" w:date="2021-11-16T15:08:00Z">
              <w:r w:rsidRPr="0030433B" w:rsidDel="00FD3F9F">
                <w:rPr>
                  <w:color w:val="000000"/>
                  <w:sz w:val="18"/>
                  <w:szCs w:val="18"/>
                </w:rPr>
                <w:delText>ML</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301A1D1" w14:textId="757E3392" w:rsidR="00BE005B" w:rsidRPr="00261DDE" w:rsidDel="008179DB" w:rsidRDefault="00BE005B" w:rsidP="00BE005B">
            <w:pPr>
              <w:spacing w:line="240" w:lineRule="auto"/>
              <w:jc w:val="right"/>
              <w:rPr>
                <w:del w:id="1707" w:author="Christian Michelsen" w:date="2021-11-16T16:19:00Z"/>
                <w:rFonts w:ascii="Times New Roman" w:eastAsia="Times New Roman" w:hAnsi="Times New Roman" w:cs="Times New Roman"/>
                <w:sz w:val="24"/>
                <w:szCs w:val="24"/>
                <w:lang w:val="en-US"/>
              </w:rPr>
            </w:pPr>
            <w:del w:id="1708" w:author="Christian Michelsen" w:date="2021-11-16T16:19:00Z">
              <w:r w:rsidRPr="00261DDE" w:rsidDel="008179DB">
                <w:rPr>
                  <w:rFonts w:ascii="Calibri" w:eastAsia="Times New Roman" w:hAnsi="Calibri" w:cs="Calibri"/>
                  <w:color w:val="000000"/>
                  <w:lang w:val="en-US"/>
                </w:rPr>
                <w:delText>140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A9B55B" w14:textId="1D88BCD3" w:rsidR="00BE005B" w:rsidRPr="00261DDE" w:rsidDel="008179DB" w:rsidRDefault="00BE005B" w:rsidP="00BE005B">
            <w:pPr>
              <w:spacing w:line="240" w:lineRule="auto"/>
              <w:jc w:val="right"/>
              <w:rPr>
                <w:del w:id="1709" w:author="Christian Michelsen" w:date="2021-11-16T16:19:00Z"/>
                <w:rFonts w:ascii="Times New Roman" w:eastAsia="Times New Roman" w:hAnsi="Times New Roman" w:cs="Times New Roman"/>
                <w:sz w:val="24"/>
                <w:szCs w:val="24"/>
                <w:lang w:val="en-US"/>
              </w:rPr>
            </w:pPr>
            <w:del w:id="1710" w:author="Christian Michelsen" w:date="2021-11-16T16:19:00Z">
              <w:r w:rsidRPr="00261DDE" w:rsidDel="008179DB">
                <w:rPr>
                  <w:rFonts w:ascii="Calibri" w:eastAsia="Times New Roman" w:hAnsi="Calibri" w:cs="Calibri"/>
                  <w:color w:val="000000"/>
                  <w:lang w:val="en-US"/>
                </w:rPr>
                <w:delText>838</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99F2325" w14:textId="7A78905E" w:rsidR="00BE005B" w:rsidRPr="00261DDE" w:rsidDel="008179DB" w:rsidRDefault="00BE005B" w:rsidP="00BE005B">
            <w:pPr>
              <w:spacing w:line="240" w:lineRule="auto"/>
              <w:jc w:val="right"/>
              <w:rPr>
                <w:del w:id="1711" w:author="Christian Michelsen" w:date="2021-11-16T16:19:00Z"/>
                <w:rFonts w:ascii="Times New Roman" w:eastAsia="Times New Roman" w:hAnsi="Times New Roman" w:cs="Times New Roman"/>
                <w:sz w:val="24"/>
                <w:szCs w:val="24"/>
                <w:lang w:val="en-US"/>
              </w:rPr>
            </w:pPr>
            <w:del w:id="1712" w:author="Christian Michelsen" w:date="2021-11-16T16:19:00Z">
              <w:r w:rsidRPr="00261DDE" w:rsidDel="008179DB">
                <w:rPr>
                  <w:rFonts w:ascii="Calibri" w:eastAsia="Times New Roman" w:hAnsi="Calibri" w:cs="Calibri"/>
                  <w:color w:val="000000"/>
                  <w:lang w:val="en-US"/>
                </w:rPr>
                <w:delText>89</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69144065" w14:textId="10BBE413" w:rsidR="00BE005B" w:rsidRPr="00261DDE" w:rsidDel="008179DB" w:rsidRDefault="00BE005B" w:rsidP="00BE005B">
            <w:pPr>
              <w:spacing w:line="240" w:lineRule="auto"/>
              <w:jc w:val="right"/>
              <w:rPr>
                <w:del w:id="1713" w:author="Christian Michelsen" w:date="2021-11-16T16:19:00Z"/>
                <w:rFonts w:ascii="Times New Roman" w:eastAsia="Times New Roman" w:hAnsi="Times New Roman" w:cs="Times New Roman"/>
                <w:sz w:val="24"/>
                <w:szCs w:val="24"/>
                <w:lang w:val="en-US"/>
              </w:rPr>
            </w:pPr>
            <w:del w:id="1714" w:author="Christian Michelsen" w:date="2021-11-16T16:19:00Z">
              <w:r w:rsidRPr="00261DDE" w:rsidDel="008179DB">
                <w:rPr>
                  <w:rFonts w:ascii="Calibri" w:eastAsia="Times New Roman" w:hAnsi="Calibri" w:cs="Calibri"/>
                  <w:color w:val="000000"/>
                  <w:lang w:val="en-US"/>
                </w:rPr>
                <w:delText>2846</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8F74991" w14:textId="5075E240" w:rsidR="00BE005B" w:rsidRPr="00261DDE" w:rsidDel="008179DB" w:rsidRDefault="00BE005B" w:rsidP="00BE005B">
            <w:pPr>
              <w:spacing w:line="240" w:lineRule="auto"/>
              <w:jc w:val="right"/>
              <w:rPr>
                <w:del w:id="1715" w:author="Christian Michelsen" w:date="2021-11-16T16:19:00Z"/>
                <w:rFonts w:ascii="Times New Roman" w:eastAsia="Times New Roman" w:hAnsi="Times New Roman" w:cs="Times New Roman"/>
                <w:sz w:val="24"/>
                <w:szCs w:val="24"/>
                <w:lang w:val="en-US"/>
              </w:rPr>
            </w:pPr>
            <w:del w:id="1716" w:author="Christian Michelsen" w:date="2021-11-16T16:19:00Z">
              <w:r w:rsidRPr="00261DDE" w:rsidDel="008179DB">
                <w:rPr>
                  <w:rFonts w:ascii="Calibri" w:eastAsia="Times New Roman" w:hAnsi="Calibri" w:cs="Calibri"/>
                  <w:color w:val="000000"/>
                  <w:lang w:val="en-US"/>
                </w:rPr>
                <w:delText>61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1CE2893" w14:textId="39983598" w:rsidR="00BE005B" w:rsidRPr="00261DDE" w:rsidDel="008179DB" w:rsidRDefault="00BE005B" w:rsidP="00BE005B">
            <w:pPr>
              <w:spacing w:line="240" w:lineRule="auto"/>
              <w:jc w:val="right"/>
              <w:rPr>
                <w:del w:id="1717" w:author="Christian Michelsen" w:date="2021-11-16T16:19:00Z"/>
                <w:rFonts w:ascii="Times New Roman" w:eastAsia="Times New Roman" w:hAnsi="Times New Roman" w:cs="Times New Roman"/>
                <w:sz w:val="24"/>
                <w:szCs w:val="24"/>
                <w:lang w:val="en-US"/>
              </w:rPr>
            </w:pPr>
            <w:del w:id="1718"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1D9D416" w14:textId="1C2FCF4C" w:rsidR="00BE005B" w:rsidRPr="00261DDE" w:rsidDel="008179DB" w:rsidRDefault="00BE005B" w:rsidP="00BE005B">
            <w:pPr>
              <w:spacing w:line="240" w:lineRule="auto"/>
              <w:jc w:val="right"/>
              <w:rPr>
                <w:del w:id="1719" w:author="Christian Michelsen" w:date="2021-11-16T16:19:00Z"/>
                <w:rFonts w:ascii="Times New Roman" w:eastAsia="Times New Roman" w:hAnsi="Times New Roman" w:cs="Times New Roman"/>
                <w:sz w:val="24"/>
                <w:szCs w:val="24"/>
                <w:lang w:val="en-US"/>
              </w:rPr>
            </w:pPr>
            <w:del w:id="1720" w:author="Christian Michelsen" w:date="2021-11-16T16:19:00Z">
              <w:r w:rsidRPr="00261DDE" w:rsidDel="008179DB">
                <w:rPr>
                  <w:rFonts w:ascii="Calibri" w:eastAsia="Times New Roman" w:hAnsi="Calibri" w:cs="Calibri"/>
                  <w:color w:val="000000"/>
                  <w:lang w:val="en-US"/>
                </w:rPr>
                <w:delText>20</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CAA1872" w14:textId="771E76E9" w:rsidR="00BE005B" w:rsidRPr="00261DDE" w:rsidDel="008179DB" w:rsidRDefault="00BE005B" w:rsidP="00BE005B">
            <w:pPr>
              <w:spacing w:line="240" w:lineRule="auto"/>
              <w:jc w:val="right"/>
              <w:rPr>
                <w:del w:id="1721" w:author="Christian Michelsen" w:date="2021-11-16T16:19:00Z"/>
                <w:rFonts w:ascii="Times New Roman" w:eastAsia="Times New Roman" w:hAnsi="Times New Roman" w:cs="Times New Roman"/>
                <w:sz w:val="24"/>
                <w:szCs w:val="24"/>
                <w:lang w:val="en-US"/>
              </w:rPr>
            </w:pPr>
            <w:del w:id="1722" w:author="Christian Michelsen" w:date="2021-11-16T16:19:00Z">
              <w:r w:rsidRPr="00261DDE" w:rsidDel="008179DB">
                <w:rPr>
                  <w:rFonts w:ascii="Calibri" w:eastAsia="Times New Roman" w:hAnsi="Calibri" w:cs="Calibri"/>
                  <w:color w:val="000000"/>
                  <w:lang w:val="en-US"/>
                </w:rPr>
                <w:delText>75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0478C00F" w14:textId="030899F1" w:rsidR="00BE005B" w:rsidRPr="00261DDE" w:rsidDel="008179DB" w:rsidRDefault="00BE005B" w:rsidP="00BE005B">
            <w:pPr>
              <w:spacing w:line="240" w:lineRule="auto"/>
              <w:jc w:val="right"/>
              <w:rPr>
                <w:del w:id="1723" w:author="Christian Michelsen" w:date="2021-11-16T16:19:00Z"/>
                <w:rFonts w:ascii="Times New Roman" w:eastAsia="Times New Roman" w:hAnsi="Times New Roman" w:cs="Times New Roman"/>
                <w:sz w:val="24"/>
                <w:szCs w:val="24"/>
                <w:lang w:val="en-US"/>
              </w:rPr>
            </w:pPr>
            <w:del w:id="1724"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.1</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91225F7" w14:textId="7C065DC8" w:rsidR="00BE005B" w:rsidRPr="00261DDE" w:rsidDel="008179DB" w:rsidRDefault="00BE005B" w:rsidP="00BE005B">
            <w:pPr>
              <w:spacing w:line="240" w:lineRule="auto"/>
              <w:rPr>
                <w:del w:id="1725" w:author="Christian Michelsen" w:date="2021-11-16T16:19:00Z"/>
                <w:rFonts w:ascii="Calibri" w:eastAsia="Times New Roman" w:hAnsi="Calibri" w:cs="Calibri"/>
                <w:color w:val="000000"/>
                <w:lang w:val="en-US"/>
              </w:rPr>
            </w:pPr>
          </w:p>
        </w:tc>
      </w:tr>
      <w:tr w:rsidR="00BE005B" w:rsidRPr="00261DDE" w:rsidDel="008179DB" w14:paraId="0267116D" w14:textId="5786222D" w:rsidTr="00261DDE">
        <w:trPr>
          <w:trHeight w:val="287"/>
          <w:tblCellSpacing w:w="0" w:type="dxa"/>
          <w:del w:id="1726"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4B678E8" w14:textId="4672939A" w:rsidR="00BE005B" w:rsidRPr="00261DDE" w:rsidDel="008179DB" w:rsidRDefault="00BE005B" w:rsidP="00BE005B">
            <w:pPr>
              <w:spacing w:line="240" w:lineRule="auto"/>
              <w:rPr>
                <w:del w:id="1727" w:author="Christian Michelsen" w:date="2021-11-16T16:19:00Z"/>
                <w:rFonts w:ascii="Times New Roman" w:eastAsia="Times New Roman" w:hAnsi="Times New Roman" w:cs="Times New Roman"/>
                <w:sz w:val="24"/>
                <w:szCs w:val="24"/>
                <w:lang w:val="en-US"/>
              </w:rPr>
            </w:pPr>
            <w:del w:id="1728" w:author="Christian Michelsen" w:date="2021-11-16T15:08:00Z">
              <w:r w:rsidRPr="0030433B" w:rsidDel="00FD3F9F">
                <w:rPr>
                  <w:color w:val="000000"/>
                  <w:sz w:val="18"/>
                  <w:szCs w:val="18"/>
                </w:rPr>
                <w:delText>LR</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7490A36" w14:textId="5DD74C3A" w:rsidR="00BE005B" w:rsidRPr="00261DDE" w:rsidDel="008179DB" w:rsidRDefault="00BE005B" w:rsidP="00BE005B">
            <w:pPr>
              <w:spacing w:line="240" w:lineRule="auto"/>
              <w:jc w:val="right"/>
              <w:rPr>
                <w:del w:id="1729" w:author="Christian Michelsen" w:date="2021-11-16T16:19:00Z"/>
                <w:rFonts w:ascii="Times New Roman" w:eastAsia="Times New Roman" w:hAnsi="Times New Roman" w:cs="Times New Roman"/>
                <w:sz w:val="24"/>
                <w:szCs w:val="24"/>
                <w:lang w:val="en-US"/>
              </w:rPr>
            </w:pPr>
            <w:del w:id="1730" w:author="Christian Michelsen" w:date="2021-11-16T16:19:00Z">
              <w:r w:rsidRPr="00261DDE" w:rsidDel="008179DB">
                <w:rPr>
                  <w:rFonts w:ascii="Calibri" w:eastAsia="Times New Roman" w:hAnsi="Calibri" w:cs="Calibri"/>
                  <w:color w:val="000000"/>
                  <w:lang w:val="en-US"/>
                </w:rPr>
                <w:delText>136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19A0B7" w14:textId="7CBEE69E" w:rsidR="00BE005B" w:rsidRPr="00261DDE" w:rsidDel="008179DB" w:rsidRDefault="00BE005B" w:rsidP="00BE005B">
            <w:pPr>
              <w:spacing w:line="240" w:lineRule="auto"/>
              <w:jc w:val="right"/>
              <w:rPr>
                <w:del w:id="1731" w:author="Christian Michelsen" w:date="2021-11-16T16:19:00Z"/>
                <w:rFonts w:ascii="Times New Roman" w:eastAsia="Times New Roman" w:hAnsi="Times New Roman" w:cs="Times New Roman"/>
                <w:sz w:val="24"/>
                <w:szCs w:val="24"/>
                <w:lang w:val="en-US"/>
              </w:rPr>
            </w:pPr>
            <w:del w:id="1732" w:author="Christian Michelsen" w:date="2021-11-16T16:19:00Z">
              <w:r w:rsidRPr="00261DDE" w:rsidDel="008179DB">
                <w:rPr>
                  <w:rFonts w:ascii="Calibri" w:eastAsia="Times New Roman" w:hAnsi="Calibri" w:cs="Calibri"/>
                  <w:color w:val="000000"/>
                  <w:lang w:val="en-US"/>
                </w:rPr>
                <w:delText>842</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0A378A4A" w14:textId="66C97E30" w:rsidR="00BE005B" w:rsidRPr="00261DDE" w:rsidDel="008179DB" w:rsidRDefault="00BE005B" w:rsidP="00BE005B">
            <w:pPr>
              <w:spacing w:line="240" w:lineRule="auto"/>
              <w:jc w:val="right"/>
              <w:rPr>
                <w:del w:id="1733" w:author="Christian Michelsen" w:date="2021-11-16T16:19:00Z"/>
                <w:rFonts w:ascii="Times New Roman" w:eastAsia="Times New Roman" w:hAnsi="Times New Roman" w:cs="Times New Roman"/>
                <w:sz w:val="24"/>
                <w:szCs w:val="24"/>
                <w:lang w:val="en-US"/>
              </w:rPr>
            </w:pPr>
            <w:del w:id="1734" w:author="Christian Michelsen" w:date="2021-11-16T16:19:00Z">
              <w:r w:rsidRPr="00261DDE" w:rsidDel="008179DB">
                <w:rPr>
                  <w:rFonts w:ascii="Calibri" w:eastAsia="Times New Roman" w:hAnsi="Calibri" w:cs="Calibri"/>
                  <w:color w:val="000000"/>
                  <w:lang w:val="en-US"/>
                </w:rPr>
                <w:delText>93</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FC0EB76" w14:textId="65FBA2C7" w:rsidR="00BE005B" w:rsidRPr="00261DDE" w:rsidDel="008179DB" w:rsidRDefault="00BE005B" w:rsidP="00BE005B">
            <w:pPr>
              <w:spacing w:line="240" w:lineRule="auto"/>
              <w:jc w:val="right"/>
              <w:rPr>
                <w:del w:id="1735" w:author="Christian Michelsen" w:date="2021-11-16T16:19:00Z"/>
                <w:rFonts w:ascii="Times New Roman" w:eastAsia="Times New Roman" w:hAnsi="Times New Roman" w:cs="Times New Roman"/>
                <w:sz w:val="24"/>
                <w:szCs w:val="24"/>
                <w:lang w:val="en-US"/>
              </w:rPr>
            </w:pPr>
            <w:del w:id="1736" w:author="Christian Michelsen" w:date="2021-11-16T16:19:00Z">
              <w:r w:rsidRPr="00261DDE" w:rsidDel="008179DB">
                <w:rPr>
                  <w:rFonts w:ascii="Calibri" w:eastAsia="Times New Roman" w:hAnsi="Calibri" w:cs="Calibri"/>
                  <w:color w:val="000000"/>
                  <w:lang w:val="en-US"/>
                </w:rPr>
                <w:delText>2842</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7715D8A5" w14:textId="1D9AD812" w:rsidR="00BE005B" w:rsidRPr="00261DDE" w:rsidDel="008179DB" w:rsidRDefault="00BE005B" w:rsidP="00BE005B">
            <w:pPr>
              <w:spacing w:line="240" w:lineRule="auto"/>
              <w:jc w:val="right"/>
              <w:rPr>
                <w:del w:id="1737" w:author="Christian Michelsen" w:date="2021-11-16T16:19:00Z"/>
                <w:rFonts w:ascii="Times New Roman" w:eastAsia="Times New Roman" w:hAnsi="Times New Roman" w:cs="Times New Roman"/>
                <w:sz w:val="24"/>
                <w:szCs w:val="24"/>
                <w:lang w:val="en-US"/>
              </w:rPr>
            </w:pPr>
            <w:del w:id="1738" w:author="Christian Michelsen" w:date="2021-11-16T16:19:00Z">
              <w:r w:rsidRPr="00261DDE" w:rsidDel="008179DB">
                <w:rPr>
                  <w:rFonts w:ascii="Calibri" w:eastAsia="Times New Roman" w:hAnsi="Calibri" w:cs="Calibri"/>
                  <w:color w:val="000000"/>
                  <w:lang w:val="en-US"/>
                </w:rPr>
                <w:delText>59</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25166C" w14:textId="2C33DDE3" w:rsidR="00BE005B" w:rsidRPr="00261DDE" w:rsidDel="008179DB" w:rsidRDefault="00BE005B" w:rsidP="00BE005B">
            <w:pPr>
              <w:spacing w:line="240" w:lineRule="auto"/>
              <w:jc w:val="right"/>
              <w:rPr>
                <w:del w:id="1739" w:author="Christian Michelsen" w:date="2021-11-16T16:19:00Z"/>
                <w:rFonts w:ascii="Times New Roman" w:eastAsia="Times New Roman" w:hAnsi="Times New Roman" w:cs="Times New Roman"/>
                <w:sz w:val="24"/>
                <w:szCs w:val="24"/>
                <w:lang w:val="en-US"/>
              </w:rPr>
            </w:pPr>
            <w:del w:id="1740"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8D9D31" w14:textId="09BD92E0" w:rsidR="00BE005B" w:rsidRPr="00261DDE" w:rsidDel="008179DB" w:rsidRDefault="00BE005B" w:rsidP="00BE005B">
            <w:pPr>
              <w:spacing w:line="240" w:lineRule="auto"/>
              <w:jc w:val="right"/>
              <w:rPr>
                <w:del w:id="1741" w:author="Christian Michelsen" w:date="2021-11-16T16:19:00Z"/>
                <w:rFonts w:ascii="Times New Roman" w:eastAsia="Times New Roman" w:hAnsi="Times New Roman" w:cs="Times New Roman"/>
                <w:sz w:val="24"/>
                <w:szCs w:val="24"/>
                <w:lang w:val="en-US"/>
              </w:rPr>
            </w:pPr>
            <w:del w:id="1742" w:author="Christian Michelsen" w:date="2021-11-16T16:19:00Z">
              <w:r w:rsidRPr="00261DDE" w:rsidDel="008179DB">
                <w:rPr>
                  <w:rFonts w:ascii="Calibri" w:eastAsia="Times New Roman" w:hAnsi="Calibri" w:cs="Calibri"/>
                  <w:color w:val="000000"/>
                  <w:lang w:val="en-US"/>
                </w:rPr>
                <w:delText>19</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4FD42B94" w14:textId="021E4405" w:rsidR="00BE005B" w:rsidRPr="00261DDE" w:rsidDel="008179DB" w:rsidRDefault="00BE005B" w:rsidP="00BE005B">
            <w:pPr>
              <w:spacing w:line="240" w:lineRule="auto"/>
              <w:jc w:val="right"/>
              <w:rPr>
                <w:del w:id="1743" w:author="Christian Michelsen" w:date="2021-11-16T16:19:00Z"/>
                <w:rFonts w:ascii="Times New Roman" w:eastAsia="Times New Roman" w:hAnsi="Times New Roman" w:cs="Times New Roman"/>
                <w:sz w:val="24"/>
                <w:szCs w:val="24"/>
                <w:lang w:val="en-US"/>
              </w:rPr>
            </w:pPr>
            <w:del w:id="1744"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1998B13F" w14:textId="23C69BA3" w:rsidR="00BE005B" w:rsidRPr="00261DDE" w:rsidDel="008179DB" w:rsidRDefault="00BE005B" w:rsidP="00BE005B">
            <w:pPr>
              <w:spacing w:line="240" w:lineRule="auto"/>
              <w:jc w:val="right"/>
              <w:rPr>
                <w:del w:id="1745" w:author="Christian Michelsen" w:date="2021-11-16T16:19:00Z"/>
                <w:rFonts w:ascii="Times New Roman" w:eastAsia="Times New Roman" w:hAnsi="Times New Roman" w:cs="Times New Roman"/>
                <w:sz w:val="24"/>
                <w:szCs w:val="24"/>
                <w:lang w:val="en-US"/>
              </w:rPr>
            </w:pPr>
            <w:del w:id="1746"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.7</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59D862E" w14:textId="154D74CA" w:rsidR="00BE005B" w:rsidRPr="00261DDE" w:rsidDel="008179DB" w:rsidRDefault="00BE005B" w:rsidP="00BE005B">
            <w:pPr>
              <w:spacing w:line="240" w:lineRule="auto"/>
              <w:rPr>
                <w:del w:id="1747" w:author="Christian Michelsen" w:date="2021-11-16T16:19:00Z"/>
                <w:rFonts w:ascii="Calibri" w:eastAsia="Times New Roman" w:hAnsi="Calibri" w:cs="Calibri"/>
                <w:color w:val="000000"/>
                <w:lang w:val="en-US"/>
              </w:rPr>
            </w:pPr>
          </w:p>
        </w:tc>
      </w:tr>
      <w:tr w:rsidR="00BE005B" w:rsidRPr="00261DDE" w:rsidDel="008179DB" w14:paraId="366CC710" w14:textId="43C93D39" w:rsidTr="00261DDE">
        <w:trPr>
          <w:trHeight w:val="287"/>
          <w:tblCellSpacing w:w="0" w:type="dxa"/>
          <w:del w:id="1748"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471426A3" w14:textId="7B1AFFD8" w:rsidR="00BE005B" w:rsidRPr="00261DDE" w:rsidDel="008179DB" w:rsidRDefault="00BE005B" w:rsidP="00BE005B">
            <w:pPr>
              <w:spacing w:line="240" w:lineRule="auto"/>
              <w:rPr>
                <w:del w:id="1749" w:author="Christian Michelsen" w:date="2021-11-16T16:19:00Z"/>
                <w:rFonts w:ascii="Times New Roman" w:eastAsia="Times New Roman" w:hAnsi="Times New Roman" w:cs="Times New Roman"/>
                <w:sz w:val="24"/>
                <w:szCs w:val="24"/>
                <w:lang w:val="en-US"/>
              </w:rPr>
            </w:pPr>
            <w:del w:id="1750" w:author="Christian Michelsen" w:date="2021-11-16T15:09:00Z">
              <w:r w:rsidRPr="0030433B" w:rsidDel="008C79F2">
                <w:rPr>
                  <w:color w:val="000000"/>
                  <w:sz w:val="18"/>
                  <w:szCs w:val="18"/>
                </w:rPr>
                <w:delText>ML</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B1B2337" w14:textId="0A8A1D96" w:rsidR="00BE005B" w:rsidRPr="00261DDE" w:rsidDel="008179DB" w:rsidRDefault="00BE005B" w:rsidP="00BE005B">
            <w:pPr>
              <w:spacing w:line="240" w:lineRule="auto"/>
              <w:jc w:val="right"/>
              <w:rPr>
                <w:del w:id="1751" w:author="Christian Michelsen" w:date="2021-11-16T16:19:00Z"/>
                <w:rFonts w:ascii="Times New Roman" w:eastAsia="Times New Roman" w:hAnsi="Times New Roman" w:cs="Times New Roman"/>
                <w:sz w:val="24"/>
                <w:szCs w:val="24"/>
                <w:lang w:val="en-US"/>
              </w:rPr>
            </w:pPr>
            <w:del w:id="1752" w:author="Christian Michelsen" w:date="2021-11-16T16:19:00Z">
              <w:r w:rsidRPr="00261DDE" w:rsidDel="008179DB">
                <w:rPr>
                  <w:rFonts w:ascii="Calibri" w:eastAsia="Times New Roman" w:hAnsi="Calibri" w:cs="Calibri"/>
                  <w:color w:val="000000"/>
                  <w:lang w:val="en-US"/>
                </w:rPr>
                <w:delText>134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22EA52" w14:textId="0EB24E97" w:rsidR="00BE005B" w:rsidRPr="00261DDE" w:rsidDel="008179DB" w:rsidRDefault="00BE005B" w:rsidP="00BE005B">
            <w:pPr>
              <w:spacing w:line="240" w:lineRule="auto"/>
              <w:jc w:val="right"/>
              <w:rPr>
                <w:del w:id="1753" w:author="Christian Michelsen" w:date="2021-11-16T16:19:00Z"/>
                <w:rFonts w:ascii="Times New Roman" w:eastAsia="Times New Roman" w:hAnsi="Times New Roman" w:cs="Times New Roman"/>
                <w:sz w:val="24"/>
                <w:szCs w:val="24"/>
                <w:lang w:val="en-US"/>
              </w:rPr>
            </w:pPr>
            <w:del w:id="1754" w:author="Christian Michelsen" w:date="2021-11-16T16:19:00Z">
              <w:r w:rsidRPr="00261DDE" w:rsidDel="008179DB">
                <w:rPr>
                  <w:rFonts w:ascii="Calibri" w:eastAsia="Times New Roman" w:hAnsi="Calibri" w:cs="Calibri"/>
                  <w:color w:val="000000"/>
                  <w:lang w:val="en-US"/>
                </w:rPr>
                <w:delText>844</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58410A6" w14:textId="169FFDAC" w:rsidR="00BE005B" w:rsidRPr="00261DDE" w:rsidDel="008179DB" w:rsidRDefault="00BE005B" w:rsidP="00BE005B">
            <w:pPr>
              <w:spacing w:line="240" w:lineRule="auto"/>
              <w:jc w:val="right"/>
              <w:rPr>
                <w:del w:id="1755" w:author="Christian Michelsen" w:date="2021-11-16T16:19:00Z"/>
                <w:rFonts w:ascii="Times New Roman" w:eastAsia="Times New Roman" w:hAnsi="Times New Roman" w:cs="Times New Roman"/>
                <w:sz w:val="24"/>
                <w:szCs w:val="24"/>
                <w:lang w:val="en-US"/>
              </w:rPr>
            </w:pPr>
            <w:del w:id="1756" w:author="Christian Michelsen" w:date="2021-11-16T16:19:00Z">
              <w:r w:rsidRPr="00261DDE" w:rsidDel="008179DB">
                <w:rPr>
                  <w:rFonts w:ascii="Calibri" w:eastAsia="Times New Roman" w:hAnsi="Calibri" w:cs="Calibri"/>
                  <w:color w:val="000000"/>
                  <w:lang w:val="en-US"/>
                </w:rPr>
                <w:delText>95</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467F875F" w14:textId="5448B4DD" w:rsidR="00BE005B" w:rsidRPr="00261DDE" w:rsidDel="008179DB" w:rsidRDefault="00BE005B" w:rsidP="00BE005B">
            <w:pPr>
              <w:spacing w:line="240" w:lineRule="auto"/>
              <w:jc w:val="right"/>
              <w:rPr>
                <w:del w:id="1757" w:author="Christian Michelsen" w:date="2021-11-16T16:19:00Z"/>
                <w:rFonts w:ascii="Times New Roman" w:eastAsia="Times New Roman" w:hAnsi="Times New Roman" w:cs="Times New Roman"/>
                <w:sz w:val="24"/>
                <w:szCs w:val="24"/>
                <w:lang w:val="en-US"/>
              </w:rPr>
            </w:pPr>
            <w:del w:id="1758" w:author="Christian Michelsen" w:date="2021-11-16T16:19:00Z">
              <w:r w:rsidRPr="00261DDE" w:rsidDel="008179DB">
                <w:rPr>
                  <w:rFonts w:ascii="Calibri" w:eastAsia="Times New Roman" w:hAnsi="Calibri" w:cs="Calibri"/>
                  <w:color w:val="000000"/>
                  <w:lang w:val="en-US"/>
                </w:rPr>
                <w:delText>2840</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57923E6" w14:textId="5F40003A" w:rsidR="00BE005B" w:rsidRPr="00261DDE" w:rsidDel="008179DB" w:rsidRDefault="00BE005B" w:rsidP="00BE005B">
            <w:pPr>
              <w:spacing w:line="240" w:lineRule="auto"/>
              <w:jc w:val="right"/>
              <w:rPr>
                <w:del w:id="1759" w:author="Christian Michelsen" w:date="2021-11-16T16:19:00Z"/>
                <w:rFonts w:ascii="Times New Roman" w:eastAsia="Times New Roman" w:hAnsi="Times New Roman" w:cs="Times New Roman"/>
                <w:sz w:val="24"/>
                <w:szCs w:val="24"/>
                <w:lang w:val="en-US"/>
              </w:rPr>
            </w:pPr>
            <w:del w:id="1760" w:author="Christian Michelsen" w:date="2021-11-16T16:19:00Z">
              <w:r w:rsidRPr="00261DDE" w:rsidDel="008179DB">
                <w:rPr>
                  <w:rFonts w:ascii="Calibri" w:eastAsia="Times New Roman" w:hAnsi="Calibri" w:cs="Calibri"/>
                  <w:color w:val="000000"/>
                  <w:lang w:val="en-US"/>
                </w:rPr>
                <w:delText>58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6306F9" w14:textId="05077888" w:rsidR="00BE005B" w:rsidRPr="00261DDE" w:rsidDel="008179DB" w:rsidRDefault="00BE005B" w:rsidP="00BE005B">
            <w:pPr>
              <w:spacing w:line="240" w:lineRule="auto"/>
              <w:jc w:val="right"/>
              <w:rPr>
                <w:del w:id="1761" w:author="Christian Michelsen" w:date="2021-11-16T16:19:00Z"/>
                <w:rFonts w:ascii="Times New Roman" w:eastAsia="Times New Roman" w:hAnsi="Times New Roman" w:cs="Times New Roman"/>
                <w:sz w:val="24"/>
                <w:szCs w:val="24"/>
                <w:lang w:val="en-US"/>
              </w:rPr>
            </w:pPr>
            <w:del w:id="1762"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4059DF" w14:textId="0CD51223" w:rsidR="00BE005B" w:rsidRPr="00261DDE" w:rsidDel="008179DB" w:rsidRDefault="00BE005B" w:rsidP="00BE005B">
            <w:pPr>
              <w:spacing w:line="240" w:lineRule="auto"/>
              <w:jc w:val="right"/>
              <w:rPr>
                <w:del w:id="1763" w:author="Christian Michelsen" w:date="2021-11-16T16:19:00Z"/>
                <w:rFonts w:ascii="Times New Roman" w:eastAsia="Times New Roman" w:hAnsi="Times New Roman" w:cs="Times New Roman"/>
                <w:sz w:val="24"/>
                <w:szCs w:val="24"/>
                <w:lang w:val="en-US"/>
              </w:rPr>
            </w:pPr>
            <w:del w:id="1764" w:author="Christian Michelsen" w:date="2021-11-16T16:19:00Z">
              <w:r w:rsidRPr="00261DDE" w:rsidDel="008179DB">
                <w:rPr>
                  <w:rFonts w:ascii="Calibri" w:eastAsia="Times New Roman" w:hAnsi="Calibri" w:cs="Calibri"/>
                  <w:color w:val="000000"/>
                  <w:lang w:val="en-US"/>
                </w:rPr>
                <w:delText>19</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25C48FE3" w14:textId="3A8E1790" w:rsidR="00BE005B" w:rsidRPr="00261DDE" w:rsidDel="008179DB" w:rsidRDefault="00BE005B" w:rsidP="00BE005B">
            <w:pPr>
              <w:spacing w:line="240" w:lineRule="auto"/>
              <w:jc w:val="right"/>
              <w:rPr>
                <w:del w:id="1765" w:author="Christian Michelsen" w:date="2021-11-16T16:19:00Z"/>
                <w:rFonts w:ascii="Times New Roman" w:eastAsia="Times New Roman" w:hAnsi="Times New Roman" w:cs="Times New Roman"/>
                <w:sz w:val="24"/>
                <w:szCs w:val="24"/>
                <w:lang w:val="en-US"/>
              </w:rPr>
            </w:pPr>
            <w:del w:id="1766"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0D0C312" w14:textId="65B566F6" w:rsidR="00BE005B" w:rsidRPr="00261DDE" w:rsidDel="008179DB" w:rsidRDefault="00BE005B" w:rsidP="00BE005B">
            <w:pPr>
              <w:spacing w:line="240" w:lineRule="auto"/>
              <w:jc w:val="right"/>
              <w:rPr>
                <w:del w:id="1767" w:author="Christian Michelsen" w:date="2021-11-16T16:19:00Z"/>
                <w:rFonts w:ascii="Times New Roman" w:eastAsia="Times New Roman" w:hAnsi="Times New Roman" w:cs="Times New Roman"/>
                <w:sz w:val="24"/>
                <w:szCs w:val="24"/>
                <w:lang w:val="en-US"/>
              </w:rPr>
            </w:pPr>
            <w:del w:id="1768"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FE17A97" w14:textId="7B3BE4E6" w:rsidR="00BE005B" w:rsidRPr="00261DDE" w:rsidDel="008179DB" w:rsidRDefault="00BE005B" w:rsidP="00BE005B">
            <w:pPr>
              <w:spacing w:line="240" w:lineRule="auto"/>
              <w:rPr>
                <w:del w:id="1769" w:author="Christian Michelsen" w:date="2021-11-16T16:19:00Z"/>
                <w:rFonts w:ascii="Calibri" w:eastAsia="Times New Roman" w:hAnsi="Calibri" w:cs="Calibri"/>
                <w:color w:val="000000"/>
                <w:lang w:val="en-US"/>
              </w:rPr>
            </w:pPr>
          </w:p>
        </w:tc>
      </w:tr>
      <w:tr w:rsidR="00BE005B" w:rsidRPr="00261DDE" w:rsidDel="008179DB" w14:paraId="06ABA6EA" w14:textId="63588EAF" w:rsidTr="00261DDE">
        <w:trPr>
          <w:trHeight w:val="270"/>
          <w:tblCellSpacing w:w="0" w:type="dxa"/>
          <w:del w:id="1770"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61D858F" w14:textId="6A33E346" w:rsidR="00BE005B" w:rsidRPr="00261DDE" w:rsidDel="008179DB" w:rsidRDefault="00BE005B" w:rsidP="00BE005B">
            <w:pPr>
              <w:spacing w:line="240" w:lineRule="auto"/>
              <w:rPr>
                <w:del w:id="1771" w:author="Christian Michelsen" w:date="2021-11-16T16:19:00Z"/>
                <w:rFonts w:ascii="Times New Roman" w:eastAsia="Times New Roman" w:hAnsi="Times New Roman" w:cs="Times New Roman"/>
                <w:sz w:val="24"/>
                <w:szCs w:val="24"/>
                <w:lang w:val="en-US"/>
              </w:rPr>
            </w:pPr>
            <w:del w:id="1772" w:author="Christian Michelsen" w:date="2021-11-16T15:10:00Z">
              <w:r w:rsidRPr="0030433B" w:rsidDel="008C79F2">
                <w:rPr>
                  <w:color w:val="000000"/>
                  <w:sz w:val="18"/>
                  <w:szCs w:val="18"/>
                </w:rPr>
                <w:delText>LR</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35998323" w14:textId="7BCF50B2" w:rsidR="00BE005B" w:rsidRPr="00261DDE" w:rsidDel="008179DB" w:rsidRDefault="00BE005B" w:rsidP="00BE005B">
            <w:pPr>
              <w:spacing w:line="240" w:lineRule="auto"/>
              <w:jc w:val="right"/>
              <w:rPr>
                <w:del w:id="1773" w:author="Christian Michelsen" w:date="2021-11-16T16:19:00Z"/>
                <w:rFonts w:ascii="Times New Roman" w:eastAsia="Times New Roman" w:hAnsi="Times New Roman" w:cs="Times New Roman"/>
                <w:sz w:val="24"/>
                <w:szCs w:val="24"/>
                <w:lang w:val="en-US"/>
              </w:rPr>
            </w:pPr>
            <w:del w:id="1774" w:author="Christian Michelsen" w:date="2021-11-16T16:19:00Z">
              <w:r w:rsidRPr="00261DDE" w:rsidDel="008179DB">
                <w:rPr>
                  <w:rFonts w:ascii="Calibri" w:eastAsia="Times New Roman" w:hAnsi="Calibri" w:cs="Calibri"/>
                  <w:color w:val="000000"/>
                  <w:lang w:val="en-US"/>
                </w:rPr>
                <w:delText>125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48946E" w14:textId="4E7FB335" w:rsidR="00BE005B" w:rsidRPr="00261DDE" w:rsidDel="008179DB" w:rsidRDefault="00BE005B" w:rsidP="00BE005B">
            <w:pPr>
              <w:spacing w:line="240" w:lineRule="auto"/>
              <w:jc w:val="right"/>
              <w:rPr>
                <w:del w:id="1775" w:author="Christian Michelsen" w:date="2021-11-16T16:19:00Z"/>
                <w:rFonts w:ascii="Times New Roman" w:eastAsia="Times New Roman" w:hAnsi="Times New Roman" w:cs="Times New Roman"/>
                <w:sz w:val="24"/>
                <w:szCs w:val="24"/>
                <w:lang w:val="en-US"/>
              </w:rPr>
            </w:pPr>
            <w:del w:id="1776" w:author="Christian Michelsen" w:date="2021-11-16T16:19:00Z">
              <w:r w:rsidRPr="00261DDE" w:rsidDel="008179DB">
                <w:rPr>
                  <w:rFonts w:ascii="Calibri" w:eastAsia="Times New Roman" w:hAnsi="Calibri" w:cs="Calibri"/>
                  <w:color w:val="000000"/>
                  <w:lang w:val="en-US"/>
                </w:rPr>
                <w:delText>853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4731B13" w14:textId="7EF10B77" w:rsidR="00BE005B" w:rsidRPr="00261DDE" w:rsidDel="008179DB" w:rsidRDefault="00BE005B" w:rsidP="00BE005B">
            <w:pPr>
              <w:spacing w:line="240" w:lineRule="auto"/>
              <w:jc w:val="right"/>
              <w:rPr>
                <w:del w:id="1777" w:author="Christian Michelsen" w:date="2021-11-16T16:19:00Z"/>
                <w:rFonts w:ascii="Times New Roman" w:eastAsia="Times New Roman" w:hAnsi="Times New Roman" w:cs="Times New Roman"/>
                <w:sz w:val="24"/>
                <w:szCs w:val="24"/>
                <w:lang w:val="en-US"/>
              </w:rPr>
            </w:pPr>
            <w:del w:id="1778" w:author="Christian Michelsen" w:date="2021-11-16T16:19:00Z">
              <w:r w:rsidRPr="00261DDE" w:rsidDel="008179DB">
                <w:rPr>
                  <w:rFonts w:ascii="Calibri" w:eastAsia="Times New Roman" w:hAnsi="Calibri" w:cs="Calibri"/>
                  <w:color w:val="000000"/>
                  <w:lang w:val="en-US"/>
                </w:rPr>
                <w:delText>104</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0EE27CF3" w14:textId="5BDFB435" w:rsidR="00BE005B" w:rsidRPr="00261DDE" w:rsidDel="008179DB" w:rsidRDefault="00BE005B" w:rsidP="00BE005B">
            <w:pPr>
              <w:spacing w:line="240" w:lineRule="auto"/>
              <w:jc w:val="right"/>
              <w:rPr>
                <w:del w:id="1779" w:author="Christian Michelsen" w:date="2021-11-16T16:19:00Z"/>
                <w:rFonts w:ascii="Times New Roman" w:eastAsia="Times New Roman" w:hAnsi="Times New Roman" w:cs="Times New Roman"/>
                <w:sz w:val="24"/>
                <w:szCs w:val="24"/>
                <w:lang w:val="en-US"/>
              </w:rPr>
            </w:pPr>
            <w:del w:id="1780" w:author="Christian Michelsen" w:date="2021-11-16T16:19:00Z">
              <w:r w:rsidRPr="00261DDE" w:rsidDel="008179DB">
                <w:rPr>
                  <w:rFonts w:ascii="Calibri" w:eastAsia="Times New Roman" w:hAnsi="Calibri" w:cs="Calibri"/>
                  <w:color w:val="000000"/>
                  <w:lang w:val="en-US"/>
                </w:rPr>
                <w:delText>2831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21E02FF9" w14:textId="67655ED2" w:rsidR="00BE005B" w:rsidRPr="00261DDE" w:rsidDel="008179DB" w:rsidRDefault="00BE005B" w:rsidP="00BE005B">
            <w:pPr>
              <w:spacing w:line="240" w:lineRule="auto"/>
              <w:jc w:val="right"/>
              <w:rPr>
                <w:del w:id="1781" w:author="Christian Michelsen" w:date="2021-11-16T16:19:00Z"/>
                <w:rFonts w:ascii="Times New Roman" w:eastAsia="Times New Roman" w:hAnsi="Times New Roman" w:cs="Times New Roman"/>
                <w:sz w:val="24"/>
                <w:szCs w:val="24"/>
                <w:lang w:val="en-US"/>
              </w:rPr>
            </w:pPr>
            <w:del w:id="1782" w:author="Christian Michelsen" w:date="2021-11-16T16:19:00Z">
              <w:r w:rsidRPr="00261DDE" w:rsidDel="008179DB">
                <w:rPr>
                  <w:rFonts w:ascii="Calibri" w:eastAsia="Times New Roman" w:hAnsi="Calibri" w:cs="Calibri"/>
                  <w:color w:val="000000"/>
                  <w:lang w:val="en-US"/>
                </w:rPr>
                <w:delText>54</w:delText>
              </w:r>
              <w:r w:rsidDel="008179DB">
                <w:rPr>
                  <w:rFonts w:ascii="Calibri" w:eastAsia="Times New Roman" w:hAnsi="Calibri" w:cs="Calibri"/>
                  <w:color w:val="000000"/>
                  <w:lang w:val="en-US"/>
                </w:rPr>
                <w:delText>.6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9D380D" w14:textId="3468C3FD" w:rsidR="00BE005B" w:rsidRPr="00261DDE" w:rsidDel="008179DB" w:rsidRDefault="00BE005B" w:rsidP="00BE005B">
            <w:pPr>
              <w:spacing w:line="240" w:lineRule="auto"/>
              <w:jc w:val="right"/>
              <w:rPr>
                <w:del w:id="1783" w:author="Christian Michelsen" w:date="2021-11-16T16:19:00Z"/>
                <w:rFonts w:ascii="Times New Roman" w:eastAsia="Times New Roman" w:hAnsi="Times New Roman" w:cs="Times New Roman"/>
                <w:sz w:val="24"/>
                <w:szCs w:val="24"/>
                <w:lang w:val="en-US"/>
              </w:rPr>
            </w:pPr>
            <w:del w:id="1784"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8DFE4" w14:textId="4F7B9C1E" w:rsidR="00BE005B" w:rsidRPr="00261DDE" w:rsidDel="008179DB" w:rsidRDefault="00BE005B" w:rsidP="00BE005B">
            <w:pPr>
              <w:spacing w:line="240" w:lineRule="auto"/>
              <w:jc w:val="right"/>
              <w:rPr>
                <w:del w:id="1785" w:author="Christian Michelsen" w:date="2021-11-16T16:19:00Z"/>
                <w:rFonts w:ascii="Times New Roman" w:eastAsia="Times New Roman" w:hAnsi="Times New Roman" w:cs="Times New Roman"/>
                <w:sz w:val="24"/>
                <w:szCs w:val="24"/>
                <w:lang w:val="en-US"/>
              </w:rPr>
            </w:pPr>
            <w:del w:id="1786"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33E209EB" w14:textId="1849ACAD" w:rsidR="00BE005B" w:rsidRPr="00261DDE" w:rsidDel="008179DB" w:rsidRDefault="00BE005B" w:rsidP="00BE005B">
            <w:pPr>
              <w:spacing w:line="240" w:lineRule="auto"/>
              <w:jc w:val="right"/>
              <w:rPr>
                <w:del w:id="1787" w:author="Christian Michelsen" w:date="2021-11-16T16:19:00Z"/>
                <w:rFonts w:ascii="Times New Roman" w:eastAsia="Times New Roman" w:hAnsi="Times New Roman" w:cs="Times New Roman"/>
                <w:sz w:val="24"/>
                <w:szCs w:val="24"/>
                <w:lang w:val="en-US"/>
              </w:rPr>
            </w:pPr>
            <w:del w:id="1788" w:author="Christian Michelsen" w:date="2021-11-16T16:19:00Z">
              <w:r w:rsidRPr="00261DDE" w:rsidDel="008179DB">
                <w:rPr>
                  <w:rFonts w:ascii="Calibri" w:eastAsia="Times New Roman" w:hAnsi="Calibri" w:cs="Calibri"/>
                  <w:color w:val="000000"/>
                  <w:lang w:val="en-US"/>
                </w:rPr>
                <w:delText>73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1A338EB" w14:textId="1E202146" w:rsidR="00BE005B" w:rsidRPr="00261DDE" w:rsidDel="008179DB" w:rsidRDefault="00BE005B" w:rsidP="00BE005B">
            <w:pPr>
              <w:spacing w:line="240" w:lineRule="auto"/>
              <w:jc w:val="right"/>
              <w:rPr>
                <w:del w:id="1789" w:author="Christian Michelsen" w:date="2021-11-16T16:19:00Z"/>
                <w:rFonts w:ascii="Times New Roman" w:eastAsia="Times New Roman" w:hAnsi="Times New Roman" w:cs="Times New Roman"/>
                <w:sz w:val="24"/>
                <w:szCs w:val="24"/>
                <w:lang w:val="en-US"/>
              </w:rPr>
            </w:pPr>
            <w:del w:id="1790"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0F6B230" w14:textId="51A934B9" w:rsidR="00BE005B" w:rsidRPr="00261DDE" w:rsidDel="008179DB" w:rsidRDefault="00BE005B" w:rsidP="00BE005B">
            <w:pPr>
              <w:spacing w:line="240" w:lineRule="auto"/>
              <w:rPr>
                <w:del w:id="1791" w:author="Christian Michelsen" w:date="2021-11-16T16:19:00Z"/>
                <w:rFonts w:ascii="Calibri" w:eastAsia="Times New Roman" w:hAnsi="Calibri" w:cs="Calibri"/>
                <w:color w:val="000000"/>
                <w:lang w:val="en-US"/>
              </w:rPr>
            </w:pPr>
          </w:p>
        </w:tc>
      </w:tr>
      <w:tr w:rsidR="00BE005B" w:rsidRPr="00261DDE" w:rsidDel="008179DB" w14:paraId="7D53357C" w14:textId="011A5B38" w:rsidTr="000A0E75">
        <w:trPr>
          <w:trHeight w:val="287"/>
          <w:tblCellSpacing w:w="0" w:type="dxa"/>
          <w:del w:id="1792"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022F2598" w14:textId="47D2E884" w:rsidR="00BE005B" w:rsidRPr="00261DDE" w:rsidDel="008179DB" w:rsidRDefault="00BE005B" w:rsidP="00BE005B">
            <w:pPr>
              <w:spacing w:line="240" w:lineRule="auto"/>
              <w:rPr>
                <w:del w:id="1793" w:author="Christian Michelsen" w:date="2021-11-16T16:19:00Z"/>
                <w:rFonts w:ascii="Times New Roman" w:eastAsia="Times New Roman" w:hAnsi="Times New Roman" w:cs="Times New Roman"/>
                <w:sz w:val="24"/>
                <w:szCs w:val="24"/>
                <w:lang w:val="en-US"/>
              </w:rPr>
            </w:pPr>
            <w:del w:id="1794" w:author="Christian Michelsen" w:date="2021-11-16T16:19:00Z">
              <w:r w:rsidRPr="0030433B" w:rsidDel="008179DB">
                <w:rPr>
                  <w:color w:val="000000"/>
                  <w:sz w:val="18"/>
                  <w:szCs w:val="18"/>
                </w:rPr>
                <w:delText>M</w:delText>
              </w:r>
              <w:r w:rsidDel="008179DB">
                <w:rPr>
                  <w:color w:val="000000"/>
                  <w:sz w:val="18"/>
                  <w:szCs w:val="18"/>
                </w:rPr>
                <w:delText>L_</w:delText>
              </w:r>
              <w:r w:rsidRPr="0030433B" w:rsidDel="008179DB">
                <w:rPr>
                  <w:color w:val="000000"/>
                  <w:sz w:val="18"/>
                  <w:szCs w:val="18"/>
                </w:rPr>
                <w:delText>NoAge</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5C1EFBD" w14:textId="7DB25A99" w:rsidR="00BE005B" w:rsidRPr="00261DDE" w:rsidDel="008179DB" w:rsidRDefault="00BE005B" w:rsidP="00BE005B">
            <w:pPr>
              <w:spacing w:line="240" w:lineRule="auto"/>
              <w:jc w:val="right"/>
              <w:rPr>
                <w:del w:id="1795" w:author="Christian Michelsen" w:date="2021-11-16T16:19:00Z"/>
                <w:rFonts w:ascii="Times New Roman" w:eastAsia="Times New Roman" w:hAnsi="Times New Roman" w:cs="Times New Roman"/>
                <w:sz w:val="24"/>
                <w:szCs w:val="24"/>
                <w:lang w:val="en-US"/>
              </w:rPr>
            </w:pPr>
            <w:del w:id="1796" w:author="Christian Michelsen" w:date="2021-11-16T16:19:00Z">
              <w:r w:rsidRPr="00261DDE" w:rsidDel="008179DB">
                <w:rPr>
                  <w:rFonts w:ascii="Calibri" w:eastAsia="Times New Roman" w:hAnsi="Calibri" w:cs="Calibri"/>
                  <w:color w:val="000000"/>
                  <w:lang w:val="en-US"/>
                </w:rPr>
                <w:delText>121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C17165A" w14:textId="5050DA30" w:rsidR="00BE005B" w:rsidRPr="00261DDE" w:rsidDel="008179DB" w:rsidRDefault="00BE005B" w:rsidP="00BE005B">
            <w:pPr>
              <w:spacing w:line="240" w:lineRule="auto"/>
              <w:jc w:val="right"/>
              <w:rPr>
                <w:del w:id="1797" w:author="Christian Michelsen" w:date="2021-11-16T16:19:00Z"/>
                <w:rFonts w:ascii="Times New Roman" w:eastAsia="Times New Roman" w:hAnsi="Times New Roman" w:cs="Times New Roman"/>
                <w:sz w:val="24"/>
                <w:szCs w:val="24"/>
                <w:lang w:val="en-US"/>
              </w:rPr>
            </w:pPr>
            <w:del w:id="1798" w:author="Christian Michelsen" w:date="2021-11-16T16:19:00Z">
              <w:r w:rsidRPr="00261DDE" w:rsidDel="008179DB">
                <w:rPr>
                  <w:rFonts w:ascii="Calibri" w:eastAsia="Times New Roman" w:hAnsi="Calibri" w:cs="Calibri"/>
                  <w:color w:val="000000"/>
                  <w:lang w:val="en-US"/>
                </w:rPr>
                <w:delText>857</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CC172BA" w14:textId="501E4D98" w:rsidR="00BE005B" w:rsidRPr="00261DDE" w:rsidDel="008179DB" w:rsidRDefault="00BE005B" w:rsidP="00BE005B">
            <w:pPr>
              <w:spacing w:line="240" w:lineRule="auto"/>
              <w:jc w:val="right"/>
              <w:rPr>
                <w:del w:id="1799" w:author="Christian Michelsen" w:date="2021-11-16T16:19:00Z"/>
                <w:rFonts w:ascii="Times New Roman" w:eastAsia="Times New Roman" w:hAnsi="Times New Roman" w:cs="Times New Roman"/>
                <w:sz w:val="24"/>
                <w:szCs w:val="24"/>
                <w:lang w:val="en-US"/>
              </w:rPr>
            </w:pPr>
            <w:del w:id="1800" w:author="Christian Michelsen" w:date="2021-11-16T16:19:00Z">
              <w:r w:rsidRPr="00261DDE" w:rsidDel="008179DB">
                <w:rPr>
                  <w:rFonts w:ascii="Calibri" w:eastAsia="Times New Roman" w:hAnsi="Calibri" w:cs="Calibri"/>
                  <w:color w:val="000000"/>
                  <w:lang w:val="en-US"/>
                </w:rPr>
                <w:delText>108</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245B4953" w14:textId="7DBD3E42" w:rsidR="00BE005B" w:rsidRPr="00261DDE" w:rsidDel="008179DB" w:rsidRDefault="00BE005B" w:rsidP="00BE005B">
            <w:pPr>
              <w:spacing w:line="240" w:lineRule="auto"/>
              <w:jc w:val="right"/>
              <w:rPr>
                <w:del w:id="1801" w:author="Christian Michelsen" w:date="2021-11-16T16:19:00Z"/>
                <w:rFonts w:ascii="Times New Roman" w:eastAsia="Times New Roman" w:hAnsi="Times New Roman" w:cs="Times New Roman"/>
                <w:sz w:val="24"/>
                <w:szCs w:val="24"/>
                <w:lang w:val="en-US"/>
              </w:rPr>
            </w:pPr>
            <w:del w:id="1802" w:author="Christian Michelsen" w:date="2021-11-16T16:19:00Z">
              <w:r w:rsidRPr="00261DDE" w:rsidDel="008179DB">
                <w:rPr>
                  <w:rFonts w:ascii="Calibri" w:eastAsia="Times New Roman" w:hAnsi="Calibri" w:cs="Calibri"/>
                  <w:color w:val="000000"/>
                  <w:lang w:val="en-US"/>
                </w:rPr>
                <w:delText>2827</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D18C373" w14:textId="57BBE902" w:rsidR="00BE005B" w:rsidRPr="00261DDE" w:rsidDel="008179DB" w:rsidRDefault="00BE005B" w:rsidP="00BE005B">
            <w:pPr>
              <w:spacing w:line="240" w:lineRule="auto"/>
              <w:jc w:val="right"/>
              <w:rPr>
                <w:del w:id="1803" w:author="Christian Michelsen" w:date="2021-11-16T16:19:00Z"/>
                <w:rFonts w:ascii="Times New Roman" w:eastAsia="Times New Roman" w:hAnsi="Times New Roman" w:cs="Times New Roman"/>
                <w:sz w:val="24"/>
                <w:szCs w:val="24"/>
                <w:lang w:val="en-US"/>
              </w:rPr>
            </w:pPr>
            <w:del w:id="1804" w:author="Christian Michelsen" w:date="2021-11-16T16:19:00Z">
              <w:r w:rsidRPr="00261DDE" w:rsidDel="008179DB">
                <w:rPr>
                  <w:rFonts w:ascii="Calibri" w:eastAsia="Times New Roman" w:hAnsi="Calibri" w:cs="Calibri"/>
                  <w:color w:val="000000"/>
                  <w:lang w:val="en-US"/>
                </w:rPr>
                <w:delText>52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F0BDD" w14:textId="3A4AAA0D" w:rsidR="00BE005B" w:rsidRPr="00261DDE" w:rsidDel="008179DB" w:rsidRDefault="00BE005B" w:rsidP="00BE005B">
            <w:pPr>
              <w:spacing w:line="240" w:lineRule="auto"/>
              <w:jc w:val="right"/>
              <w:rPr>
                <w:del w:id="1805" w:author="Christian Michelsen" w:date="2021-11-16T16:19:00Z"/>
                <w:rFonts w:ascii="Times New Roman" w:eastAsia="Times New Roman" w:hAnsi="Times New Roman" w:cs="Times New Roman"/>
                <w:sz w:val="24"/>
                <w:szCs w:val="24"/>
                <w:lang w:val="en-US"/>
              </w:rPr>
            </w:pPr>
            <w:del w:id="1806"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DBEF3D" w14:textId="180982D5" w:rsidR="00BE005B" w:rsidRPr="00261DDE" w:rsidDel="008179DB" w:rsidRDefault="00BE005B" w:rsidP="00BE005B">
            <w:pPr>
              <w:spacing w:line="240" w:lineRule="auto"/>
              <w:jc w:val="right"/>
              <w:rPr>
                <w:del w:id="1807" w:author="Christian Michelsen" w:date="2021-11-16T16:19:00Z"/>
                <w:rFonts w:ascii="Times New Roman" w:eastAsia="Times New Roman" w:hAnsi="Times New Roman" w:cs="Times New Roman"/>
                <w:sz w:val="24"/>
                <w:szCs w:val="24"/>
                <w:lang w:val="en-US"/>
              </w:rPr>
            </w:pPr>
            <w:del w:id="1808"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6675DE8F" w14:textId="38DBA1C2" w:rsidR="00BE005B" w:rsidRPr="00261DDE" w:rsidDel="008179DB" w:rsidRDefault="00BE005B" w:rsidP="00BE005B">
            <w:pPr>
              <w:spacing w:line="240" w:lineRule="auto"/>
              <w:jc w:val="right"/>
              <w:rPr>
                <w:del w:id="1809" w:author="Christian Michelsen" w:date="2021-11-16T16:19:00Z"/>
                <w:rFonts w:ascii="Times New Roman" w:eastAsia="Times New Roman" w:hAnsi="Times New Roman" w:cs="Times New Roman"/>
                <w:sz w:val="24"/>
                <w:szCs w:val="24"/>
                <w:lang w:val="en-US"/>
              </w:rPr>
            </w:pPr>
            <w:del w:id="1810" w:author="Christian Michelsen" w:date="2021-11-16T16:19:00Z">
              <w:r w:rsidRPr="00261DDE" w:rsidDel="008179DB">
                <w:rPr>
                  <w:rFonts w:ascii="Calibri" w:eastAsia="Times New Roman" w:hAnsi="Calibri" w:cs="Calibri"/>
                  <w:color w:val="000000"/>
                  <w:lang w:val="en-US"/>
                </w:rPr>
                <w:delText>72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52E80743" w14:textId="638CEB05" w:rsidR="00BE005B" w:rsidRPr="00261DDE" w:rsidDel="008179DB" w:rsidRDefault="00BE005B" w:rsidP="00BE005B">
            <w:pPr>
              <w:spacing w:line="240" w:lineRule="auto"/>
              <w:jc w:val="right"/>
              <w:rPr>
                <w:del w:id="1811" w:author="Christian Michelsen" w:date="2021-11-16T16:19:00Z"/>
                <w:rFonts w:ascii="Times New Roman" w:eastAsia="Times New Roman" w:hAnsi="Times New Roman" w:cs="Times New Roman"/>
                <w:sz w:val="24"/>
                <w:szCs w:val="24"/>
                <w:lang w:val="en-US"/>
              </w:rPr>
            </w:pPr>
            <w:del w:id="1812"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.9</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0D6207DB" w14:textId="30211B20" w:rsidR="00BE005B" w:rsidRPr="00261DDE" w:rsidDel="008179DB" w:rsidRDefault="00BE005B" w:rsidP="00BE005B">
            <w:pPr>
              <w:spacing w:line="240" w:lineRule="auto"/>
              <w:rPr>
                <w:del w:id="1813" w:author="Christian Michelsen" w:date="2021-11-16T16:19:00Z"/>
                <w:rFonts w:ascii="Calibri" w:eastAsia="Times New Roman" w:hAnsi="Calibri" w:cs="Calibri"/>
                <w:color w:val="000000"/>
                <w:lang w:val="en-US"/>
              </w:rPr>
            </w:pPr>
          </w:p>
        </w:tc>
      </w:tr>
      <w:tr w:rsidR="00BE005B" w:rsidRPr="00261DDE" w:rsidDel="008179DB" w14:paraId="67ADF353" w14:textId="6E6AC719" w:rsidTr="000A0E75">
        <w:trPr>
          <w:trHeight w:val="287"/>
          <w:tblCellSpacing w:w="0" w:type="dxa"/>
          <w:del w:id="1814"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C37C011" w14:textId="414DF122" w:rsidR="00BE005B" w:rsidRPr="00261DDE" w:rsidDel="008179DB" w:rsidRDefault="00BE005B" w:rsidP="00BE005B">
            <w:pPr>
              <w:spacing w:line="240" w:lineRule="auto"/>
              <w:rPr>
                <w:del w:id="1815" w:author="Christian Michelsen" w:date="2021-11-16T16:19:00Z"/>
                <w:rFonts w:ascii="Times New Roman" w:eastAsia="Times New Roman" w:hAnsi="Times New Roman" w:cs="Times New Roman"/>
                <w:sz w:val="24"/>
                <w:szCs w:val="24"/>
                <w:lang w:val="en-US"/>
              </w:rPr>
            </w:pPr>
            <w:del w:id="1816" w:author="Christian Michelsen" w:date="2021-11-16T16:19:00Z">
              <w:r w:rsidRPr="0030433B" w:rsidDel="008179DB">
                <w:rPr>
                  <w:color w:val="000000"/>
                  <w:sz w:val="18"/>
                  <w:szCs w:val="18"/>
                </w:rPr>
                <w:delText>Age</w:delText>
              </w:r>
              <w:r w:rsidDel="008179DB">
                <w:rPr>
                  <w:color w:val="000000"/>
                  <w:sz w:val="18"/>
                  <w:szCs w:val="18"/>
                </w:rPr>
                <w:delText>_only</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1D04D48" w14:textId="3800CADD" w:rsidR="00BE005B" w:rsidRPr="00261DDE" w:rsidDel="008179DB" w:rsidRDefault="00BE005B" w:rsidP="00BE005B">
            <w:pPr>
              <w:spacing w:line="240" w:lineRule="auto"/>
              <w:jc w:val="right"/>
              <w:rPr>
                <w:del w:id="1817" w:author="Christian Michelsen" w:date="2021-11-16T16:19:00Z"/>
                <w:rFonts w:ascii="Times New Roman" w:eastAsia="Times New Roman" w:hAnsi="Times New Roman" w:cs="Times New Roman"/>
                <w:sz w:val="24"/>
                <w:szCs w:val="24"/>
                <w:lang w:val="en-US"/>
              </w:rPr>
            </w:pPr>
            <w:del w:id="1818" w:author="Christian Michelsen" w:date="2021-11-16T16:19:00Z">
              <w:r w:rsidRPr="00261DDE" w:rsidDel="008179DB">
                <w:rPr>
                  <w:rFonts w:ascii="Calibri" w:eastAsia="Times New Roman" w:hAnsi="Calibri" w:cs="Calibri"/>
                  <w:color w:val="000000"/>
                  <w:lang w:val="en-US"/>
                </w:rPr>
                <w:delText>113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2F31756F" w14:textId="12AB5FE9" w:rsidR="00BE005B" w:rsidRPr="00261DDE" w:rsidDel="008179DB" w:rsidRDefault="00BE005B" w:rsidP="00BE005B">
            <w:pPr>
              <w:spacing w:line="240" w:lineRule="auto"/>
              <w:jc w:val="right"/>
              <w:rPr>
                <w:del w:id="1819" w:author="Christian Michelsen" w:date="2021-11-16T16:19:00Z"/>
                <w:rFonts w:ascii="Times New Roman" w:eastAsia="Times New Roman" w:hAnsi="Times New Roman" w:cs="Times New Roman"/>
                <w:sz w:val="24"/>
                <w:szCs w:val="24"/>
                <w:lang w:val="en-US"/>
              </w:rPr>
            </w:pPr>
            <w:del w:id="1820" w:author="Christian Michelsen" w:date="2021-11-16T16:19:00Z">
              <w:r w:rsidRPr="00261DDE" w:rsidDel="008179DB">
                <w:rPr>
                  <w:rFonts w:ascii="Calibri" w:eastAsia="Times New Roman" w:hAnsi="Calibri" w:cs="Calibri"/>
                  <w:color w:val="000000"/>
                  <w:lang w:val="en-US"/>
                </w:rPr>
                <w:delText>805</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772F899" w14:textId="1CB0465B" w:rsidR="00BE005B" w:rsidRPr="00261DDE" w:rsidDel="008179DB" w:rsidRDefault="00BE005B" w:rsidP="00BE005B">
            <w:pPr>
              <w:spacing w:line="240" w:lineRule="auto"/>
              <w:jc w:val="right"/>
              <w:rPr>
                <w:del w:id="1821" w:author="Christian Michelsen" w:date="2021-11-16T16:19:00Z"/>
                <w:rFonts w:ascii="Times New Roman" w:eastAsia="Times New Roman" w:hAnsi="Times New Roman" w:cs="Times New Roman"/>
                <w:sz w:val="24"/>
                <w:szCs w:val="24"/>
                <w:lang w:val="en-US"/>
              </w:rPr>
            </w:pPr>
            <w:del w:id="1822" w:author="Christian Michelsen" w:date="2021-11-16T16:19:00Z">
              <w:r w:rsidRPr="00261DDE" w:rsidDel="008179DB">
                <w:rPr>
                  <w:rFonts w:ascii="Calibri" w:eastAsia="Times New Roman" w:hAnsi="Calibri" w:cs="Calibri"/>
                  <w:color w:val="000000"/>
                  <w:lang w:val="en-US"/>
                </w:rPr>
                <w:delText>116</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0B7C4D3" w14:textId="449EFE7F" w:rsidR="00BE005B" w:rsidRPr="00261DDE" w:rsidDel="008179DB" w:rsidRDefault="00BE005B" w:rsidP="00BE005B">
            <w:pPr>
              <w:spacing w:line="240" w:lineRule="auto"/>
              <w:jc w:val="right"/>
              <w:rPr>
                <w:del w:id="1823" w:author="Christian Michelsen" w:date="2021-11-16T16:19:00Z"/>
                <w:rFonts w:ascii="Times New Roman" w:eastAsia="Times New Roman" w:hAnsi="Times New Roman" w:cs="Times New Roman"/>
                <w:sz w:val="24"/>
                <w:szCs w:val="24"/>
                <w:lang w:val="en-US"/>
              </w:rPr>
            </w:pPr>
            <w:del w:id="1824" w:author="Christian Michelsen" w:date="2021-11-16T16:19:00Z">
              <w:r w:rsidRPr="00261DDE" w:rsidDel="008179DB">
                <w:rPr>
                  <w:rFonts w:ascii="Calibri" w:eastAsia="Times New Roman" w:hAnsi="Calibri" w:cs="Calibri"/>
                  <w:color w:val="000000"/>
                  <w:lang w:val="en-US"/>
                </w:rPr>
                <w:delText>2879</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50691D2" w14:textId="73806306" w:rsidR="00BE005B" w:rsidRPr="00261DDE" w:rsidDel="008179DB" w:rsidRDefault="00BE005B" w:rsidP="00BE005B">
            <w:pPr>
              <w:spacing w:line="240" w:lineRule="auto"/>
              <w:jc w:val="right"/>
              <w:rPr>
                <w:del w:id="1825" w:author="Christian Michelsen" w:date="2021-11-16T16:19:00Z"/>
                <w:rFonts w:ascii="Times New Roman" w:eastAsia="Times New Roman" w:hAnsi="Times New Roman" w:cs="Times New Roman"/>
                <w:sz w:val="24"/>
                <w:szCs w:val="24"/>
                <w:lang w:val="en-US"/>
              </w:rPr>
            </w:pPr>
            <w:del w:id="1826" w:author="Christian Michelsen" w:date="2021-11-16T16:19:00Z">
              <w:r w:rsidRPr="00261DDE" w:rsidDel="008179DB">
                <w:rPr>
                  <w:rFonts w:ascii="Calibri" w:eastAsia="Times New Roman" w:hAnsi="Calibri" w:cs="Calibri"/>
                  <w:color w:val="000000"/>
                  <w:lang w:val="en-US"/>
                </w:rPr>
                <w:delText>49</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814DD7C" w14:textId="163716AB" w:rsidR="00BE005B" w:rsidRPr="00261DDE" w:rsidDel="008179DB" w:rsidRDefault="00BE005B" w:rsidP="00BE005B">
            <w:pPr>
              <w:spacing w:line="240" w:lineRule="auto"/>
              <w:jc w:val="right"/>
              <w:rPr>
                <w:del w:id="1827" w:author="Christian Michelsen" w:date="2021-11-16T16:19:00Z"/>
                <w:rFonts w:ascii="Times New Roman" w:eastAsia="Times New Roman" w:hAnsi="Times New Roman" w:cs="Times New Roman"/>
                <w:sz w:val="24"/>
                <w:szCs w:val="24"/>
                <w:lang w:val="en-US"/>
              </w:rPr>
            </w:pPr>
            <w:del w:id="1828"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61425433" w14:textId="39C52070" w:rsidR="00BE005B" w:rsidRPr="00261DDE" w:rsidDel="008179DB" w:rsidRDefault="00BE005B" w:rsidP="00BE005B">
            <w:pPr>
              <w:spacing w:line="240" w:lineRule="auto"/>
              <w:jc w:val="right"/>
              <w:rPr>
                <w:del w:id="1829" w:author="Christian Michelsen" w:date="2021-11-16T16:19:00Z"/>
                <w:rFonts w:ascii="Times New Roman" w:eastAsia="Times New Roman" w:hAnsi="Times New Roman" w:cs="Times New Roman"/>
                <w:sz w:val="24"/>
                <w:szCs w:val="24"/>
                <w:lang w:val="en-US"/>
              </w:rPr>
            </w:pPr>
            <w:del w:id="1830" w:author="Christian Michelsen" w:date="2021-11-16T16:19:00Z">
              <w:r w:rsidRPr="00261DDE" w:rsidDel="008179DB">
                <w:rPr>
                  <w:rFonts w:ascii="Calibri" w:eastAsia="Times New Roman" w:hAnsi="Calibri" w:cs="Calibri"/>
                  <w:color w:val="000000"/>
                  <w:lang w:val="en-US"/>
                </w:rPr>
                <w:delText>15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2</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48A52309" w14:textId="2E37EF30" w:rsidR="00BE005B" w:rsidRPr="00261DDE" w:rsidDel="008179DB" w:rsidRDefault="00BE005B" w:rsidP="00BE005B">
            <w:pPr>
              <w:spacing w:line="240" w:lineRule="auto"/>
              <w:jc w:val="right"/>
              <w:rPr>
                <w:del w:id="1831" w:author="Christian Michelsen" w:date="2021-11-16T16:19:00Z"/>
                <w:rFonts w:ascii="Times New Roman" w:eastAsia="Times New Roman" w:hAnsi="Times New Roman" w:cs="Times New Roman"/>
                <w:sz w:val="24"/>
                <w:szCs w:val="24"/>
                <w:lang w:val="en-US"/>
              </w:rPr>
            </w:pPr>
            <w:del w:id="1832" w:author="Christian Michelsen" w:date="2021-11-16T16:19:00Z">
              <w:r w:rsidRPr="00261DDE" w:rsidDel="008179DB">
                <w:rPr>
                  <w:rFonts w:ascii="Calibri" w:eastAsia="Times New Roman" w:hAnsi="Calibri" w:cs="Calibri"/>
                  <w:color w:val="000000"/>
                  <w:lang w:val="en-US"/>
                </w:rPr>
                <w:delText>68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7</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23DE970" w14:textId="18043104" w:rsidR="00BE005B" w:rsidRPr="00261DDE" w:rsidDel="008179DB" w:rsidRDefault="00BE005B" w:rsidP="00BE005B">
            <w:pPr>
              <w:spacing w:line="240" w:lineRule="auto"/>
              <w:jc w:val="right"/>
              <w:rPr>
                <w:del w:id="1833" w:author="Christian Michelsen" w:date="2021-11-16T16:19:00Z"/>
                <w:rFonts w:ascii="Times New Roman" w:eastAsia="Times New Roman" w:hAnsi="Times New Roman" w:cs="Times New Roman"/>
                <w:sz w:val="24"/>
                <w:szCs w:val="24"/>
                <w:lang w:val="en-US"/>
              </w:rPr>
            </w:pPr>
            <w:del w:id="1834"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559AA4E6" w14:textId="73D93247" w:rsidR="00BE005B" w:rsidRPr="00261DDE" w:rsidDel="008179DB" w:rsidRDefault="00BE005B" w:rsidP="00BE005B">
            <w:pPr>
              <w:spacing w:line="240" w:lineRule="auto"/>
              <w:rPr>
                <w:del w:id="1835" w:author="Christian Michelsen" w:date="2021-11-16T16:19:00Z"/>
                <w:rFonts w:ascii="Calibri" w:eastAsia="Times New Roman" w:hAnsi="Calibri" w:cs="Calibri"/>
                <w:color w:val="000000"/>
                <w:lang w:val="en-US"/>
              </w:rPr>
            </w:pPr>
          </w:p>
        </w:tc>
      </w:tr>
      <w:tr w:rsidR="00261DDE" w:rsidRPr="00261DDE" w:rsidDel="008179DB" w14:paraId="03D4F990" w14:textId="758D692D" w:rsidTr="00261DDE">
        <w:trPr>
          <w:trHeight w:val="287"/>
          <w:tblCellSpacing w:w="0" w:type="dxa"/>
          <w:del w:id="1836" w:author="Christian Michelsen" w:date="2021-11-16T16:19:00Z"/>
        </w:trPr>
        <w:tc>
          <w:tcPr>
            <w:tcW w:w="8504" w:type="dxa"/>
            <w:gridSpan w:val="10"/>
            <w:tcBorders>
              <w:top w:val="outset" w:sz="6" w:space="0" w:color="D0D7E5"/>
              <w:left w:val="outset" w:sz="6" w:space="0" w:color="D0D7E5"/>
              <w:bottom w:val="single" w:sz="4" w:space="0" w:color="auto"/>
              <w:right w:val="outset" w:sz="6" w:space="0" w:color="D0D7E5"/>
            </w:tcBorders>
            <w:shd w:val="clear" w:color="auto" w:fill="FFFFFF"/>
          </w:tcPr>
          <w:p w14:paraId="3C7C339E" w14:textId="6CBB5F17" w:rsidR="00261DDE" w:rsidRPr="00261DDE" w:rsidDel="008179DB" w:rsidRDefault="00261DDE" w:rsidP="00261DDE">
            <w:pPr>
              <w:spacing w:line="240" w:lineRule="auto"/>
              <w:rPr>
                <w:del w:id="1837" w:author="Christian Michelsen" w:date="2021-11-16T16:19:00Z"/>
                <w:rFonts w:ascii="Calibri" w:eastAsia="Times New Roman" w:hAnsi="Calibri" w:cs="Calibri"/>
                <w:color w:val="000000"/>
                <w:lang w:val="en-US"/>
              </w:rPr>
            </w:pPr>
            <w:del w:id="1838" w:author="Christian Michelsen" w:date="2021-11-16T16:19:00Z">
              <w:r w:rsidDel="008179DB">
                <w:rPr>
                  <w:rFonts w:ascii="Calibri" w:eastAsia="Times New Roman" w:hAnsi="Calibri" w:cs="Calibri"/>
                  <w:color w:val="000000"/>
                  <w:lang w:val="en-US"/>
                </w:rPr>
                <w:delText>PPF 30</w:delText>
              </w:r>
            </w:del>
          </w:p>
        </w:tc>
        <w:tc>
          <w:tcPr>
            <w:tcW w:w="1711" w:type="dxa"/>
            <w:tcBorders>
              <w:top w:val="outset" w:sz="6" w:space="0" w:color="D0D7E5"/>
              <w:left w:val="outset" w:sz="6" w:space="0" w:color="D0D7E5"/>
              <w:bottom w:val="single" w:sz="4" w:space="0" w:color="auto"/>
              <w:right w:val="outset" w:sz="6" w:space="0" w:color="D0D7E5"/>
            </w:tcBorders>
            <w:shd w:val="clear" w:color="auto" w:fill="FFFFFF"/>
          </w:tcPr>
          <w:p w14:paraId="404F742A" w14:textId="6B3BF0AF" w:rsidR="00261DDE" w:rsidDel="008179DB" w:rsidRDefault="00261DDE" w:rsidP="00261DDE">
            <w:pPr>
              <w:spacing w:line="240" w:lineRule="auto"/>
              <w:rPr>
                <w:del w:id="1839" w:author="Christian Michelsen" w:date="2021-11-16T16:19:00Z"/>
                <w:rFonts w:ascii="Calibri" w:eastAsia="Times New Roman" w:hAnsi="Calibri" w:cs="Calibri"/>
                <w:color w:val="000000"/>
                <w:lang w:val="en-US"/>
              </w:rPr>
            </w:pPr>
          </w:p>
        </w:tc>
      </w:tr>
      <w:tr w:rsidR="00BE005B" w:rsidRPr="00261DDE" w:rsidDel="008179DB" w14:paraId="13647F08" w14:textId="02215FE8" w:rsidTr="000A0E75">
        <w:trPr>
          <w:trHeight w:val="287"/>
          <w:tblCellSpacing w:w="0" w:type="dxa"/>
          <w:del w:id="1840"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75C9989" w14:textId="653D15F0" w:rsidR="00BE005B" w:rsidRPr="00261DDE" w:rsidDel="008179DB" w:rsidRDefault="00BE005B" w:rsidP="00BE005B">
            <w:pPr>
              <w:spacing w:line="240" w:lineRule="auto"/>
              <w:rPr>
                <w:del w:id="1841" w:author="Christian Michelsen" w:date="2021-11-16T16:19:00Z"/>
                <w:rFonts w:ascii="Times New Roman" w:eastAsia="Times New Roman" w:hAnsi="Times New Roman" w:cs="Times New Roman"/>
                <w:sz w:val="24"/>
                <w:szCs w:val="24"/>
                <w:lang w:val="en-US"/>
              </w:rPr>
            </w:pPr>
            <w:del w:id="1842" w:author="Christian Michelsen" w:date="2021-11-16T15:08:00Z">
              <w:r w:rsidRPr="0030433B" w:rsidDel="00FD3F9F">
                <w:rPr>
                  <w:color w:val="000000"/>
                  <w:sz w:val="18"/>
                  <w:szCs w:val="18"/>
                </w:rPr>
                <w:delText>ML</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67AE333" w14:textId="7F42BA4D" w:rsidR="00BE005B" w:rsidRPr="00261DDE" w:rsidDel="008179DB" w:rsidRDefault="00BE005B" w:rsidP="00BE005B">
            <w:pPr>
              <w:spacing w:line="240" w:lineRule="auto"/>
              <w:jc w:val="right"/>
              <w:rPr>
                <w:del w:id="1843" w:author="Christian Michelsen" w:date="2021-11-16T16:19:00Z"/>
                <w:rFonts w:ascii="Times New Roman" w:eastAsia="Times New Roman" w:hAnsi="Times New Roman" w:cs="Times New Roman"/>
                <w:sz w:val="24"/>
                <w:szCs w:val="24"/>
                <w:lang w:val="en-US"/>
              </w:rPr>
            </w:pPr>
            <w:del w:id="1844" w:author="Christian Michelsen" w:date="2021-11-16T16:19:00Z">
              <w:r w:rsidRPr="00261DDE" w:rsidDel="008179DB">
                <w:rPr>
                  <w:rFonts w:ascii="Calibri" w:eastAsia="Times New Roman" w:hAnsi="Calibri" w:cs="Calibri"/>
                  <w:color w:val="000000"/>
                  <w:lang w:val="en-US"/>
                </w:rPr>
                <w:delText>153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6B11D7" w14:textId="0B5B05AB" w:rsidR="00BE005B" w:rsidRPr="00261DDE" w:rsidDel="008179DB" w:rsidRDefault="00BE005B" w:rsidP="00BE005B">
            <w:pPr>
              <w:spacing w:line="240" w:lineRule="auto"/>
              <w:jc w:val="right"/>
              <w:rPr>
                <w:del w:id="1845" w:author="Christian Michelsen" w:date="2021-11-16T16:19:00Z"/>
                <w:rFonts w:ascii="Times New Roman" w:eastAsia="Times New Roman" w:hAnsi="Times New Roman" w:cs="Times New Roman"/>
                <w:sz w:val="24"/>
                <w:szCs w:val="24"/>
                <w:lang w:val="en-US"/>
              </w:rPr>
            </w:pPr>
            <w:del w:id="1846" w:author="Christian Michelsen" w:date="2021-11-16T16:19:00Z">
              <w:r w:rsidRPr="00261DDE" w:rsidDel="008179DB">
                <w:rPr>
                  <w:rFonts w:ascii="Calibri" w:eastAsia="Times New Roman" w:hAnsi="Calibri" w:cs="Calibri"/>
                  <w:color w:val="000000"/>
                  <w:lang w:val="en-US"/>
                </w:rPr>
                <w:delText>1020</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7D9837AC" w14:textId="01392B5F" w:rsidR="00BE005B" w:rsidRPr="00261DDE" w:rsidDel="008179DB" w:rsidRDefault="00BE005B" w:rsidP="00BE005B">
            <w:pPr>
              <w:spacing w:line="240" w:lineRule="auto"/>
              <w:jc w:val="right"/>
              <w:rPr>
                <w:del w:id="1847" w:author="Christian Michelsen" w:date="2021-11-16T16:19:00Z"/>
                <w:rFonts w:ascii="Times New Roman" w:eastAsia="Times New Roman" w:hAnsi="Times New Roman" w:cs="Times New Roman"/>
                <w:sz w:val="24"/>
                <w:szCs w:val="24"/>
                <w:lang w:val="en-US"/>
              </w:rPr>
            </w:pPr>
            <w:del w:id="1848" w:author="Christian Michelsen" w:date="2021-11-16T16:19:00Z">
              <w:r w:rsidRPr="00261DDE" w:rsidDel="008179DB">
                <w:rPr>
                  <w:rFonts w:ascii="Calibri" w:eastAsia="Times New Roman" w:hAnsi="Calibri" w:cs="Calibri"/>
                  <w:color w:val="000000"/>
                  <w:lang w:val="en-US"/>
                </w:rPr>
                <w:delText>76</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39CC821" w14:textId="2FD896F6" w:rsidR="00BE005B" w:rsidRPr="00261DDE" w:rsidDel="008179DB" w:rsidRDefault="00BE005B" w:rsidP="00BE005B">
            <w:pPr>
              <w:spacing w:line="240" w:lineRule="auto"/>
              <w:jc w:val="right"/>
              <w:rPr>
                <w:del w:id="1849" w:author="Christian Michelsen" w:date="2021-11-16T16:19:00Z"/>
                <w:rFonts w:ascii="Times New Roman" w:eastAsia="Times New Roman" w:hAnsi="Times New Roman" w:cs="Times New Roman"/>
                <w:sz w:val="24"/>
                <w:szCs w:val="24"/>
                <w:lang w:val="en-US"/>
              </w:rPr>
            </w:pPr>
            <w:del w:id="1850" w:author="Christian Michelsen" w:date="2021-11-16T16:19:00Z">
              <w:r w:rsidRPr="00261DDE" w:rsidDel="008179DB">
                <w:rPr>
                  <w:rFonts w:ascii="Calibri" w:eastAsia="Times New Roman" w:hAnsi="Calibri" w:cs="Calibri"/>
                  <w:color w:val="000000"/>
                  <w:lang w:val="en-US"/>
                </w:rPr>
                <w:delText>2664</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0B68390" w14:textId="7FD5B059" w:rsidR="00BE005B" w:rsidRPr="00261DDE" w:rsidDel="008179DB" w:rsidRDefault="00BE005B" w:rsidP="00BE005B">
            <w:pPr>
              <w:spacing w:line="240" w:lineRule="auto"/>
              <w:jc w:val="right"/>
              <w:rPr>
                <w:del w:id="1851" w:author="Christian Michelsen" w:date="2021-11-16T16:19:00Z"/>
                <w:rFonts w:ascii="Times New Roman" w:eastAsia="Times New Roman" w:hAnsi="Times New Roman" w:cs="Times New Roman"/>
                <w:sz w:val="24"/>
                <w:szCs w:val="24"/>
                <w:lang w:val="en-US"/>
              </w:rPr>
            </w:pPr>
            <w:del w:id="1852" w:author="Christian Michelsen" w:date="2021-11-16T16:19:00Z">
              <w:r w:rsidRPr="00261DDE" w:rsidDel="008179DB">
                <w:rPr>
                  <w:rFonts w:ascii="Calibri" w:eastAsia="Times New Roman" w:hAnsi="Calibri" w:cs="Calibri"/>
                  <w:color w:val="000000"/>
                  <w:lang w:val="en-US"/>
                </w:rPr>
                <w:delText>66</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4E20288" w14:textId="0960B6B9" w:rsidR="00BE005B" w:rsidRPr="00261DDE" w:rsidDel="008179DB" w:rsidRDefault="00BE005B" w:rsidP="00BE005B">
            <w:pPr>
              <w:spacing w:line="240" w:lineRule="auto"/>
              <w:jc w:val="right"/>
              <w:rPr>
                <w:del w:id="1853" w:author="Christian Michelsen" w:date="2021-11-16T16:19:00Z"/>
                <w:rFonts w:ascii="Times New Roman" w:eastAsia="Times New Roman" w:hAnsi="Times New Roman" w:cs="Times New Roman"/>
                <w:sz w:val="24"/>
                <w:szCs w:val="24"/>
                <w:lang w:val="en-US"/>
              </w:rPr>
            </w:pPr>
            <w:del w:id="1854"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1253D645" w14:textId="259C0751" w:rsidR="00BE005B" w:rsidRPr="00261DDE" w:rsidDel="008179DB" w:rsidRDefault="00BE005B" w:rsidP="00BE005B">
            <w:pPr>
              <w:spacing w:line="240" w:lineRule="auto"/>
              <w:jc w:val="right"/>
              <w:rPr>
                <w:del w:id="1855" w:author="Christian Michelsen" w:date="2021-11-16T16:19:00Z"/>
                <w:rFonts w:ascii="Times New Roman" w:eastAsia="Times New Roman" w:hAnsi="Times New Roman" w:cs="Times New Roman"/>
                <w:sz w:val="24"/>
                <w:szCs w:val="24"/>
                <w:lang w:val="en-US"/>
              </w:rPr>
            </w:pPr>
            <w:del w:id="1856" w:author="Christian Michelsen" w:date="2021-11-16T16:19:00Z">
              <w:r w:rsidRPr="00261DDE" w:rsidDel="008179DB">
                <w:rPr>
                  <w:rFonts w:ascii="Calibri" w:eastAsia="Times New Roman" w:hAnsi="Calibri" w:cs="Calibri"/>
                  <w:color w:val="000000"/>
                  <w:lang w:val="en-US"/>
                </w:rPr>
                <w:delText>20</w:delText>
              </w:r>
              <w:r w:rsidDel="008179DB">
                <w:rPr>
                  <w:rFonts w:ascii="Calibri" w:eastAsia="Times New Roman" w:hAnsi="Calibri" w:cs="Calibri"/>
                  <w:color w:val="000000"/>
                  <w:lang w:val="en-US"/>
                </w:rPr>
                <w:delText>.0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354FC2A0" w14:textId="64F039C1" w:rsidR="00BE005B" w:rsidRPr="00261DDE" w:rsidDel="008179DB" w:rsidRDefault="00BE005B" w:rsidP="00BE005B">
            <w:pPr>
              <w:spacing w:line="240" w:lineRule="auto"/>
              <w:jc w:val="right"/>
              <w:rPr>
                <w:del w:id="1857" w:author="Christian Michelsen" w:date="2021-11-16T16:19:00Z"/>
                <w:rFonts w:ascii="Times New Roman" w:eastAsia="Times New Roman" w:hAnsi="Times New Roman" w:cs="Times New Roman"/>
                <w:sz w:val="24"/>
                <w:szCs w:val="24"/>
                <w:lang w:val="en-US"/>
              </w:rPr>
            </w:pPr>
            <w:del w:id="1858" w:author="Christian Michelsen" w:date="2021-11-16T16:19:00Z">
              <w:r w:rsidRPr="00261DDE" w:rsidDel="008179DB">
                <w:rPr>
                  <w:rFonts w:ascii="Calibri" w:eastAsia="Times New Roman" w:hAnsi="Calibri" w:cs="Calibri"/>
                  <w:color w:val="000000"/>
                  <w:lang w:val="en-US"/>
                </w:rPr>
                <w:delText>75</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4FEA3862" w14:textId="4690690E" w:rsidR="00BE005B" w:rsidRPr="00261DDE" w:rsidDel="008179DB" w:rsidRDefault="00BE005B" w:rsidP="00BE005B">
            <w:pPr>
              <w:spacing w:line="240" w:lineRule="auto"/>
              <w:jc w:val="right"/>
              <w:rPr>
                <w:del w:id="1859" w:author="Christian Michelsen" w:date="2021-11-16T16:19:00Z"/>
                <w:rFonts w:ascii="Times New Roman" w:eastAsia="Times New Roman" w:hAnsi="Times New Roman" w:cs="Times New Roman"/>
                <w:sz w:val="24"/>
                <w:szCs w:val="24"/>
                <w:lang w:val="en-US"/>
              </w:rPr>
            </w:pPr>
            <w:del w:id="1860" w:author="Christian Michelsen" w:date="2021-11-16T16:19:00Z">
              <w:r w:rsidRPr="00261DDE" w:rsidDel="008179DB">
                <w:rPr>
                  <w:rFonts w:ascii="Calibri" w:eastAsia="Times New Roman" w:hAnsi="Calibri" w:cs="Calibri"/>
                  <w:color w:val="000000"/>
                  <w:lang w:val="en-US"/>
                </w:rPr>
                <w:delText>17</w:delText>
              </w:r>
              <w:r w:rsidDel="008179DB">
                <w:rPr>
                  <w:rFonts w:ascii="Calibri" w:eastAsia="Times New Roman" w:hAnsi="Calibri" w:cs="Calibri"/>
                  <w:color w:val="000000"/>
                  <w:lang w:val="en-US"/>
                </w:rPr>
                <w:delText>.1</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9D1498A" w14:textId="2D1B0F29" w:rsidR="00BE005B" w:rsidRPr="00261DDE" w:rsidDel="008179DB" w:rsidRDefault="00BE005B" w:rsidP="00BE005B">
            <w:pPr>
              <w:spacing w:line="240" w:lineRule="auto"/>
              <w:rPr>
                <w:del w:id="1861" w:author="Christian Michelsen" w:date="2021-11-16T16:19:00Z"/>
                <w:rFonts w:ascii="Calibri" w:eastAsia="Times New Roman" w:hAnsi="Calibri" w:cs="Calibri"/>
                <w:color w:val="000000"/>
                <w:lang w:val="en-US"/>
              </w:rPr>
            </w:pPr>
          </w:p>
        </w:tc>
      </w:tr>
      <w:tr w:rsidR="00BE005B" w:rsidRPr="00261DDE" w:rsidDel="008179DB" w14:paraId="33A2239E" w14:textId="1557A62C" w:rsidTr="00261DDE">
        <w:trPr>
          <w:trHeight w:val="287"/>
          <w:tblCellSpacing w:w="0" w:type="dxa"/>
          <w:del w:id="1862"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16A0C15" w14:textId="34DC3382" w:rsidR="00BE005B" w:rsidRPr="00261DDE" w:rsidDel="008179DB" w:rsidRDefault="00BE005B" w:rsidP="00BE005B">
            <w:pPr>
              <w:spacing w:line="240" w:lineRule="auto"/>
              <w:rPr>
                <w:del w:id="1863" w:author="Christian Michelsen" w:date="2021-11-16T16:19:00Z"/>
                <w:rFonts w:ascii="Times New Roman" w:eastAsia="Times New Roman" w:hAnsi="Times New Roman" w:cs="Times New Roman"/>
                <w:sz w:val="24"/>
                <w:szCs w:val="24"/>
                <w:lang w:val="en-US"/>
              </w:rPr>
            </w:pPr>
            <w:del w:id="1864" w:author="Christian Michelsen" w:date="2021-11-16T15:08:00Z">
              <w:r w:rsidRPr="0030433B" w:rsidDel="00FD3F9F">
                <w:rPr>
                  <w:color w:val="000000"/>
                  <w:sz w:val="18"/>
                  <w:szCs w:val="18"/>
                </w:rPr>
                <w:delText>LR</w:delText>
              </w:r>
              <w:r w:rsidDel="00FD3F9F">
                <w:rPr>
                  <w:color w:val="000000"/>
                  <w:sz w:val="18"/>
                  <w:szCs w:val="18"/>
                </w:rPr>
                <w:delText>_all</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2C5E419F" w14:textId="61CF0BA8" w:rsidR="00BE005B" w:rsidRPr="00261DDE" w:rsidDel="008179DB" w:rsidRDefault="00BE005B" w:rsidP="00BE005B">
            <w:pPr>
              <w:spacing w:line="240" w:lineRule="auto"/>
              <w:jc w:val="right"/>
              <w:rPr>
                <w:del w:id="1865" w:author="Christian Michelsen" w:date="2021-11-16T16:19:00Z"/>
                <w:rFonts w:ascii="Times New Roman" w:eastAsia="Times New Roman" w:hAnsi="Times New Roman" w:cs="Times New Roman"/>
                <w:sz w:val="24"/>
                <w:szCs w:val="24"/>
                <w:lang w:val="en-US"/>
              </w:rPr>
            </w:pPr>
            <w:del w:id="1866" w:author="Christian Michelsen" w:date="2021-11-16T16:19:00Z">
              <w:r w:rsidRPr="00261DDE" w:rsidDel="008179DB">
                <w:rPr>
                  <w:rFonts w:ascii="Calibri" w:eastAsia="Times New Roman" w:hAnsi="Calibri" w:cs="Calibri"/>
                  <w:color w:val="000000"/>
                  <w:lang w:val="en-US"/>
                </w:rPr>
                <w:delText>147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0828E2" w14:textId="7B656D17" w:rsidR="00BE005B" w:rsidRPr="00261DDE" w:rsidDel="008179DB" w:rsidRDefault="00BE005B" w:rsidP="00BE005B">
            <w:pPr>
              <w:spacing w:line="240" w:lineRule="auto"/>
              <w:jc w:val="right"/>
              <w:rPr>
                <w:del w:id="1867" w:author="Christian Michelsen" w:date="2021-11-16T16:19:00Z"/>
                <w:rFonts w:ascii="Times New Roman" w:eastAsia="Times New Roman" w:hAnsi="Times New Roman" w:cs="Times New Roman"/>
                <w:sz w:val="24"/>
                <w:szCs w:val="24"/>
                <w:lang w:val="en-US"/>
              </w:rPr>
            </w:pPr>
            <w:del w:id="1868" w:author="Christian Michelsen" w:date="2021-11-16T16:19:00Z">
              <w:r w:rsidRPr="00261DDE" w:rsidDel="008179DB">
                <w:rPr>
                  <w:rFonts w:ascii="Calibri" w:eastAsia="Times New Roman" w:hAnsi="Calibri" w:cs="Calibri"/>
                  <w:color w:val="000000"/>
                  <w:lang w:val="en-US"/>
                </w:rPr>
                <w:delText>1026</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4F1541D0" w14:textId="77AA8420" w:rsidR="00BE005B" w:rsidRPr="00261DDE" w:rsidDel="008179DB" w:rsidRDefault="00BE005B" w:rsidP="00BE005B">
            <w:pPr>
              <w:spacing w:line="240" w:lineRule="auto"/>
              <w:jc w:val="right"/>
              <w:rPr>
                <w:del w:id="1869" w:author="Christian Michelsen" w:date="2021-11-16T16:19:00Z"/>
                <w:rFonts w:ascii="Times New Roman" w:eastAsia="Times New Roman" w:hAnsi="Times New Roman" w:cs="Times New Roman"/>
                <w:sz w:val="24"/>
                <w:szCs w:val="24"/>
                <w:lang w:val="en-US"/>
              </w:rPr>
            </w:pPr>
            <w:del w:id="1870" w:author="Christian Michelsen" w:date="2021-11-16T16:19:00Z">
              <w:r w:rsidRPr="00261DDE" w:rsidDel="008179DB">
                <w:rPr>
                  <w:rFonts w:ascii="Calibri" w:eastAsia="Times New Roman" w:hAnsi="Calibri" w:cs="Calibri"/>
                  <w:color w:val="000000"/>
                  <w:lang w:val="en-US"/>
                </w:rPr>
                <w:delText>82</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D8AAEFC" w14:textId="67494EB6" w:rsidR="00BE005B" w:rsidRPr="00261DDE" w:rsidDel="008179DB" w:rsidRDefault="00BE005B" w:rsidP="00BE005B">
            <w:pPr>
              <w:spacing w:line="240" w:lineRule="auto"/>
              <w:jc w:val="right"/>
              <w:rPr>
                <w:del w:id="1871" w:author="Christian Michelsen" w:date="2021-11-16T16:19:00Z"/>
                <w:rFonts w:ascii="Times New Roman" w:eastAsia="Times New Roman" w:hAnsi="Times New Roman" w:cs="Times New Roman"/>
                <w:sz w:val="24"/>
                <w:szCs w:val="24"/>
                <w:lang w:val="en-US"/>
              </w:rPr>
            </w:pPr>
            <w:del w:id="1872" w:author="Christian Michelsen" w:date="2021-11-16T16:19:00Z">
              <w:r w:rsidRPr="00261DDE" w:rsidDel="008179DB">
                <w:rPr>
                  <w:rFonts w:ascii="Calibri" w:eastAsia="Times New Roman" w:hAnsi="Calibri" w:cs="Calibri"/>
                  <w:color w:val="000000"/>
                  <w:lang w:val="en-US"/>
                </w:rPr>
                <w:delText>2658</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4C68055D" w14:textId="32AE3D34" w:rsidR="00BE005B" w:rsidRPr="00261DDE" w:rsidDel="008179DB" w:rsidRDefault="00BE005B" w:rsidP="00BE005B">
            <w:pPr>
              <w:spacing w:line="240" w:lineRule="auto"/>
              <w:jc w:val="right"/>
              <w:rPr>
                <w:del w:id="1873" w:author="Christian Michelsen" w:date="2021-11-16T16:19:00Z"/>
                <w:rFonts w:ascii="Times New Roman" w:eastAsia="Times New Roman" w:hAnsi="Times New Roman" w:cs="Times New Roman"/>
                <w:sz w:val="24"/>
                <w:szCs w:val="24"/>
                <w:lang w:val="en-US"/>
              </w:rPr>
            </w:pPr>
            <w:del w:id="1874" w:author="Christian Michelsen" w:date="2021-11-16T16:19:00Z">
              <w:r w:rsidRPr="00261DDE" w:rsidDel="008179DB">
                <w:rPr>
                  <w:rFonts w:ascii="Calibri" w:eastAsia="Times New Roman" w:hAnsi="Calibri" w:cs="Calibri"/>
                  <w:color w:val="000000"/>
                  <w:lang w:val="en-US"/>
                </w:rPr>
                <w:delText>64</w:delText>
              </w:r>
              <w:r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A29887" w14:textId="2E57B8D4" w:rsidR="00BE005B" w:rsidRPr="00261DDE" w:rsidDel="008179DB" w:rsidRDefault="00BE005B" w:rsidP="00BE005B">
            <w:pPr>
              <w:spacing w:line="240" w:lineRule="auto"/>
              <w:jc w:val="right"/>
              <w:rPr>
                <w:del w:id="1875" w:author="Christian Michelsen" w:date="2021-11-16T16:19:00Z"/>
                <w:rFonts w:ascii="Times New Roman" w:eastAsia="Times New Roman" w:hAnsi="Times New Roman" w:cs="Times New Roman"/>
                <w:sz w:val="24"/>
                <w:szCs w:val="24"/>
                <w:lang w:val="en-US"/>
              </w:rPr>
            </w:pPr>
            <w:del w:id="1876"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AE7B1F" w14:textId="273E0821" w:rsidR="00BE005B" w:rsidRPr="00261DDE" w:rsidDel="008179DB" w:rsidRDefault="00BE005B" w:rsidP="00BE005B">
            <w:pPr>
              <w:spacing w:line="240" w:lineRule="auto"/>
              <w:jc w:val="right"/>
              <w:rPr>
                <w:del w:id="1877" w:author="Christian Michelsen" w:date="2021-11-16T16:19:00Z"/>
                <w:rFonts w:ascii="Times New Roman" w:eastAsia="Times New Roman" w:hAnsi="Times New Roman" w:cs="Times New Roman"/>
                <w:sz w:val="24"/>
                <w:szCs w:val="24"/>
                <w:lang w:val="en-US"/>
              </w:rPr>
            </w:pPr>
            <w:del w:id="1878"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6</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58B63CDC" w14:textId="5865883F" w:rsidR="00BE005B" w:rsidRPr="00261DDE" w:rsidDel="008179DB" w:rsidRDefault="00BE005B" w:rsidP="00BE005B">
            <w:pPr>
              <w:spacing w:line="240" w:lineRule="auto"/>
              <w:jc w:val="right"/>
              <w:rPr>
                <w:del w:id="1879" w:author="Christian Michelsen" w:date="2021-11-16T16:19:00Z"/>
                <w:rFonts w:ascii="Times New Roman" w:eastAsia="Times New Roman" w:hAnsi="Times New Roman" w:cs="Times New Roman"/>
                <w:sz w:val="24"/>
                <w:szCs w:val="24"/>
                <w:lang w:val="en-US"/>
              </w:rPr>
            </w:pPr>
            <w:del w:id="1880"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6249B3A3" w14:textId="78665B90" w:rsidR="00BE005B" w:rsidRPr="00261DDE" w:rsidDel="008179DB" w:rsidRDefault="00BE005B" w:rsidP="00BE005B">
            <w:pPr>
              <w:spacing w:line="240" w:lineRule="auto"/>
              <w:jc w:val="right"/>
              <w:rPr>
                <w:del w:id="1881" w:author="Christian Michelsen" w:date="2021-11-16T16:19:00Z"/>
                <w:rFonts w:ascii="Times New Roman" w:eastAsia="Times New Roman" w:hAnsi="Times New Roman" w:cs="Times New Roman"/>
                <w:sz w:val="24"/>
                <w:szCs w:val="24"/>
                <w:lang w:val="en-US"/>
              </w:rPr>
            </w:pPr>
            <w:del w:id="1882"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.7</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12114211" w14:textId="09D39715" w:rsidR="00BE005B" w:rsidRPr="00261DDE" w:rsidDel="008179DB" w:rsidRDefault="00BE005B" w:rsidP="00BE005B">
            <w:pPr>
              <w:spacing w:line="240" w:lineRule="auto"/>
              <w:rPr>
                <w:del w:id="1883" w:author="Christian Michelsen" w:date="2021-11-16T16:19:00Z"/>
                <w:rFonts w:ascii="Calibri" w:eastAsia="Times New Roman" w:hAnsi="Calibri" w:cs="Calibri"/>
                <w:color w:val="000000"/>
                <w:lang w:val="en-US"/>
              </w:rPr>
            </w:pPr>
          </w:p>
        </w:tc>
      </w:tr>
      <w:tr w:rsidR="00BE005B" w:rsidRPr="00261DDE" w:rsidDel="008179DB" w14:paraId="758B46D0" w14:textId="70A60A9E" w:rsidTr="00261DDE">
        <w:trPr>
          <w:trHeight w:val="287"/>
          <w:tblCellSpacing w:w="0" w:type="dxa"/>
          <w:del w:id="1884"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E3D37A4" w14:textId="1FA4F569" w:rsidR="00BE005B" w:rsidRPr="00261DDE" w:rsidDel="008179DB" w:rsidRDefault="00BE005B" w:rsidP="00BE005B">
            <w:pPr>
              <w:spacing w:line="240" w:lineRule="auto"/>
              <w:rPr>
                <w:del w:id="1885" w:author="Christian Michelsen" w:date="2021-11-16T16:19:00Z"/>
                <w:rFonts w:ascii="Times New Roman" w:eastAsia="Times New Roman" w:hAnsi="Times New Roman" w:cs="Times New Roman"/>
                <w:sz w:val="24"/>
                <w:szCs w:val="24"/>
                <w:lang w:val="en-US"/>
              </w:rPr>
            </w:pPr>
            <w:del w:id="1886" w:author="Christian Michelsen" w:date="2021-11-16T15:09:00Z">
              <w:r w:rsidRPr="0030433B" w:rsidDel="008C79F2">
                <w:rPr>
                  <w:color w:val="000000"/>
                  <w:sz w:val="18"/>
                  <w:szCs w:val="18"/>
                </w:rPr>
                <w:delText>ML</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3D8C8737" w14:textId="1E68BB1C" w:rsidR="00BE005B" w:rsidRPr="00261DDE" w:rsidDel="008179DB" w:rsidRDefault="00BE005B" w:rsidP="00BE005B">
            <w:pPr>
              <w:spacing w:line="240" w:lineRule="auto"/>
              <w:jc w:val="right"/>
              <w:rPr>
                <w:del w:id="1887" w:author="Christian Michelsen" w:date="2021-11-16T16:19:00Z"/>
                <w:rFonts w:ascii="Times New Roman" w:eastAsia="Times New Roman" w:hAnsi="Times New Roman" w:cs="Times New Roman"/>
                <w:sz w:val="24"/>
                <w:szCs w:val="24"/>
                <w:lang w:val="en-US"/>
              </w:rPr>
            </w:pPr>
            <w:del w:id="1888" w:author="Christian Michelsen" w:date="2021-11-16T16:19:00Z">
              <w:r w:rsidRPr="00261DDE" w:rsidDel="008179DB">
                <w:rPr>
                  <w:rFonts w:ascii="Calibri" w:eastAsia="Times New Roman" w:hAnsi="Calibri" w:cs="Calibri"/>
                  <w:color w:val="000000"/>
                  <w:lang w:val="en-US"/>
                </w:rPr>
                <w:delText>147</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2C0D8A" w14:textId="2CACF228" w:rsidR="00BE005B" w:rsidRPr="00261DDE" w:rsidDel="008179DB" w:rsidRDefault="00BE005B" w:rsidP="00BE005B">
            <w:pPr>
              <w:spacing w:line="240" w:lineRule="auto"/>
              <w:jc w:val="right"/>
              <w:rPr>
                <w:del w:id="1889" w:author="Christian Michelsen" w:date="2021-11-16T16:19:00Z"/>
                <w:rFonts w:ascii="Times New Roman" w:eastAsia="Times New Roman" w:hAnsi="Times New Roman" w:cs="Times New Roman"/>
                <w:sz w:val="24"/>
                <w:szCs w:val="24"/>
                <w:lang w:val="en-US"/>
              </w:rPr>
            </w:pPr>
            <w:del w:id="1890" w:author="Christian Michelsen" w:date="2021-11-16T16:19:00Z">
              <w:r w:rsidRPr="00261DDE" w:rsidDel="008179DB">
                <w:rPr>
                  <w:rFonts w:ascii="Calibri" w:eastAsia="Times New Roman" w:hAnsi="Calibri" w:cs="Calibri"/>
                  <w:color w:val="000000"/>
                  <w:lang w:val="en-US"/>
                </w:rPr>
                <w:delText>1026</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5C1048B0" w14:textId="090DDB03" w:rsidR="00BE005B" w:rsidRPr="00261DDE" w:rsidDel="008179DB" w:rsidRDefault="00BE005B" w:rsidP="00BE005B">
            <w:pPr>
              <w:spacing w:line="240" w:lineRule="auto"/>
              <w:jc w:val="right"/>
              <w:rPr>
                <w:del w:id="1891" w:author="Christian Michelsen" w:date="2021-11-16T16:19:00Z"/>
                <w:rFonts w:ascii="Times New Roman" w:eastAsia="Times New Roman" w:hAnsi="Times New Roman" w:cs="Times New Roman"/>
                <w:sz w:val="24"/>
                <w:szCs w:val="24"/>
                <w:lang w:val="en-US"/>
              </w:rPr>
            </w:pPr>
            <w:del w:id="1892" w:author="Christian Michelsen" w:date="2021-11-16T16:19:00Z">
              <w:r w:rsidRPr="00261DDE" w:rsidDel="008179DB">
                <w:rPr>
                  <w:rFonts w:ascii="Calibri" w:eastAsia="Times New Roman" w:hAnsi="Calibri" w:cs="Calibri"/>
                  <w:color w:val="000000"/>
                  <w:lang w:val="en-US"/>
                </w:rPr>
                <w:delText>82</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7C174CE" w14:textId="1F4B36C4" w:rsidR="00BE005B" w:rsidRPr="00261DDE" w:rsidDel="008179DB" w:rsidRDefault="00BE005B" w:rsidP="00BE005B">
            <w:pPr>
              <w:spacing w:line="240" w:lineRule="auto"/>
              <w:jc w:val="right"/>
              <w:rPr>
                <w:del w:id="1893" w:author="Christian Michelsen" w:date="2021-11-16T16:19:00Z"/>
                <w:rFonts w:ascii="Times New Roman" w:eastAsia="Times New Roman" w:hAnsi="Times New Roman" w:cs="Times New Roman"/>
                <w:sz w:val="24"/>
                <w:szCs w:val="24"/>
                <w:lang w:val="en-US"/>
              </w:rPr>
            </w:pPr>
            <w:del w:id="1894" w:author="Christian Michelsen" w:date="2021-11-16T16:19:00Z">
              <w:r w:rsidRPr="00261DDE" w:rsidDel="008179DB">
                <w:rPr>
                  <w:rFonts w:ascii="Calibri" w:eastAsia="Times New Roman" w:hAnsi="Calibri" w:cs="Calibri"/>
                  <w:color w:val="000000"/>
                  <w:lang w:val="en-US"/>
                </w:rPr>
                <w:delText>2658</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3AB001D" w14:textId="2B22471E" w:rsidR="00BE005B" w:rsidRPr="00261DDE" w:rsidDel="008179DB" w:rsidRDefault="00BE005B" w:rsidP="00BE005B">
            <w:pPr>
              <w:spacing w:line="240" w:lineRule="auto"/>
              <w:jc w:val="right"/>
              <w:rPr>
                <w:del w:id="1895" w:author="Christian Michelsen" w:date="2021-11-16T16:19:00Z"/>
                <w:rFonts w:ascii="Times New Roman" w:eastAsia="Times New Roman" w:hAnsi="Times New Roman" w:cs="Times New Roman"/>
                <w:sz w:val="24"/>
                <w:szCs w:val="24"/>
                <w:lang w:val="en-US"/>
              </w:rPr>
            </w:pPr>
            <w:del w:id="1896" w:author="Christian Michelsen" w:date="2021-11-16T16:19:00Z">
              <w:r w:rsidRPr="00261DDE" w:rsidDel="008179DB">
                <w:rPr>
                  <w:rFonts w:ascii="Calibri" w:eastAsia="Times New Roman" w:hAnsi="Calibri" w:cs="Calibri"/>
                  <w:color w:val="000000"/>
                  <w:lang w:val="en-US"/>
                </w:rPr>
                <w:delText>64</w:delText>
              </w:r>
              <w:r w:rsidDel="008179DB">
                <w:rPr>
                  <w:rFonts w:ascii="Calibri" w:eastAsia="Times New Roman" w:hAnsi="Calibri" w:cs="Calibri"/>
                  <w:color w:val="000000"/>
                  <w:lang w:val="en-US"/>
                </w:rPr>
                <w:delText>.2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304D59" w14:textId="6095AF6A" w:rsidR="00BE005B" w:rsidRPr="00261DDE" w:rsidDel="008179DB" w:rsidRDefault="00BE005B" w:rsidP="00BE005B">
            <w:pPr>
              <w:spacing w:line="240" w:lineRule="auto"/>
              <w:jc w:val="right"/>
              <w:rPr>
                <w:del w:id="1897" w:author="Christian Michelsen" w:date="2021-11-16T16:19:00Z"/>
                <w:rFonts w:ascii="Times New Roman" w:eastAsia="Times New Roman" w:hAnsi="Times New Roman" w:cs="Times New Roman"/>
                <w:sz w:val="24"/>
                <w:szCs w:val="24"/>
                <w:lang w:val="en-US"/>
              </w:rPr>
            </w:pPr>
            <w:del w:id="1898"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EA008D" w14:textId="7D76D472" w:rsidR="00BE005B" w:rsidRPr="00261DDE" w:rsidDel="008179DB" w:rsidRDefault="00BE005B" w:rsidP="00BE005B">
            <w:pPr>
              <w:spacing w:line="240" w:lineRule="auto"/>
              <w:jc w:val="right"/>
              <w:rPr>
                <w:del w:id="1899" w:author="Christian Michelsen" w:date="2021-11-16T16:19:00Z"/>
                <w:rFonts w:ascii="Times New Roman" w:eastAsia="Times New Roman" w:hAnsi="Times New Roman" w:cs="Times New Roman"/>
                <w:sz w:val="24"/>
                <w:szCs w:val="24"/>
                <w:lang w:val="en-US"/>
              </w:rPr>
            </w:pPr>
            <w:del w:id="1900"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6</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7C23CBC7" w14:textId="1A72BFF2" w:rsidR="00BE005B" w:rsidRPr="00261DDE" w:rsidDel="008179DB" w:rsidRDefault="00BE005B" w:rsidP="00BE005B">
            <w:pPr>
              <w:spacing w:line="240" w:lineRule="auto"/>
              <w:jc w:val="right"/>
              <w:rPr>
                <w:del w:id="1901" w:author="Christian Michelsen" w:date="2021-11-16T16:19:00Z"/>
                <w:rFonts w:ascii="Times New Roman" w:eastAsia="Times New Roman" w:hAnsi="Times New Roman" w:cs="Times New Roman"/>
                <w:sz w:val="24"/>
                <w:szCs w:val="24"/>
                <w:lang w:val="en-US"/>
              </w:rPr>
            </w:pPr>
            <w:del w:id="1902" w:author="Christian Michelsen" w:date="2021-11-16T16:19:00Z">
              <w:r w:rsidRPr="00261DDE" w:rsidDel="008179DB">
                <w:rPr>
                  <w:rFonts w:ascii="Calibri" w:eastAsia="Times New Roman" w:hAnsi="Calibri" w:cs="Calibri"/>
                  <w:color w:val="000000"/>
                  <w:lang w:val="en-US"/>
                </w:rPr>
                <w:delText>74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4</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44D9818" w14:textId="7548ABEA" w:rsidR="00BE005B" w:rsidRPr="00261DDE" w:rsidDel="008179DB" w:rsidRDefault="00BE005B" w:rsidP="00BE005B">
            <w:pPr>
              <w:spacing w:line="240" w:lineRule="auto"/>
              <w:jc w:val="right"/>
              <w:rPr>
                <w:del w:id="1903" w:author="Christian Michelsen" w:date="2021-11-16T16:19:00Z"/>
                <w:rFonts w:ascii="Times New Roman" w:eastAsia="Times New Roman" w:hAnsi="Times New Roman" w:cs="Times New Roman"/>
                <w:sz w:val="24"/>
                <w:szCs w:val="24"/>
                <w:lang w:val="en-US"/>
              </w:rPr>
            </w:pPr>
            <w:del w:id="1904"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6238E055" w14:textId="7FF838C0" w:rsidR="00BE005B" w:rsidRPr="00261DDE" w:rsidDel="008179DB" w:rsidRDefault="00BE005B" w:rsidP="00BE005B">
            <w:pPr>
              <w:spacing w:line="240" w:lineRule="auto"/>
              <w:rPr>
                <w:del w:id="1905" w:author="Christian Michelsen" w:date="2021-11-16T16:19:00Z"/>
                <w:rFonts w:ascii="Calibri" w:eastAsia="Times New Roman" w:hAnsi="Calibri" w:cs="Calibri"/>
                <w:color w:val="000000"/>
                <w:lang w:val="en-US"/>
              </w:rPr>
            </w:pPr>
          </w:p>
        </w:tc>
      </w:tr>
      <w:tr w:rsidR="00BE005B" w:rsidRPr="00261DDE" w:rsidDel="008179DB" w14:paraId="307F3B19" w14:textId="4FE204F8" w:rsidTr="00261DDE">
        <w:trPr>
          <w:trHeight w:val="287"/>
          <w:tblCellSpacing w:w="0" w:type="dxa"/>
          <w:del w:id="1906"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7B288921" w14:textId="66775D9B" w:rsidR="00BE005B" w:rsidRPr="00261DDE" w:rsidDel="008179DB" w:rsidRDefault="00BE005B" w:rsidP="00BE005B">
            <w:pPr>
              <w:spacing w:line="240" w:lineRule="auto"/>
              <w:rPr>
                <w:del w:id="1907" w:author="Christian Michelsen" w:date="2021-11-16T16:19:00Z"/>
                <w:rFonts w:ascii="Times New Roman" w:eastAsia="Times New Roman" w:hAnsi="Times New Roman" w:cs="Times New Roman"/>
                <w:sz w:val="24"/>
                <w:szCs w:val="24"/>
                <w:lang w:val="en-US"/>
              </w:rPr>
            </w:pPr>
            <w:del w:id="1908" w:author="Christian Michelsen" w:date="2021-11-16T15:10:00Z">
              <w:r w:rsidRPr="0030433B" w:rsidDel="008C79F2">
                <w:rPr>
                  <w:color w:val="000000"/>
                  <w:sz w:val="18"/>
                  <w:szCs w:val="18"/>
                </w:rPr>
                <w:delText>LR</w:delText>
              </w:r>
              <w:r w:rsidDel="008C79F2">
                <w:rPr>
                  <w:color w:val="000000"/>
                  <w:sz w:val="18"/>
                  <w:szCs w:val="18"/>
                </w:rPr>
                <w:delText>_</w:delText>
              </w:r>
              <w:r w:rsidRPr="0030433B" w:rsidDel="008C79F2">
                <w:rPr>
                  <w:color w:val="000000"/>
                  <w:sz w:val="18"/>
                  <w:szCs w:val="18"/>
                </w:rPr>
                <w:delText>10</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5D21A2A9" w14:textId="49F99BCB" w:rsidR="00BE005B" w:rsidRPr="00261DDE" w:rsidDel="008179DB" w:rsidRDefault="00BE005B" w:rsidP="00BE005B">
            <w:pPr>
              <w:spacing w:line="240" w:lineRule="auto"/>
              <w:jc w:val="right"/>
              <w:rPr>
                <w:del w:id="1909" w:author="Christian Michelsen" w:date="2021-11-16T16:19:00Z"/>
                <w:rFonts w:ascii="Times New Roman" w:eastAsia="Times New Roman" w:hAnsi="Times New Roman" w:cs="Times New Roman"/>
                <w:sz w:val="24"/>
                <w:szCs w:val="24"/>
                <w:lang w:val="en-US"/>
              </w:rPr>
            </w:pPr>
            <w:del w:id="1910" w:author="Christian Michelsen" w:date="2021-11-16T16:19:00Z">
              <w:r w:rsidRPr="00261DDE" w:rsidDel="008179DB">
                <w:rPr>
                  <w:rFonts w:ascii="Calibri" w:eastAsia="Times New Roman" w:hAnsi="Calibri" w:cs="Calibri"/>
                  <w:color w:val="000000"/>
                  <w:lang w:val="en-US"/>
                </w:rPr>
                <w:delText>145</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6A07FB" w14:textId="6843A77F" w:rsidR="00BE005B" w:rsidRPr="00261DDE" w:rsidDel="008179DB" w:rsidRDefault="00BE005B" w:rsidP="00BE005B">
            <w:pPr>
              <w:spacing w:line="240" w:lineRule="auto"/>
              <w:jc w:val="right"/>
              <w:rPr>
                <w:del w:id="1911" w:author="Christian Michelsen" w:date="2021-11-16T16:19:00Z"/>
                <w:rFonts w:ascii="Times New Roman" w:eastAsia="Times New Roman" w:hAnsi="Times New Roman" w:cs="Times New Roman"/>
                <w:sz w:val="24"/>
                <w:szCs w:val="24"/>
                <w:lang w:val="en-US"/>
              </w:rPr>
            </w:pPr>
            <w:del w:id="1912" w:author="Christian Michelsen" w:date="2021-11-16T16:19:00Z">
              <w:r w:rsidRPr="00261DDE" w:rsidDel="008179DB">
                <w:rPr>
                  <w:rFonts w:ascii="Calibri" w:eastAsia="Times New Roman" w:hAnsi="Calibri" w:cs="Calibri"/>
                  <w:color w:val="000000"/>
                  <w:lang w:val="en-US"/>
                </w:rPr>
                <w:delText>1028</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74C1192C" w14:textId="1E22501E" w:rsidR="00BE005B" w:rsidRPr="00261DDE" w:rsidDel="008179DB" w:rsidRDefault="00BE005B" w:rsidP="00BE005B">
            <w:pPr>
              <w:spacing w:line="240" w:lineRule="auto"/>
              <w:jc w:val="right"/>
              <w:rPr>
                <w:del w:id="1913" w:author="Christian Michelsen" w:date="2021-11-16T16:19:00Z"/>
                <w:rFonts w:ascii="Times New Roman" w:eastAsia="Times New Roman" w:hAnsi="Times New Roman" w:cs="Times New Roman"/>
                <w:sz w:val="24"/>
                <w:szCs w:val="24"/>
                <w:lang w:val="en-US"/>
              </w:rPr>
            </w:pPr>
            <w:del w:id="1914" w:author="Christian Michelsen" w:date="2021-11-16T16:19:00Z">
              <w:r w:rsidRPr="00261DDE" w:rsidDel="008179DB">
                <w:rPr>
                  <w:rFonts w:ascii="Calibri" w:eastAsia="Times New Roman" w:hAnsi="Calibri" w:cs="Calibri"/>
                  <w:color w:val="000000"/>
                  <w:lang w:val="en-US"/>
                </w:rPr>
                <w:delText>84</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2EEFA9E4" w14:textId="2E8D2E9B" w:rsidR="00BE005B" w:rsidRPr="00261DDE" w:rsidDel="008179DB" w:rsidRDefault="00BE005B" w:rsidP="00BE005B">
            <w:pPr>
              <w:spacing w:line="240" w:lineRule="auto"/>
              <w:jc w:val="right"/>
              <w:rPr>
                <w:del w:id="1915" w:author="Christian Michelsen" w:date="2021-11-16T16:19:00Z"/>
                <w:rFonts w:ascii="Times New Roman" w:eastAsia="Times New Roman" w:hAnsi="Times New Roman" w:cs="Times New Roman"/>
                <w:sz w:val="24"/>
                <w:szCs w:val="24"/>
                <w:lang w:val="en-US"/>
              </w:rPr>
            </w:pPr>
            <w:del w:id="1916" w:author="Christian Michelsen" w:date="2021-11-16T16:19:00Z">
              <w:r w:rsidRPr="00261DDE" w:rsidDel="008179DB">
                <w:rPr>
                  <w:rFonts w:ascii="Calibri" w:eastAsia="Times New Roman" w:hAnsi="Calibri" w:cs="Calibri"/>
                  <w:color w:val="000000"/>
                  <w:lang w:val="en-US"/>
                </w:rPr>
                <w:delText>2656</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3B5561E0" w14:textId="678D55A4" w:rsidR="00BE005B" w:rsidRPr="00261DDE" w:rsidDel="008179DB" w:rsidRDefault="00BE005B" w:rsidP="00BE005B">
            <w:pPr>
              <w:spacing w:line="240" w:lineRule="auto"/>
              <w:jc w:val="right"/>
              <w:rPr>
                <w:del w:id="1917" w:author="Christian Michelsen" w:date="2021-11-16T16:19:00Z"/>
                <w:rFonts w:ascii="Times New Roman" w:eastAsia="Times New Roman" w:hAnsi="Times New Roman" w:cs="Times New Roman"/>
                <w:sz w:val="24"/>
                <w:szCs w:val="24"/>
                <w:lang w:val="en-US"/>
              </w:rPr>
            </w:pPr>
            <w:del w:id="1918" w:author="Christian Michelsen" w:date="2021-11-16T16:19:00Z">
              <w:r w:rsidRPr="00261DDE" w:rsidDel="008179DB">
                <w:rPr>
                  <w:rFonts w:ascii="Calibri" w:eastAsia="Times New Roman" w:hAnsi="Calibri" w:cs="Calibri"/>
                  <w:color w:val="000000"/>
                  <w:lang w:val="en-US"/>
                </w:rPr>
                <w:delText>63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98A43E" w14:textId="04CCE604" w:rsidR="00BE005B" w:rsidRPr="00261DDE" w:rsidDel="008179DB" w:rsidRDefault="00BE005B" w:rsidP="00BE005B">
            <w:pPr>
              <w:spacing w:line="240" w:lineRule="auto"/>
              <w:jc w:val="right"/>
              <w:rPr>
                <w:del w:id="1919" w:author="Christian Michelsen" w:date="2021-11-16T16:19:00Z"/>
                <w:rFonts w:ascii="Times New Roman" w:eastAsia="Times New Roman" w:hAnsi="Times New Roman" w:cs="Times New Roman"/>
                <w:sz w:val="24"/>
                <w:szCs w:val="24"/>
                <w:lang w:val="en-US"/>
              </w:rPr>
            </w:pPr>
            <w:del w:id="1920" w:author="Christian Michelsen" w:date="2021-11-16T16:19:00Z">
              <w:r w:rsidRPr="00261DDE" w:rsidDel="008179DB">
                <w:rPr>
                  <w:rFonts w:ascii="Calibri" w:eastAsia="Times New Roman" w:hAnsi="Calibri" w:cs="Calibri"/>
                  <w:color w:val="000000"/>
                  <w:lang w:val="en-US"/>
                </w:rPr>
                <w:delText>12</w:delText>
              </w:r>
              <w:r w:rsidDel="008179DB">
                <w:rPr>
                  <w:rFonts w:ascii="Calibri" w:eastAsia="Times New Roman" w:hAnsi="Calibri" w:cs="Calibri"/>
                  <w:color w:val="000000"/>
                  <w:lang w:val="en-US"/>
                </w:rPr>
                <w:delText>.4</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1BE1ED" w14:textId="11A1ABD2" w:rsidR="00BE005B" w:rsidRPr="00261DDE" w:rsidDel="008179DB" w:rsidRDefault="00BE005B" w:rsidP="00BE005B">
            <w:pPr>
              <w:spacing w:line="240" w:lineRule="auto"/>
              <w:jc w:val="right"/>
              <w:rPr>
                <w:del w:id="1921" w:author="Christian Michelsen" w:date="2021-11-16T16:19:00Z"/>
                <w:rFonts w:ascii="Times New Roman" w:eastAsia="Times New Roman" w:hAnsi="Times New Roman" w:cs="Times New Roman"/>
                <w:sz w:val="24"/>
                <w:szCs w:val="24"/>
                <w:lang w:val="en-US"/>
              </w:rPr>
            </w:pPr>
            <w:del w:id="1922" w:author="Christian Michelsen" w:date="2021-11-16T16:19:00Z">
              <w:r w:rsidRPr="00261DDE" w:rsidDel="008179DB">
                <w:rPr>
                  <w:rFonts w:ascii="Calibri" w:eastAsia="Times New Roman" w:hAnsi="Calibri" w:cs="Calibri"/>
                  <w:color w:val="000000"/>
                  <w:lang w:val="en-US"/>
                </w:rPr>
                <w:delText>18</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58B72E1E" w14:textId="3D8B755F" w:rsidR="00BE005B" w:rsidRPr="00261DDE" w:rsidDel="008179DB" w:rsidRDefault="00BE005B" w:rsidP="00BE005B">
            <w:pPr>
              <w:spacing w:line="240" w:lineRule="auto"/>
              <w:jc w:val="right"/>
              <w:rPr>
                <w:del w:id="1923" w:author="Christian Michelsen" w:date="2021-11-16T16:19:00Z"/>
                <w:rFonts w:ascii="Times New Roman" w:eastAsia="Times New Roman" w:hAnsi="Times New Roman" w:cs="Times New Roman"/>
                <w:sz w:val="24"/>
                <w:szCs w:val="24"/>
                <w:lang w:val="en-US"/>
              </w:rPr>
            </w:pPr>
            <w:del w:id="1924" w:author="Christian Michelsen" w:date="2021-11-16T16:19:00Z">
              <w:r w:rsidRPr="00261DDE" w:rsidDel="008179DB">
                <w:rPr>
                  <w:rFonts w:ascii="Calibri" w:eastAsia="Times New Roman" w:hAnsi="Calibri" w:cs="Calibri"/>
                  <w:color w:val="000000"/>
                  <w:lang w:val="en-US"/>
                </w:rPr>
                <w:delText>73</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067119C1" w14:textId="3C74351E" w:rsidR="00BE005B" w:rsidRPr="00261DDE" w:rsidDel="008179DB" w:rsidRDefault="00BE005B" w:rsidP="00BE005B">
            <w:pPr>
              <w:spacing w:line="240" w:lineRule="auto"/>
              <w:jc w:val="right"/>
              <w:rPr>
                <w:del w:id="1925" w:author="Christian Michelsen" w:date="2021-11-16T16:19:00Z"/>
                <w:rFonts w:ascii="Times New Roman" w:eastAsia="Times New Roman" w:hAnsi="Times New Roman" w:cs="Times New Roman"/>
                <w:sz w:val="24"/>
                <w:szCs w:val="24"/>
                <w:lang w:val="en-US"/>
              </w:rPr>
            </w:pPr>
            <w:del w:id="1926" w:author="Christian Michelsen" w:date="2021-11-16T16:19:00Z">
              <w:r w:rsidRPr="00261DDE" w:rsidDel="008179DB">
                <w:rPr>
                  <w:rFonts w:ascii="Calibri" w:eastAsia="Times New Roman" w:hAnsi="Calibri" w:cs="Calibri"/>
                  <w:color w:val="000000"/>
                  <w:lang w:val="en-US"/>
                </w:rPr>
                <w:delText>16</w:delText>
              </w:r>
              <w:r w:rsidDel="008179DB">
                <w:rPr>
                  <w:rFonts w:ascii="Calibri" w:eastAsia="Times New Roman" w:hAnsi="Calibri" w:cs="Calibri"/>
                  <w:color w:val="000000"/>
                  <w:lang w:val="en-US"/>
                </w:rPr>
                <w:delText>.8</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7F3ADA6C" w14:textId="512692FE" w:rsidR="00BE005B" w:rsidRPr="00261DDE" w:rsidDel="008179DB" w:rsidRDefault="00BE005B" w:rsidP="00BE005B">
            <w:pPr>
              <w:spacing w:line="240" w:lineRule="auto"/>
              <w:rPr>
                <w:del w:id="1927" w:author="Christian Michelsen" w:date="2021-11-16T16:19:00Z"/>
                <w:rFonts w:ascii="Calibri" w:eastAsia="Times New Roman" w:hAnsi="Calibri" w:cs="Calibri"/>
                <w:color w:val="000000"/>
                <w:lang w:val="en-US"/>
              </w:rPr>
            </w:pPr>
          </w:p>
        </w:tc>
      </w:tr>
      <w:tr w:rsidR="00BE005B" w:rsidRPr="00261DDE" w:rsidDel="008179DB" w14:paraId="6D0EDCB7" w14:textId="072D9754" w:rsidTr="000A0E75">
        <w:trPr>
          <w:trHeight w:val="287"/>
          <w:tblCellSpacing w:w="0" w:type="dxa"/>
          <w:del w:id="1928"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1C0B0D3E" w14:textId="5E818F79" w:rsidR="00BE005B" w:rsidRPr="00261DDE" w:rsidDel="008179DB" w:rsidRDefault="00BE005B" w:rsidP="00BE005B">
            <w:pPr>
              <w:spacing w:line="240" w:lineRule="auto"/>
              <w:rPr>
                <w:del w:id="1929" w:author="Christian Michelsen" w:date="2021-11-16T16:19:00Z"/>
                <w:rFonts w:ascii="Times New Roman" w:eastAsia="Times New Roman" w:hAnsi="Times New Roman" w:cs="Times New Roman"/>
                <w:sz w:val="24"/>
                <w:szCs w:val="24"/>
                <w:lang w:val="en-US"/>
              </w:rPr>
            </w:pPr>
            <w:del w:id="1930" w:author="Christian Michelsen" w:date="2021-11-16T16:19:00Z">
              <w:r w:rsidRPr="0030433B" w:rsidDel="008179DB">
                <w:rPr>
                  <w:color w:val="000000"/>
                  <w:sz w:val="18"/>
                  <w:szCs w:val="18"/>
                </w:rPr>
                <w:delText>M</w:delText>
              </w:r>
              <w:r w:rsidDel="008179DB">
                <w:rPr>
                  <w:color w:val="000000"/>
                  <w:sz w:val="18"/>
                  <w:szCs w:val="18"/>
                </w:rPr>
                <w:delText>L_</w:delText>
              </w:r>
              <w:r w:rsidRPr="0030433B" w:rsidDel="008179DB">
                <w:rPr>
                  <w:color w:val="000000"/>
                  <w:sz w:val="18"/>
                  <w:szCs w:val="18"/>
                </w:rPr>
                <w:delText>NoAge</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FFFFF"/>
            <w:hideMark/>
          </w:tcPr>
          <w:p w14:paraId="6F07D139" w14:textId="19CFBBB9" w:rsidR="00BE005B" w:rsidRPr="00261DDE" w:rsidDel="008179DB" w:rsidRDefault="00BE005B" w:rsidP="00BE005B">
            <w:pPr>
              <w:spacing w:line="240" w:lineRule="auto"/>
              <w:jc w:val="right"/>
              <w:rPr>
                <w:del w:id="1931" w:author="Christian Michelsen" w:date="2021-11-16T16:19:00Z"/>
                <w:rFonts w:ascii="Times New Roman" w:eastAsia="Times New Roman" w:hAnsi="Times New Roman" w:cs="Times New Roman"/>
                <w:sz w:val="24"/>
                <w:szCs w:val="24"/>
                <w:lang w:val="en-US"/>
              </w:rPr>
            </w:pPr>
            <w:del w:id="1932" w:author="Christian Michelsen" w:date="2021-11-16T16:19:00Z">
              <w:r w:rsidRPr="00261DDE" w:rsidDel="008179DB">
                <w:rPr>
                  <w:rFonts w:ascii="Calibri" w:eastAsia="Times New Roman" w:hAnsi="Calibri" w:cs="Calibri"/>
                  <w:color w:val="000000"/>
                  <w:lang w:val="en-US"/>
                </w:rPr>
                <w:delText>140</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9F25F69" w14:textId="2279928C" w:rsidR="00BE005B" w:rsidRPr="00261DDE" w:rsidDel="008179DB" w:rsidRDefault="00BE005B" w:rsidP="00BE005B">
            <w:pPr>
              <w:spacing w:line="240" w:lineRule="auto"/>
              <w:jc w:val="right"/>
              <w:rPr>
                <w:del w:id="1933" w:author="Christian Michelsen" w:date="2021-11-16T16:19:00Z"/>
                <w:rFonts w:ascii="Times New Roman" w:eastAsia="Times New Roman" w:hAnsi="Times New Roman" w:cs="Times New Roman"/>
                <w:sz w:val="24"/>
                <w:szCs w:val="24"/>
                <w:lang w:val="en-US"/>
              </w:rPr>
            </w:pPr>
            <w:del w:id="1934" w:author="Christian Michelsen" w:date="2021-11-16T16:19:00Z">
              <w:r w:rsidRPr="00261DDE" w:rsidDel="008179DB">
                <w:rPr>
                  <w:rFonts w:ascii="Calibri" w:eastAsia="Times New Roman" w:hAnsi="Calibri" w:cs="Calibri"/>
                  <w:color w:val="000000"/>
                  <w:lang w:val="en-US"/>
                </w:rPr>
                <w:delText>1033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FFFFF"/>
            <w:hideMark/>
          </w:tcPr>
          <w:p w14:paraId="0243019C" w14:textId="3675EC45" w:rsidR="00BE005B" w:rsidRPr="00261DDE" w:rsidDel="008179DB" w:rsidRDefault="00BE005B" w:rsidP="00BE005B">
            <w:pPr>
              <w:spacing w:line="240" w:lineRule="auto"/>
              <w:jc w:val="right"/>
              <w:rPr>
                <w:del w:id="1935" w:author="Christian Michelsen" w:date="2021-11-16T16:19:00Z"/>
                <w:rFonts w:ascii="Times New Roman" w:eastAsia="Times New Roman" w:hAnsi="Times New Roman" w:cs="Times New Roman"/>
                <w:sz w:val="24"/>
                <w:szCs w:val="24"/>
                <w:lang w:val="en-US"/>
              </w:rPr>
            </w:pPr>
            <w:del w:id="1936" w:author="Christian Michelsen" w:date="2021-11-16T16:19:00Z">
              <w:r w:rsidRPr="00261DDE" w:rsidDel="008179DB">
                <w:rPr>
                  <w:rFonts w:ascii="Calibri" w:eastAsia="Times New Roman" w:hAnsi="Calibri" w:cs="Calibri"/>
                  <w:color w:val="000000"/>
                  <w:lang w:val="en-US"/>
                </w:rPr>
                <w:delText>89</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FA17591" w14:textId="4666964B" w:rsidR="00BE005B" w:rsidRPr="00261DDE" w:rsidDel="008179DB" w:rsidRDefault="00BE005B" w:rsidP="00BE005B">
            <w:pPr>
              <w:spacing w:line="240" w:lineRule="auto"/>
              <w:jc w:val="right"/>
              <w:rPr>
                <w:del w:id="1937" w:author="Christian Michelsen" w:date="2021-11-16T16:19:00Z"/>
                <w:rFonts w:ascii="Times New Roman" w:eastAsia="Times New Roman" w:hAnsi="Times New Roman" w:cs="Times New Roman"/>
                <w:sz w:val="24"/>
                <w:szCs w:val="24"/>
                <w:lang w:val="en-US"/>
              </w:rPr>
            </w:pPr>
            <w:del w:id="1938" w:author="Christian Michelsen" w:date="2021-11-16T16:19:00Z">
              <w:r w:rsidRPr="00261DDE" w:rsidDel="008179DB">
                <w:rPr>
                  <w:rFonts w:ascii="Calibri" w:eastAsia="Times New Roman" w:hAnsi="Calibri" w:cs="Calibri"/>
                  <w:color w:val="000000"/>
                  <w:lang w:val="en-US"/>
                </w:rPr>
                <w:delText>2651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FFFFF"/>
            <w:hideMark/>
          </w:tcPr>
          <w:p w14:paraId="502828D9" w14:textId="64733739" w:rsidR="00BE005B" w:rsidRPr="00261DDE" w:rsidDel="008179DB" w:rsidRDefault="00BE005B" w:rsidP="00BE005B">
            <w:pPr>
              <w:spacing w:line="240" w:lineRule="auto"/>
              <w:jc w:val="right"/>
              <w:rPr>
                <w:del w:id="1939" w:author="Christian Michelsen" w:date="2021-11-16T16:19:00Z"/>
                <w:rFonts w:ascii="Times New Roman" w:eastAsia="Times New Roman" w:hAnsi="Times New Roman" w:cs="Times New Roman"/>
                <w:sz w:val="24"/>
                <w:szCs w:val="24"/>
                <w:lang w:val="en-US"/>
              </w:rPr>
            </w:pPr>
            <w:del w:id="1940" w:author="Christian Michelsen" w:date="2021-11-16T16:19:00Z">
              <w:r w:rsidRPr="00261DDE" w:rsidDel="008179DB">
                <w:rPr>
                  <w:rFonts w:ascii="Calibri" w:eastAsia="Times New Roman" w:hAnsi="Calibri" w:cs="Calibri"/>
                  <w:color w:val="000000"/>
                  <w:lang w:val="en-US"/>
                </w:rPr>
                <w:delText>61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1</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B3F043" w14:textId="33D2FF1B" w:rsidR="00BE005B" w:rsidRPr="00261DDE" w:rsidDel="008179DB" w:rsidRDefault="00BE005B" w:rsidP="00BE005B">
            <w:pPr>
              <w:spacing w:line="240" w:lineRule="auto"/>
              <w:jc w:val="right"/>
              <w:rPr>
                <w:del w:id="1941" w:author="Christian Michelsen" w:date="2021-11-16T16:19:00Z"/>
                <w:rFonts w:ascii="Times New Roman" w:eastAsia="Times New Roman" w:hAnsi="Times New Roman" w:cs="Times New Roman"/>
                <w:sz w:val="24"/>
                <w:szCs w:val="24"/>
                <w:lang w:val="en-US"/>
              </w:rPr>
            </w:pPr>
            <w:del w:id="1942" w:author="Christian Michelsen" w:date="2021-11-16T16:19:00Z">
              <w:r w:rsidRPr="00261DDE" w:rsidDel="008179DB">
                <w:rPr>
                  <w:rFonts w:ascii="Calibri" w:eastAsia="Times New Roman" w:hAnsi="Calibri" w:cs="Calibri"/>
                  <w:color w:val="000000"/>
                  <w:lang w:val="en-US"/>
                </w:rPr>
                <w:delText>11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9</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D336EA" w14:textId="2A0D9E41" w:rsidR="00BE005B" w:rsidRPr="00261DDE" w:rsidDel="008179DB" w:rsidRDefault="00BE005B" w:rsidP="00BE005B">
            <w:pPr>
              <w:spacing w:line="240" w:lineRule="auto"/>
              <w:jc w:val="right"/>
              <w:rPr>
                <w:del w:id="1943" w:author="Christian Michelsen" w:date="2021-11-16T16:19:00Z"/>
                <w:rFonts w:ascii="Times New Roman" w:eastAsia="Times New Roman" w:hAnsi="Times New Roman" w:cs="Times New Roman"/>
                <w:sz w:val="24"/>
                <w:szCs w:val="24"/>
                <w:lang w:val="en-US"/>
              </w:rPr>
            </w:pPr>
            <w:del w:id="1944" w:author="Christian Michelsen" w:date="2021-11-16T16:19:00Z">
              <w:r w:rsidRPr="00261DDE" w:rsidDel="008179DB">
                <w:rPr>
                  <w:rFonts w:ascii="Calibri" w:eastAsia="Times New Roman" w:hAnsi="Calibri" w:cs="Calibri"/>
                  <w:color w:val="000000"/>
                  <w:lang w:val="en-US"/>
                </w:rPr>
                <w:delText>1</w:delText>
              </w:r>
              <w:r w:rsidDel="008179DB">
                <w:rPr>
                  <w:rFonts w:ascii="Calibri" w:eastAsia="Times New Roman" w:hAnsi="Calibri" w:cs="Calibri"/>
                  <w:color w:val="000000"/>
                  <w:lang w:val="en-US"/>
                </w:rPr>
                <w:delText>7.0</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FFFFF"/>
            <w:hideMark/>
          </w:tcPr>
          <w:p w14:paraId="0FEE845B" w14:textId="701E70DB" w:rsidR="00BE005B" w:rsidRPr="00261DDE" w:rsidDel="008179DB" w:rsidRDefault="00BE005B" w:rsidP="00BE005B">
            <w:pPr>
              <w:spacing w:line="240" w:lineRule="auto"/>
              <w:jc w:val="right"/>
              <w:rPr>
                <w:del w:id="1945" w:author="Christian Michelsen" w:date="2021-11-16T16:19:00Z"/>
                <w:rFonts w:ascii="Times New Roman" w:eastAsia="Times New Roman" w:hAnsi="Times New Roman" w:cs="Times New Roman"/>
                <w:sz w:val="24"/>
                <w:szCs w:val="24"/>
                <w:lang w:val="en-US"/>
              </w:rPr>
            </w:pPr>
            <w:del w:id="1946" w:author="Christian Michelsen" w:date="2021-11-16T16:19:00Z">
              <w:r w:rsidRPr="00261DDE" w:rsidDel="008179DB">
                <w:rPr>
                  <w:rFonts w:ascii="Calibri" w:eastAsia="Times New Roman" w:hAnsi="Calibri" w:cs="Calibri"/>
                  <w:color w:val="000000"/>
                  <w:lang w:val="en-US"/>
                </w:rPr>
                <w:delText>72</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FFFFF"/>
            <w:hideMark/>
          </w:tcPr>
          <w:p w14:paraId="4C584643" w14:textId="409E3531" w:rsidR="00BE005B" w:rsidRPr="00261DDE" w:rsidDel="008179DB" w:rsidRDefault="00BE005B" w:rsidP="00BE005B">
            <w:pPr>
              <w:spacing w:line="240" w:lineRule="auto"/>
              <w:jc w:val="right"/>
              <w:rPr>
                <w:del w:id="1947" w:author="Christian Michelsen" w:date="2021-11-16T16:19:00Z"/>
                <w:rFonts w:ascii="Times New Roman" w:eastAsia="Times New Roman" w:hAnsi="Times New Roman" w:cs="Times New Roman"/>
                <w:sz w:val="24"/>
                <w:szCs w:val="24"/>
                <w:lang w:val="en-US"/>
              </w:rPr>
            </w:pPr>
            <w:del w:id="1948" w:author="Christian Michelsen" w:date="2021-11-16T16:19:00Z">
              <w:r w:rsidDel="008179DB">
                <w:rPr>
                  <w:rFonts w:ascii="Calibri" w:eastAsia="Times New Roman" w:hAnsi="Calibri" w:cs="Calibri"/>
                  <w:color w:val="000000"/>
                  <w:lang w:val="en-US"/>
                </w:rPr>
                <w:delText>1</w:delText>
              </w:r>
              <w:r w:rsidRPr="00261DDE" w:rsidDel="008179DB">
                <w:rPr>
                  <w:rFonts w:ascii="Calibri" w:eastAsia="Times New Roman" w:hAnsi="Calibri" w:cs="Calibri"/>
                  <w:color w:val="000000"/>
                  <w:lang w:val="en-US"/>
                </w:rPr>
                <w:delText>6</w:delText>
              </w:r>
              <w:r w:rsidDel="008179DB">
                <w:rPr>
                  <w:rFonts w:ascii="Calibri" w:eastAsia="Times New Roman" w:hAnsi="Calibri" w:cs="Calibri"/>
                  <w:color w:val="000000"/>
                  <w:lang w:val="en-US"/>
                </w:rPr>
                <w:delText>.9</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460CEC20" w14:textId="106B8081" w:rsidR="00BE005B" w:rsidRPr="00261DDE" w:rsidDel="008179DB" w:rsidRDefault="00BE005B" w:rsidP="00BE005B">
            <w:pPr>
              <w:spacing w:line="240" w:lineRule="auto"/>
              <w:rPr>
                <w:del w:id="1949" w:author="Christian Michelsen" w:date="2021-11-16T16:19:00Z"/>
                <w:rFonts w:ascii="Calibri" w:eastAsia="Times New Roman" w:hAnsi="Calibri" w:cs="Calibri"/>
                <w:color w:val="000000"/>
                <w:lang w:val="en-US"/>
              </w:rPr>
            </w:pPr>
          </w:p>
        </w:tc>
      </w:tr>
      <w:tr w:rsidR="00BE005B" w:rsidRPr="00261DDE" w:rsidDel="008179DB" w14:paraId="180EA1CA" w14:textId="0C3B933B" w:rsidTr="000A0E75">
        <w:trPr>
          <w:trHeight w:val="287"/>
          <w:tblCellSpacing w:w="0" w:type="dxa"/>
          <w:del w:id="1950" w:author="Christian Michelsen" w:date="2021-11-16T16:19:00Z"/>
        </w:trPr>
        <w:tc>
          <w:tcPr>
            <w:tcW w:w="1876" w:type="dxa"/>
            <w:tcBorders>
              <w:top w:val="outset" w:sz="6" w:space="0" w:color="D0D7E5"/>
              <w:left w:val="outset" w:sz="6" w:space="0" w:color="D0D7E5"/>
              <w:bottom w:val="outset" w:sz="6" w:space="0" w:color="D0D7E5"/>
              <w:right w:val="outset" w:sz="6" w:space="0" w:color="D0D7E5"/>
            </w:tcBorders>
            <w:shd w:val="clear" w:color="auto" w:fill="FFFFFF"/>
            <w:hideMark/>
          </w:tcPr>
          <w:p w14:paraId="6E365383" w14:textId="13E885EE" w:rsidR="00BE005B" w:rsidRPr="00261DDE" w:rsidDel="008179DB" w:rsidRDefault="00BE005B" w:rsidP="00BE005B">
            <w:pPr>
              <w:spacing w:line="240" w:lineRule="auto"/>
              <w:rPr>
                <w:del w:id="1951" w:author="Christian Michelsen" w:date="2021-11-16T16:19:00Z"/>
                <w:rFonts w:ascii="Times New Roman" w:eastAsia="Times New Roman" w:hAnsi="Times New Roman" w:cs="Times New Roman"/>
                <w:sz w:val="24"/>
                <w:szCs w:val="24"/>
                <w:lang w:val="en-US"/>
              </w:rPr>
            </w:pPr>
            <w:del w:id="1952" w:author="Christian Michelsen" w:date="2021-11-16T16:19:00Z">
              <w:r w:rsidRPr="0030433B" w:rsidDel="008179DB">
                <w:rPr>
                  <w:color w:val="000000"/>
                  <w:sz w:val="18"/>
                  <w:szCs w:val="18"/>
                </w:rPr>
                <w:delText>Age</w:delText>
              </w:r>
              <w:r w:rsidDel="008179DB">
                <w:rPr>
                  <w:color w:val="000000"/>
                  <w:sz w:val="18"/>
                  <w:szCs w:val="18"/>
                </w:rPr>
                <w:delText>_only</w:delText>
              </w:r>
            </w:del>
          </w:p>
        </w:tc>
        <w:tc>
          <w:tcPr>
            <w:tcW w:w="1084"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52EAC52" w14:textId="32EFC0BA" w:rsidR="00BE005B" w:rsidRPr="00261DDE" w:rsidDel="008179DB" w:rsidRDefault="00BE005B" w:rsidP="00BE005B">
            <w:pPr>
              <w:spacing w:line="240" w:lineRule="auto"/>
              <w:jc w:val="right"/>
              <w:rPr>
                <w:del w:id="1953" w:author="Christian Michelsen" w:date="2021-11-16T16:19:00Z"/>
                <w:rFonts w:ascii="Times New Roman" w:eastAsia="Times New Roman" w:hAnsi="Times New Roman" w:cs="Times New Roman"/>
                <w:sz w:val="24"/>
                <w:szCs w:val="24"/>
                <w:lang w:val="en-US"/>
              </w:rPr>
            </w:pPr>
            <w:del w:id="1954" w:author="Christian Michelsen" w:date="2021-11-16T16:19:00Z">
              <w:r w:rsidRPr="00261DDE" w:rsidDel="008179DB">
                <w:rPr>
                  <w:rFonts w:ascii="Calibri" w:eastAsia="Times New Roman" w:hAnsi="Calibri" w:cs="Calibri"/>
                  <w:color w:val="000000"/>
                  <w:lang w:val="en-US"/>
                </w:rPr>
                <w:delText>122</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EAF1DD" w:themeFill="accent3" w:themeFillTint="33"/>
            <w:hideMark/>
          </w:tcPr>
          <w:p w14:paraId="5A9596A3" w14:textId="431F2588" w:rsidR="00BE005B" w:rsidRPr="00261DDE" w:rsidDel="008179DB" w:rsidRDefault="00BE005B" w:rsidP="00BE005B">
            <w:pPr>
              <w:spacing w:line="240" w:lineRule="auto"/>
              <w:jc w:val="right"/>
              <w:rPr>
                <w:del w:id="1955" w:author="Christian Michelsen" w:date="2021-11-16T16:19:00Z"/>
                <w:rFonts w:ascii="Times New Roman" w:eastAsia="Times New Roman" w:hAnsi="Times New Roman" w:cs="Times New Roman"/>
                <w:sz w:val="24"/>
                <w:szCs w:val="24"/>
                <w:lang w:val="en-US"/>
              </w:rPr>
            </w:pPr>
            <w:del w:id="1956" w:author="Christian Michelsen" w:date="2021-11-16T16:19:00Z">
              <w:r w:rsidRPr="00261DDE" w:rsidDel="008179DB">
                <w:rPr>
                  <w:rFonts w:ascii="Calibri" w:eastAsia="Times New Roman" w:hAnsi="Calibri" w:cs="Calibri"/>
                  <w:color w:val="000000"/>
                  <w:lang w:val="en-US"/>
                </w:rPr>
                <w:delText>933</w:delText>
              </w:r>
            </w:del>
          </w:p>
        </w:tc>
        <w:tc>
          <w:tcPr>
            <w:tcW w:w="502"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C0C4AE" w14:textId="33170E65" w:rsidR="00BE005B" w:rsidRPr="00261DDE" w:rsidDel="008179DB" w:rsidRDefault="00BE005B" w:rsidP="00BE005B">
            <w:pPr>
              <w:spacing w:line="240" w:lineRule="auto"/>
              <w:jc w:val="right"/>
              <w:rPr>
                <w:del w:id="1957" w:author="Christian Michelsen" w:date="2021-11-16T16:19:00Z"/>
                <w:rFonts w:ascii="Times New Roman" w:eastAsia="Times New Roman" w:hAnsi="Times New Roman" w:cs="Times New Roman"/>
                <w:sz w:val="24"/>
                <w:szCs w:val="24"/>
                <w:lang w:val="en-US"/>
              </w:rPr>
            </w:pPr>
            <w:del w:id="1958" w:author="Christian Michelsen" w:date="2021-11-16T16:19:00Z">
              <w:r w:rsidRPr="00261DDE" w:rsidDel="008179DB">
                <w:rPr>
                  <w:rFonts w:ascii="Calibri" w:eastAsia="Times New Roman" w:hAnsi="Calibri" w:cs="Calibri"/>
                  <w:color w:val="000000"/>
                  <w:lang w:val="en-US"/>
                </w:rPr>
                <w:delText>107</w:delText>
              </w:r>
            </w:del>
          </w:p>
        </w:tc>
        <w:tc>
          <w:tcPr>
            <w:tcW w:w="567" w:type="dxa"/>
            <w:tcBorders>
              <w:top w:val="outset" w:sz="6" w:space="0" w:color="D0D7E5"/>
              <w:left w:val="outset" w:sz="6" w:space="0" w:color="D0D7E5"/>
              <w:bottom w:val="outset" w:sz="6" w:space="0" w:color="D0D7E5"/>
              <w:right w:val="outset" w:sz="6" w:space="0" w:color="D0D7E5"/>
            </w:tcBorders>
            <w:shd w:val="clear" w:color="auto" w:fill="FFFFFF"/>
            <w:hideMark/>
          </w:tcPr>
          <w:p w14:paraId="79461C67" w14:textId="2D9CFA2E" w:rsidR="00BE005B" w:rsidRPr="00261DDE" w:rsidDel="008179DB" w:rsidRDefault="00BE005B" w:rsidP="00BE005B">
            <w:pPr>
              <w:spacing w:line="240" w:lineRule="auto"/>
              <w:jc w:val="right"/>
              <w:rPr>
                <w:del w:id="1959" w:author="Christian Michelsen" w:date="2021-11-16T16:19:00Z"/>
                <w:rFonts w:ascii="Times New Roman" w:eastAsia="Times New Roman" w:hAnsi="Times New Roman" w:cs="Times New Roman"/>
                <w:sz w:val="24"/>
                <w:szCs w:val="24"/>
                <w:lang w:val="en-US"/>
              </w:rPr>
            </w:pPr>
            <w:del w:id="1960" w:author="Christian Michelsen" w:date="2021-11-16T16:19:00Z">
              <w:r w:rsidRPr="00261DDE" w:rsidDel="008179DB">
                <w:rPr>
                  <w:rFonts w:ascii="Calibri" w:eastAsia="Times New Roman" w:hAnsi="Calibri" w:cs="Calibri"/>
                  <w:color w:val="000000"/>
                  <w:lang w:val="en-US"/>
                </w:rPr>
                <w:delText>2751</w:delText>
              </w:r>
            </w:del>
          </w:p>
        </w:tc>
        <w:tc>
          <w:tcPr>
            <w:tcW w:w="563"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11BC896A" w14:textId="050ADDC9" w:rsidR="00BE005B" w:rsidRPr="00261DDE" w:rsidDel="008179DB" w:rsidRDefault="00BE005B" w:rsidP="00BE005B">
            <w:pPr>
              <w:spacing w:line="240" w:lineRule="auto"/>
              <w:jc w:val="right"/>
              <w:rPr>
                <w:del w:id="1961" w:author="Christian Michelsen" w:date="2021-11-16T16:19:00Z"/>
                <w:rFonts w:ascii="Times New Roman" w:eastAsia="Times New Roman" w:hAnsi="Times New Roman" w:cs="Times New Roman"/>
                <w:sz w:val="24"/>
                <w:szCs w:val="24"/>
                <w:lang w:val="en-US"/>
              </w:rPr>
            </w:pPr>
            <w:del w:id="1962" w:author="Christian Michelsen" w:date="2021-11-16T16:19:00Z">
              <w:r w:rsidRPr="00261DDE" w:rsidDel="008179DB">
                <w:rPr>
                  <w:rFonts w:ascii="Calibri" w:eastAsia="Times New Roman" w:hAnsi="Calibri" w:cs="Calibri"/>
                  <w:color w:val="000000"/>
                  <w:lang w:val="en-US"/>
                </w:rPr>
                <w:delText>53</w:delText>
              </w:r>
              <w:r w:rsidDel="008179DB">
                <w:rPr>
                  <w:rFonts w:ascii="Calibri" w:eastAsia="Times New Roman" w:hAnsi="Calibri" w:cs="Calibri"/>
                  <w:color w:val="000000"/>
                  <w:lang w:val="en-US"/>
                </w:rPr>
                <w:delText>.3</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08F073DD" w14:textId="348C0AD0" w:rsidR="00BE005B" w:rsidRPr="00261DDE" w:rsidDel="008179DB" w:rsidRDefault="00BE005B" w:rsidP="00BE005B">
            <w:pPr>
              <w:spacing w:line="240" w:lineRule="auto"/>
              <w:jc w:val="right"/>
              <w:rPr>
                <w:del w:id="1963" w:author="Christian Michelsen" w:date="2021-11-16T16:19:00Z"/>
                <w:rFonts w:ascii="Times New Roman" w:eastAsia="Times New Roman" w:hAnsi="Times New Roman" w:cs="Times New Roman"/>
                <w:sz w:val="24"/>
                <w:szCs w:val="24"/>
                <w:lang w:val="en-US"/>
              </w:rPr>
            </w:pPr>
            <w:del w:id="1964" w:author="Christian Michelsen" w:date="2021-11-16T16:19:00Z">
              <w:r w:rsidRPr="00261DDE" w:rsidDel="008179DB">
                <w:rPr>
                  <w:rFonts w:ascii="Calibri" w:eastAsia="Times New Roman" w:hAnsi="Calibri" w:cs="Calibri"/>
                  <w:color w:val="000000"/>
                  <w:lang w:val="en-US"/>
                </w:rPr>
                <w:delText>11</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6</w:delText>
              </w:r>
            </w:del>
          </w:p>
        </w:tc>
        <w:tc>
          <w:tcPr>
            <w:tcW w:w="0" w:type="auto"/>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FE5D7" w14:textId="7FDF57B0" w:rsidR="00BE005B" w:rsidRPr="00261DDE" w:rsidDel="008179DB" w:rsidRDefault="00BE005B" w:rsidP="00BE005B">
            <w:pPr>
              <w:spacing w:line="240" w:lineRule="auto"/>
              <w:jc w:val="right"/>
              <w:rPr>
                <w:del w:id="1965" w:author="Christian Michelsen" w:date="2021-11-16T16:19:00Z"/>
                <w:rFonts w:ascii="Times New Roman" w:eastAsia="Times New Roman" w:hAnsi="Times New Roman" w:cs="Times New Roman"/>
                <w:sz w:val="24"/>
                <w:szCs w:val="24"/>
                <w:lang w:val="en-US"/>
              </w:rPr>
            </w:pPr>
            <w:del w:id="1966" w:author="Christian Michelsen" w:date="2021-11-16T16:19:00Z">
              <w:r w:rsidRPr="00261DDE" w:rsidDel="008179DB">
                <w:rPr>
                  <w:rFonts w:ascii="Calibri" w:eastAsia="Times New Roman" w:hAnsi="Calibri" w:cs="Calibri"/>
                  <w:color w:val="000000"/>
                  <w:lang w:val="en-US"/>
                </w:rPr>
                <w:delText>14</w:delText>
              </w:r>
              <w:r w:rsidDel="008179DB">
                <w:rPr>
                  <w:rFonts w:ascii="Calibri" w:eastAsia="Times New Roman" w:hAnsi="Calibri" w:cs="Calibri"/>
                  <w:color w:val="000000"/>
                  <w:lang w:val="en-US"/>
                </w:rPr>
                <w:delText>.</w:delText>
              </w:r>
              <w:r w:rsidRPr="00261DDE" w:rsidDel="008179DB">
                <w:rPr>
                  <w:rFonts w:ascii="Calibri" w:eastAsia="Times New Roman" w:hAnsi="Calibri" w:cs="Calibri"/>
                  <w:color w:val="000000"/>
                  <w:lang w:val="en-US"/>
                </w:rPr>
                <w:delText>8</w:delText>
              </w:r>
            </w:del>
          </w:p>
        </w:tc>
        <w:tc>
          <w:tcPr>
            <w:tcW w:w="1116"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374148F1" w14:textId="3F7E07E3" w:rsidR="00BE005B" w:rsidRPr="00261DDE" w:rsidDel="008179DB" w:rsidRDefault="00BE005B" w:rsidP="00BE005B">
            <w:pPr>
              <w:spacing w:line="240" w:lineRule="auto"/>
              <w:jc w:val="right"/>
              <w:rPr>
                <w:del w:id="1967" w:author="Christian Michelsen" w:date="2021-11-16T16:19:00Z"/>
                <w:rFonts w:ascii="Times New Roman" w:eastAsia="Times New Roman" w:hAnsi="Times New Roman" w:cs="Times New Roman"/>
                <w:sz w:val="24"/>
                <w:szCs w:val="24"/>
                <w:lang w:val="en-US"/>
              </w:rPr>
            </w:pPr>
            <w:del w:id="1968" w:author="Christian Michelsen" w:date="2021-11-16T16:19:00Z">
              <w:r w:rsidRPr="00261DDE" w:rsidDel="008179DB">
                <w:rPr>
                  <w:rFonts w:ascii="Calibri" w:eastAsia="Times New Roman" w:hAnsi="Calibri" w:cs="Calibri"/>
                  <w:color w:val="000000"/>
                  <w:lang w:val="en-US"/>
                </w:rPr>
                <w:delText>6</w:delText>
              </w:r>
              <w:r w:rsidDel="008179DB">
                <w:rPr>
                  <w:rFonts w:ascii="Calibri" w:eastAsia="Times New Roman" w:hAnsi="Calibri" w:cs="Calibri"/>
                  <w:color w:val="000000"/>
                  <w:lang w:val="en-US"/>
                </w:rPr>
                <w:delText>9.</w:delText>
              </w:r>
              <w:r w:rsidRPr="00261DDE" w:rsidDel="008179DB">
                <w:rPr>
                  <w:rFonts w:ascii="Calibri" w:eastAsia="Times New Roman" w:hAnsi="Calibri" w:cs="Calibri"/>
                  <w:color w:val="000000"/>
                  <w:lang w:val="en-US"/>
                </w:rPr>
                <w:delText>8</w:delText>
              </w:r>
            </w:del>
          </w:p>
        </w:tc>
        <w:tc>
          <w:tcPr>
            <w:tcW w:w="1011" w:type="dxa"/>
            <w:tcBorders>
              <w:top w:val="outset" w:sz="6" w:space="0" w:color="D0D7E5"/>
              <w:left w:val="outset" w:sz="6" w:space="0" w:color="D0D7E5"/>
              <w:bottom w:val="outset" w:sz="6" w:space="0" w:color="D0D7E5"/>
              <w:right w:val="outset" w:sz="6" w:space="0" w:color="D0D7E5"/>
            </w:tcBorders>
            <w:shd w:val="clear" w:color="auto" w:fill="F2DBDB" w:themeFill="accent2" w:themeFillTint="33"/>
            <w:hideMark/>
          </w:tcPr>
          <w:p w14:paraId="5E98053D" w14:textId="4D5B0387" w:rsidR="00BE005B" w:rsidRPr="00261DDE" w:rsidDel="008179DB" w:rsidRDefault="00BE005B" w:rsidP="00BE005B">
            <w:pPr>
              <w:spacing w:line="240" w:lineRule="auto"/>
              <w:jc w:val="right"/>
              <w:rPr>
                <w:del w:id="1969" w:author="Christian Michelsen" w:date="2021-11-16T16:19:00Z"/>
                <w:rFonts w:ascii="Times New Roman" w:eastAsia="Times New Roman" w:hAnsi="Times New Roman" w:cs="Times New Roman"/>
                <w:sz w:val="24"/>
                <w:szCs w:val="24"/>
                <w:lang w:val="en-US"/>
              </w:rPr>
            </w:pPr>
            <w:del w:id="1970" w:author="Christian Michelsen" w:date="2021-11-16T16:19:00Z">
              <w:r w:rsidRPr="00261DDE" w:rsidDel="008179DB">
                <w:rPr>
                  <w:rFonts w:ascii="Calibri" w:eastAsia="Times New Roman" w:hAnsi="Calibri" w:cs="Calibri"/>
                  <w:color w:val="000000"/>
                  <w:lang w:val="en-US"/>
                </w:rPr>
                <w:delText>13</w:delText>
              </w:r>
              <w:r w:rsidDel="008179DB">
                <w:rPr>
                  <w:rFonts w:ascii="Calibri" w:eastAsia="Times New Roman" w:hAnsi="Calibri" w:cs="Calibri"/>
                  <w:color w:val="000000"/>
                  <w:lang w:val="en-US"/>
                </w:rPr>
                <w:delText>.4</w:delText>
              </w:r>
            </w:del>
          </w:p>
        </w:tc>
        <w:tc>
          <w:tcPr>
            <w:tcW w:w="1711" w:type="dxa"/>
            <w:tcBorders>
              <w:top w:val="outset" w:sz="6" w:space="0" w:color="D0D7E5"/>
              <w:left w:val="outset" w:sz="6" w:space="0" w:color="D0D7E5"/>
              <w:bottom w:val="outset" w:sz="6" w:space="0" w:color="D0D7E5"/>
              <w:right w:val="outset" w:sz="6" w:space="0" w:color="D0D7E5"/>
            </w:tcBorders>
            <w:shd w:val="clear" w:color="auto" w:fill="FFFFFF"/>
          </w:tcPr>
          <w:p w14:paraId="2F74EC3D" w14:textId="37A33BD8" w:rsidR="00BE005B" w:rsidRPr="00261DDE" w:rsidDel="008179DB" w:rsidRDefault="00BE005B" w:rsidP="00BE005B">
            <w:pPr>
              <w:spacing w:line="240" w:lineRule="auto"/>
              <w:rPr>
                <w:del w:id="1971" w:author="Christian Michelsen" w:date="2021-11-16T16:19:00Z"/>
                <w:rFonts w:ascii="Calibri" w:eastAsia="Times New Roman" w:hAnsi="Calibri" w:cs="Calibri"/>
                <w:color w:val="000000"/>
                <w:lang w:val="en-US"/>
              </w:rPr>
            </w:pPr>
          </w:p>
        </w:tc>
      </w:tr>
      <w:tr w:rsidR="000A0E75" w:rsidRPr="00261DDE" w:rsidDel="008179DB" w14:paraId="2457BACA" w14:textId="5BE86591" w:rsidTr="000A0E75">
        <w:trPr>
          <w:trHeight w:val="287"/>
          <w:tblCellSpacing w:w="0" w:type="dxa"/>
          <w:del w:id="1972" w:author="Christian Michelsen" w:date="2021-11-16T16:19:00Z"/>
        </w:trPr>
        <w:tc>
          <w:tcPr>
            <w:tcW w:w="10215" w:type="dxa"/>
            <w:gridSpan w:val="11"/>
            <w:tcBorders>
              <w:top w:val="single" w:sz="4" w:space="0" w:color="auto"/>
              <w:left w:val="outset" w:sz="6" w:space="0" w:color="D0D7E5"/>
              <w:bottom w:val="outset" w:sz="6" w:space="0" w:color="auto"/>
              <w:right w:val="outset" w:sz="6" w:space="0" w:color="D0D7E5"/>
            </w:tcBorders>
            <w:shd w:val="clear" w:color="auto" w:fill="auto"/>
          </w:tcPr>
          <w:p w14:paraId="3BAE2F42" w14:textId="7B17D236" w:rsidR="000A0E75" w:rsidRPr="00261DDE" w:rsidDel="008179DB" w:rsidRDefault="000A0E75" w:rsidP="00261DDE">
            <w:pPr>
              <w:spacing w:line="240" w:lineRule="auto"/>
              <w:rPr>
                <w:del w:id="1973" w:author="Christian Michelsen" w:date="2021-11-16T16:19:00Z"/>
                <w:rFonts w:ascii="Calibri" w:eastAsia="Times New Roman" w:hAnsi="Calibri" w:cs="Calibri"/>
                <w:color w:val="000000"/>
                <w:lang w:val="en-US"/>
              </w:rPr>
            </w:pPr>
            <w:del w:id="1974" w:author="Christian Michelsen" w:date="2021-11-16T16:19:00Z">
              <w:r w:rsidDel="008179DB">
                <w:rPr>
                  <w:color w:val="000000"/>
                  <w:sz w:val="18"/>
                  <w:szCs w:val="18"/>
                </w:rPr>
                <w:delText xml:space="preserve">PPF: positive prediction fraction </w:delText>
              </w:r>
              <w:r w:rsidRPr="0030433B" w:rsidDel="008179DB">
                <w:rPr>
                  <w:color w:val="000000"/>
                  <w:sz w:val="18"/>
                  <w:szCs w:val="18"/>
                </w:rPr>
                <w:delText>TP: true positives FP: false positives FN: false negatives TN: true negatives TPR: true positive rate PPV: positive predictive value MCC: Matthews correlation coefficient AURC: area under the ROC curve  AUPRC: area under the precision recall curve P(TPR): probability that the model performs better than the ML model relative to TPR. Green/red colors indicates the model with the best/worst performance given that specific metric </w:delText>
              </w:r>
            </w:del>
          </w:p>
        </w:tc>
      </w:tr>
    </w:tbl>
    <w:p w14:paraId="09004DB7" w14:textId="3364652C" w:rsidR="00CB3BCC" w:rsidDel="008179DB" w:rsidRDefault="00CB3BCC">
      <w:pPr>
        <w:rPr>
          <w:del w:id="1975" w:author="Christian Michelsen" w:date="2021-11-16T16:19:00Z"/>
          <w:b/>
          <w:lang w:val="en-GB"/>
        </w:rPr>
      </w:pPr>
      <w:del w:id="1976" w:author="Christian Michelsen" w:date="2021-11-16T16:19:00Z">
        <w:r w:rsidDel="008179DB">
          <w:rPr>
            <w:b/>
            <w:lang w:val="en-GB"/>
          </w:rPr>
          <w:br w:type="page"/>
        </w:r>
      </w:del>
    </w:p>
    <w:bookmarkStart w:id="1977" w:name="_zi617rqtpq82" w:colFirst="0" w:colLast="0"/>
    <w:bookmarkStart w:id="1978" w:name="_dh3tqg42cx8g" w:colFirst="0" w:colLast="0"/>
    <w:bookmarkStart w:id="1979" w:name="_tkh4vhorg9sv" w:colFirst="0" w:colLast="0"/>
    <w:bookmarkStart w:id="1980" w:name="_imf4t02cn06x" w:colFirst="0" w:colLast="0"/>
    <w:bookmarkStart w:id="1981" w:name="_ae6u1qmit829" w:colFirst="0" w:colLast="0"/>
    <w:bookmarkStart w:id="1982" w:name="_sl1jc3cm99ng" w:colFirst="0" w:colLast="0"/>
    <w:bookmarkEnd w:id="1977"/>
    <w:bookmarkEnd w:id="1978"/>
    <w:bookmarkEnd w:id="1979"/>
    <w:bookmarkEnd w:id="1980"/>
    <w:bookmarkEnd w:id="1981"/>
    <w:bookmarkEnd w:id="1982"/>
    <w:p w14:paraId="68B30B2C" w14:textId="77777777" w:rsidR="00DA3E74" w:rsidRPr="00CE42F9" w:rsidRDefault="001D57DD" w:rsidP="008179DB">
      <w:pPr>
        <w:rPr>
          <w:b/>
          <w:lang w:val="da-DK"/>
        </w:rPr>
        <w:pPrChange w:id="1983" w:author="Christian Michelsen" w:date="2021-11-16T16:19:00Z">
          <w:pPr>
            <w:pStyle w:val="EndNoteBibliographyTitle"/>
          </w:pPr>
        </w:pPrChange>
      </w:pPr>
      <w:r w:rsidRPr="0040209C">
        <w:rPr>
          <w:noProof/>
          <w:lang w:val="en-US"/>
        </w:rPr>
        <w:fldChar w:fldCharType="begin"/>
      </w:r>
      <w:r w:rsidRPr="00CE42F9">
        <w:rPr>
          <w:lang w:val="da-DK"/>
        </w:rPr>
        <w:instrText xml:space="preserve"> ADDIN EN.REFLIST </w:instrText>
      </w:r>
      <w:r w:rsidRPr="0040209C">
        <w:rPr>
          <w:noProof/>
          <w:lang w:val="en-US"/>
        </w:rPr>
        <w:fldChar w:fldCharType="separate"/>
      </w:r>
      <w:r w:rsidR="00DA3E74" w:rsidRPr="00CE42F9">
        <w:rPr>
          <w:b/>
          <w:lang w:val="da-DK"/>
        </w:rPr>
        <w:t>References</w:t>
      </w:r>
    </w:p>
    <w:p w14:paraId="6DF15219" w14:textId="77777777" w:rsidR="00DA3E74" w:rsidRPr="00CE42F9" w:rsidRDefault="00DA3E74" w:rsidP="00DA3E74">
      <w:pPr>
        <w:pStyle w:val="EndNoteBibliographyTitle"/>
        <w:rPr>
          <w:b/>
          <w:lang w:val="da-DK"/>
        </w:rPr>
      </w:pPr>
    </w:p>
    <w:p w14:paraId="4B67B0A0" w14:textId="77777777" w:rsidR="00DA3E74" w:rsidRPr="00DA3E74" w:rsidRDefault="00DA3E74" w:rsidP="00DA3E74">
      <w:pPr>
        <w:pStyle w:val="EndNoteBibliography"/>
      </w:pPr>
      <w:r w:rsidRPr="00CE42F9">
        <w:rPr>
          <w:lang w:val="da-DK"/>
        </w:rPr>
        <w:t xml:space="preserve">1 Petersen PB, Kehlet H, Jørgensen CC. </w:t>
      </w:r>
      <w:r w:rsidRPr="00DA3E74">
        <w:t xml:space="preserve">Improvement in fast-track hip and knee arthroplasty: a prospective multicentre study of 36,935 procedures from 2010 to 2017. </w:t>
      </w:r>
      <w:r w:rsidRPr="00DA3E74">
        <w:rPr>
          <w:i/>
        </w:rPr>
        <w:t>Scientific reports</w:t>
      </w:r>
      <w:r w:rsidRPr="00DA3E74">
        <w:t xml:space="preserve"> 2020; </w:t>
      </w:r>
      <w:r w:rsidRPr="00DA3E74">
        <w:rPr>
          <w:b/>
        </w:rPr>
        <w:t>10</w:t>
      </w:r>
      <w:r w:rsidRPr="00DA3E74">
        <w:t>: 21233</w:t>
      </w:r>
    </w:p>
    <w:p w14:paraId="5B11C5FA" w14:textId="77777777" w:rsidR="00DA3E74" w:rsidRPr="00DA3E74" w:rsidRDefault="00DA3E74" w:rsidP="00DA3E74">
      <w:pPr>
        <w:pStyle w:val="EndNoteBibliography"/>
      </w:pPr>
      <w:r w:rsidRPr="00DA3E74">
        <w:t xml:space="preserve">2 Khan SK, Malviya A, Muller SD, et al. Reduced short-term complications and mortality following Enhanced Recovery primary hip and knee arthroplasty: results from 6,000 consecutive procedures. </w:t>
      </w:r>
      <w:r w:rsidRPr="00DA3E74">
        <w:rPr>
          <w:i/>
        </w:rPr>
        <w:t>Acta Orthop</w:t>
      </w:r>
      <w:r w:rsidRPr="00DA3E74">
        <w:t xml:space="preserve"> 2014; </w:t>
      </w:r>
      <w:r w:rsidRPr="00DA3E74">
        <w:rPr>
          <w:b/>
        </w:rPr>
        <w:t>85</w:t>
      </w:r>
      <w:r w:rsidRPr="00DA3E74">
        <w:t>: 26-31</w:t>
      </w:r>
    </w:p>
    <w:p w14:paraId="2B8A3063" w14:textId="77777777" w:rsidR="00DA3E74" w:rsidRPr="00DA3E74" w:rsidRDefault="00DA3E74" w:rsidP="00DA3E74">
      <w:pPr>
        <w:pStyle w:val="EndNoteBibliography"/>
      </w:pPr>
      <w:r w:rsidRPr="00DA3E74">
        <w:t xml:space="preserve">3 Savaridas T, Serrano-Pedraza I, Khan SK, Martin K, Malviya A, Reed MR. Reduced medium-term mortality following primary total hip and knee arthroplasty with an enhanced recovery program. </w:t>
      </w:r>
      <w:r w:rsidRPr="00DA3E74">
        <w:rPr>
          <w:i/>
        </w:rPr>
        <w:t>Acta Orthop</w:t>
      </w:r>
      <w:r w:rsidRPr="00DA3E74">
        <w:t xml:space="preserve"> 2013; </w:t>
      </w:r>
      <w:r w:rsidRPr="00DA3E74">
        <w:rPr>
          <w:b/>
        </w:rPr>
        <w:t>84</w:t>
      </w:r>
      <w:r w:rsidRPr="00DA3E74">
        <w:t>: 40-3</w:t>
      </w:r>
    </w:p>
    <w:p w14:paraId="5C8662B3" w14:textId="77777777" w:rsidR="00DA3E74" w:rsidRPr="00DA3E74" w:rsidRDefault="00DA3E74" w:rsidP="00DA3E74">
      <w:pPr>
        <w:pStyle w:val="EndNoteBibliography"/>
      </w:pPr>
      <w:r w:rsidRPr="00DA3E74">
        <w:t xml:space="preserve">4 Partridge T, Jameson S, Baker P, Deehan D, Mason J, Reed MR. Ten-Year Trends in Medical Complications Following 540,623 Primary Total Hip Replacements from a National Database. </w:t>
      </w:r>
      <w:r w:rsidRPr="00DA3E74">
        <w:rPr>
          <w:i/>
        </w:rPr>
        <w:t>The Journal of bone and joint surgery American volume</w:t>
      </w:r>
      <w:r w:rsidRPr="00DA3E74">
        <w:t xml:space="preserve"> 2018; </w:t>
      </w:r>
      <w:r w:rsidRPr="00DA3E74">
        <w:rPr>
          <w:b/>
        </w:rPr>
        <w:t>100</w:t>
      </w:r>
      <w:r w:rsidRPr="00DA3E74">
        <w:t>: 360-7</w:t>
      </w:r>
    </w:p>
    <w:p w14:paraId="6A5EE50D" w14:textId="77777777" w:rsidR="00DA3E74" w:rsidRPr="00DA3E74" w:rsidRDefault="00DA3E74" w:rsidP="00DA3E74">
      <w:pPr>
        <w:pStyle w:val="EndNoteBibliography"/>
      </w:pPr>
      <w:r w:rsidRPr="00DA3E74">
        <w:t xml:space="preserve">5 Jorgensen CC, Gromov K, Petersen PB, Kehlet H, Lundbeck Foundation Centre for Fast-track H, Knee Replacement Collaborative G. Influence of day of surgery and prediction of LOS &gt; 2 days after fast-track hip and knee replacement. </w:t>
      </w:r>
      <w:r w:rsidRPr="00DA3E74">
        <w:rPr>
          <w:i/>
        </w:rPr>
        <w:t>Acta orthopaedica</w:t>
      </w:r>
      <w:r w:rsidRPr="00DA3E74">
        <w:t xml:space="preserve"> 2021; </w:t>
      </w:r>
      <w:r w:rsidRPr="00DA3E74">
        <w:rPr>
          <w:b/>
        </w:rPr>
        <w:t>92</w:t>
      </w:r>
      <w:r w:rsidRPr="00DA3E74">
        <w:t>: 170-5</w:t>
      </w:r>
    </w:p>
    <w:p w14:paraId="6E478330" w14:textId="77777777" w:rsidR="00DA3E74" w:rsidRPr="00DA3E74" w:rsidRDefault="00DA3E74" w:rsidP="00DA3E74">
      <w:pPr>
        <w:pStyle w:val="EndNoteBibliography"/>
      </w:pPr>
      <w:r w:rsidRPr="00DA3E74">
        <w:t xml:space="preserve">6 Jorgensen CC, Petersen MA, Kehlet H. Preoperative prediction of potentially preventable morbidity after fast-track hip and knee arthroplasty: a detailed descriptive cohort study. </w:t>
      </w:r>
      <w:r w:rsidRPr="00DA3E74">
        <w:rPr>
          <w:i/>
        </w:rPr>
        <w:t>BMJ Open</w:t>
      </w:r>
      <w:r w:rsidRPr="00DA3E74">
        <w:t xml:space="preserve"> 2016; </w:t>
      </w:r>
      <w:r w:rsidRPr="00DA3E74">
        <w:rPr>
          <w:b/>
        </w:rPr>
        <w:t>6</w:t>
      </w:r>
      <w:r w:rsidRPr="00DA3E74">
        <w:t>: e009813</w:t>
      </w:r>
    </w:p>
    <w:p w14:paraId="120315D9" w14:textId="77777777" w:rsidR="00DA3E74" w:rsidRPr="00DA3E74" w:rsidRDefault="00DA3E74" w:rsidP="00DA3E74">
      <w:pPr>
        <w:pStyle w:val="EndNoteBibliography"/>
      </w:pPr>
      <w:r w:rsidRPr="00DA3E74">
        <w:t xml:space="preserve">7 Johns WL, Layon D, Golladay G, Kates S, Scott M, Patel NK. Preoperative Risk Factor Screening Protocols in Total Joint Arthroplasty: A Systematic Review. </w:t>
      </w:r>
      <w:r w:rsidRPr="00DA3E74">
        <w:rPr>
          <w:i/>
        </w:rPr>
        <w:t>J Arthroplasty</w:t>
      </w:r>
      <w:r w:rsidRPr="00DA3E74">
        <w:t xml:space="preserve"> 2020</w:t>
      </w:r>
    </w:p>
    <w:p w14:paraId="47FEAF25" w14:textId="77777777" w:rsidR="00DA3E74" w:rsidRPr="00DA3E74" w:rsidRDefault="00DA3E74" w:rsidP="00DA3E74">
      <w:pPr>
        <w:pStyle w:val="EndNoteBibliography"/>
      </w:pPr>
      <w:r w:rsidRPr="00DA3E74">
        <w:t xml:space="preserve">8 Adhia AH, Feinglass JM, Suleiman LI. What Are the Risk Factors for 48 or More-Hour Stay and Nonhome Discharge After Total Knee Arthroplasty? Results From 151 Illinois Hospitals, 2016-2018. </w:t>
      </w:r>
      <w:r w:rsidRPr="00DA3E74">
        <w:rPr>
          <w:i/>
        </w:rPr>
        <w:t>J Arthroplasty</w:t>
      </w:r>
      <w:r w:rsidRPr="00DA3E74">
        <w:t xml:space="preserve"> 2020; </w:t>
      </w:r>
      <w:r w:rsidRPr="00DA3E74">
        <w:rPr>
          <w:b/>
        </w:rPr>
        <w:t>35</w:t>
      </w:r>
      <w:r w:rsidRPr="00DA3E74">
        <w:t>: 1466-73.e1</w:t>
      </w:r>
    </w:p>
    <w:p w14:paraId="2AAA0BC9" w14:textId="77777777" w:rsidR="00DA3E74" w:rsidRPr="00DA3E74" w:rsidRDefault="00DA3E74" w:rsidP="00DA3E74">
      <w:pPr>
        <w:pStyle w:val="EndNoteBibliography"/>
      </w:pPr>
      <w:r w:rsidRPr="00DA3E74">
        <w:t xml:space="preserve">9 Johnson DJ, Castle JP, Hartwell MJ, D'Heurle AM, Manning DW. Risk Factors for Greater Than 24-Hour Length of Stay After Primary Total Knee Arthroplasty. </w:t>
      </w:r>
      <w:r w:rsidRPr="00DA3E74">
        <w:rPr>
          <w:i/>
        </w:rPr>
        <w:t>J Arthroplasty</w:t>
      </w:r>
      <w:r w:rsidRPr="00DA3E74">
        <w:t xml:space="preserve"> 2020; </w:t>
      </w:r>
      <w:r w:rsidRPr="00DA3E74">
        <w:rPr>
          <w:b/>
        </w:rPr>
        <w:t>35</w:t>
      </w:r>
      <w:r w:rsidRPr="00DA3E74">
        <w:t>: 633-7</w:t>
      </w:r>
    </w:p>
    <w:p w14:paraId="52EAAF6D" w14:textId="77777777" w:rsidR="00DA3E74" w:rsidRPr="00DA3E74" w:rsidRDefault="00DA3E74" w:rsidP="00DA3E74">
      <w:pPr>
        <w:pStyle w:val="EndNoteBibliography"/>
      </w:pPr>
      <w:r w:rsidRPr="00DA3E74">
        <w:t xml:space="preserve">10 Shah A, Memon M, Kay J, Wood TJ, Tushinski DM, Khanna V. Preoperative Patient Factors Affecting Length of Stay following Total Knee Arthroplasty: A Systematic Review and Meta-Analysis. </w:t>
      </w:r>
      <w:r w:rsidRPr="00DA3E74">
        <w:rPr>
          <w:i/>
        </w:rPr>
        <w:t>J Arthroplasty</w:t>
      </w:r>
      <w:r w:rsidRPr="00DA3E74">
        <w:t xml:space="preserve"> 2019; </w:t>
      </w:r>
      <w:r w:rsidRPr="00DA3E74">
        <w:rPr>
          <w:b/>
        </w:rPr>
        <w:t>34</w:t>
      </w:r>
      <w:r w:rsidRPr="00DA3E74">
        <w:t>: 2124-65.e1</w:t>
      </w:r>
    </w:p>
    <w:p w14:paraId="6C4BA7E9" w14:textId="77777777" w:rsidR="00DA3E74" w:rsidRPr="00DA3E74" w:rsidRDefault="00DA3E74" w:rsidP="00DA3E74">
      <w:pPr>
        <w:pStyle w:val="EndNoteBibliography"/>
      </w:pPr>
      <w:r w:rsidRPr="00DA3E74">
        <w:t xml:space="preserve">11 Moonesinghe SR, Mythen MG, Das P, Rowan KM, Grocott MP. Risk stratification tools for predicting morbidity and mortality in adult patients undergoing major surgery: qualitative systematic review. </w:t>
      </w:r>
      <w:r w:rsidRPr="00DA3E74">
        <w:rPr>
          <w:i/>
        </w:rPr>
        <w:t>Anesthesiology</w:t>
      </w:r>
      <w:r w:rsidRPr="00DA3E74">
        <w:t xml:space="preserve"> 2013; </w:t>
      </w:r>
      <w:r w:rsidRPr="00DA3E74">
        <w:rPr>
          <w:b/>
        </w:rPr>
        <w:t>119</w:t>
      </w:r>
      <w:r w:rsidRPr="00DA3E74">
        <w:t>: 959-81</w:t>
      </w:r>
    </w:p>
    <w:p w14:paraId="58BC416B" w14:textId="77777777" w:rsidR="00DA3E74" w:rsidRPr="00DA3E74" w:rsidRDefault="00DA3E74" w:rsidP="00DA3E74">
      <w:pPr>
        <w:pStyle w:val="EndNoteBibliography"/>
      </w:pPr>
      <w:r w:rsidRPr="00DA3E74">
        <w:t xml:space="preserve">12 Li Q, Zhong H, Girardi FP, et al. Machine Learning Approaches to Define Candidates for Ambulatory Single Level Laminectomy Surgery. </w:t>
      </w:r>
      <w:r w:rsidRPr="00DA3E74">
        <w:rPr>
          <w:i/>
        </w:rPr>
        <w:t>Global spine journal</w:t>
      </w:r>
      <w:r w:rsidRPr="00DA3E74">
        <w:t xml:space="preserve"> 2021: 2192568220979835</w:t>
      </w:r>
    </w:p>
    <w:p w14:paraId="64E17C15" w14:textId="77777777" w:rsidR="00DA3E74" w:rsidRPr="00DA3E74" w:rsidRDefault="00DA3E74" w:rsidP="00DA3E74">
      <w:pPr>
        <w:pStyle w:val="EndNoteBibliography"/>
      </w:pPr>
      <w:r w:rsidRPr="00DA3E74">
        <w:t xml:space="preserve">13 Chiew CJ, Liu N, Wong TH, Sim YE, Abdullah HR. Utilizing Machine Learning Methods for Preoperative Prediction of Postsurgical Mortality and Intensive Care Unit Admission. </w:t>
      </w:r>
      <w:r w:rsidRPr="00DA3E74">
        <w:rPr>
          <w:i/>
        </w:rPr>
        <w:t>Annals of surgery</w:t>
      </w:r>
      <w:r w:rsidRPr="00DA3E74">
        <w:t xml:space="preserve"> 2020; </w:t>
      </w:r>
      <w:r w:rsidRPr="00DA3E74">
        <w:rPr>
          <w:b/>
        </w:rPr>
        <w:t>272</w:t>
      </w:r>
      <w:r w:rsidRPr="00DA3E74">
        <w:t>: 1133-9</w:t>
      </w:r>
    </w:p>
    <w:p w14:paraId="0B7F3B70" w14:textId="77777777" w:rsidR="00DA3E74" w:rsidRPr="00DA3E74" w:rsidRDefault="00DA3E74" w:rsidP="00DA3E74">
      <w:pPr>
        <w:pStyle w:val="EndNoteBibliography"/>
      </w:pPr>
      <w:r w:rsidRPr="00DA3E74">
        <w:t xml:space="preserve">14 Li H, Jiao J, Zhang S, Tang H, Qu X, Yue B. Construction and Comparison of Predictive Models for Length of Stay after Total Knee Arthroplasty: Regression Model and Machine Learning Analysis Based on 1,826 Cases in a Single Singapore Center. </w:t>
      </w:r>
      <w:r w:rsidRPr="00DA3E74">
        <w:rPr>
          <w:i/>
        </w:rPr>
        <w:t>The journal of knee surgery</w:t>
      </w:r>
      <w:r w:rsidRPr="00DA3E74">
        <w:t xml:space="preserve"> 2020</w:t>
      </w:r>
    </w:p>
    <w:p w14:paraId="515A6845" w14:textId="77777777" w:rsidR="00DA3E74" w:rsidRPr="00DA3E74" w:rsidRDefault="00DA3E74" w:rsidP="00DA3E74">
      <w:pPr>
        <w:pStyle w:val="EndNoteBibliography"/>
      </w:pPr>
      <w:r w:rsidRPr="00DA3E74">
        <w:t xml:space="preserve">15 Lu Y, Khazi ZM, Agarwalla A, Forsythe B, Taunton MJ. Development of a Machine Learning Algorithm to Predict Nonroutine Discharge Following Unicompartmental Knee Arthroplasty. </w:t>
      </w:r>
      <w:r w:rsidRPr="00DA3E74">
        <w:rPr>
          <w:i/>
        </w:rPr>
        <w:t>J Arthroplasty</w:t>
      </w:r>
      <w:r w:rsidRPr="00DA3E74">
        <w:t xml:space="preserve"> 2021; </w:t>
      </w:r>
      <w:r w:rsidRPr="00DA3E74">
        <w:rPr>
          <w:b/>
        </w:rPr>
        <w:t>36</w:t>
      </w:r>
      <w:r w:rsidRPr="00DA3E74">
        <w:t>: 1568-76</w:t>
      </w:r>
    </w:p>
    <w:p w14:paraId="48391213" w14:textId="77777777" w:rsidR="00DA3E74" w:rsidRPr="00DA3E74" w:rsidRDefault="00DA3E74" w:rsidP="00DA3E74">
      <w:pPr>
        <w:pStyle w:val="EndNoteBibliography"/>
      </w:pPr>
      <w:r w:rsidRPr="00DA3E74">
        <w:lastRenderedPageBreak/>
        <w:t xml:space="preserve">16 Shah AA, Devana SK, Lee C, Kianian R, van der Schaar M, SooHoo NF. Development of a Novel, Potentially Universal Machine Learning Algorithm for Prediction of Complications After Total Hip Arthroplasty. </w:t>
      </w:r>
      <w:r w:rsidRPr="00DA3E74">
        <w:rPr>
          <w:i/>
        </w:rPr>
        <w:t>J Arthroplasty</w:t>
      </w:r>
      <w:r w:rsidRPr="00DA3E74">
        <w:t xml:space="preserve"> 2021; </w:t>
      </w:r>
      <w:r w:rsidRPr="00DA3E74">
        <w:rPr>
          <w:b/>
        </w:rPr>
        <w:t>36</w:t>
      </w:r>
      <w:r w:rsidRPr="00DA3E74">
        <w:t>: 1655-62.e1</w:t>
      </w:r>
    </w:p>
    <w:p w14:paraId="24C71A2A" w14:textId="77777777" w:rsidR="00DA3E74" w:rsidRPr="00DA3E74" w:rsidRDefault="00DA3E74" w:rsidP="00DA3E74">
      <w:pPr>
        <w:pStyle w:val="EndNoteBibliography"/>
      </w:pPr>
      <w:r w:rsidRPr="00DA3E74">
        <w:t xml:space="preserve">17 Sniderman J, Stark RB, Schwartz CE, Imam H, Finkelstein JA, Nousiainen MT. Patient Factors That Matter in Predicting Hip Arthroplasty Outcomes: A Machine-Learning Approach. </w:t>
      </w:r>
      <w:r w:rsidRPr="00DA3E74">
        <w:rPr>
          <w:i/>
        </w:rPr>
        <w:t>J Arthroplasty</w:t>
      </w:r>
      <w:r w:rsidRPr="00DA3E74">
        <w:t xml:space="preserve"> 2021; </w:t>
      </w:r>
      <w:r w:rsidRPr="00DA3E74">
        <w:rPr>
          <w:b/>
        </w:rPr>
        <w:t>36</w:t>
      </w:r>
      <w:r w:rsidRPr="00DA3E74">
        <w:t>: 2024-32</w:t>
      </w:r>
    </w:p>
    <w:p w14:paraId="2B187600" w14:textId="77777777" w:rsidR="00DA3E74" w:rsidRPr="00DA3E74" w:rsidRDefault="00DA3E74" w:rsidP="00DA3E74">
      <w:pPr>
        <w:pStyle w:val="EndNoteBibliography"/>
      </w:pPr>
      <w:r w:rsidRPr="00DA3E74">
        <w:t xml:space="preserve">18 Kugelman DN, Teo G, Huang S, Doran MG, Singh V, Long WJ. A Novel Machine Learning Predictive Tool Assessing Outpatient or Inpatient Designation for Medicare Patients Undergoing Total Hip Arthroplasty. </w:t>
      </w:r>
      <w:r w:rsidRPr="00DA3E74">
        <w:rPr>
          <w:i/>
        </w:rPr>
        <w:t>Arthroplasty today</w:t>
      </w:r>
      <w:r w:rsidRPr="00DA3E74">
        <w:t xml:space="preserve"> 2021; </w:t>
      </w:r>
      <w:r w:rsidRPr="00DA3E74">
        <w:rPr>
          <w:b/>
        </w:rPr>
        <w:t>8</w:t>
      </w:r>
      <w:r w:rsidRPr="00DA3E74">
        <w:t>: 194-9</w:t>
      </w:r>
    </w:p>
    <w:p w14:paraId="2BF9621F" w14:textId="77777777" w:rsidR="00DA3E74" w:rsidRPr="00DA3E74" w:rsidRDefault="00DA3E74" w:rsidP="00DA3E74">
      <w:pPr>
        <w:pStyle w:val="EndNoteBibliography"/>
      </w:pPr>
      <w:r w:rsidRPr="00DA3E74">
        <w:t xml:space="preserve">19 Mohammadi R, Jain S, Namin AT, et al. Predicting Unplanned Readmissions Following a Hip or Knee Arthroplasty: Retrospective Observational Study. </w:t>
      </w:r>
      <w:r w:rsidRPr="00DA3E74">
        <w:rPr>
          <w:i/>
        </w:rPr>
        <w:t>JMIR medical informatics</w:t>
      </w:r>
      <w:r w:rsidRPr="00DA3E74">
        <w:t xml:space="preserve"> 2020; </w:t>
      </w:r>
      <w:r w:rsidRPr="00DA3E74">
        <w:rPr>
          <w:b/>
        </w:rPr>
        <w:t>8</w:t>
      </w:r>
      <w:r w:rsidRPr="00DA3E74">
        <w:t>: e19761</w:t>
      </w:r>
    </w:p>
    <w:p w14:paraId="19AB437F" w14:textId="77777777" w:rsidR="00DA3E74" w:rsidRPr="00CE42F9" w:rsidRDefault="00DA3E74" w:rsidP="00DA3E74">
      <w:pPr>
        <w:pStyle w:val="EndNoteBibliography"/>
        <w:rPr>
          <w:lang w:val="da-DK"/>
        </w:rPr>
      </w:pPr>
      <w:r w:rsidRPr="00DA3E74">
        <w:t xml:space="preserve">20 Ramkumar PN, Navarro SM, Haeberle HS, et al. Development and Validation of a Machine Learning Algorithm After Primary Total Hip Arthroplasty: Applications to Length of Stay and Payment Models. </w:t>
      </w:r>
      <w:r w:rsidRPr="00CE42F9">
        <w:rPr>
          <w:i/>
          <w:lang w:val="da-DK"/>
        </w:rPr>
        <w:t>J Arthroplasty</w:t>
      </w:r>
      <w:r w:rsidRPr="00CE42F9">
        <w:rPr>
          <w:lang w:val="da-DK"/>
        </w:rPr>
        <w:t xml:space="preserve"> 2019; </w:t>
      </w:r>
      <w:r w:rsidRPr="00CE42F9">
        <w:rPr>
          <w:b/>
          <w:lang w:val="da-DK"/>
        </w:rPr>
        <w:t>34</w:t>
      </w:r>
      <w:r w:rsidRPr="00CE42F9">
        <w:rPr>
          <w:lang w:val="da-DK"/>
        </w:rPr>
        <w:t>: 632-7</w:t>
      </w:r>
    </w:p>
    <w:p w14:paraId="07EC2234" w14:textId="77777777" w:rsidR="00DA3E74" w:rsidRPr="00CE42F9" w:rsidRDefault="00DA3E74" w:rsidP="00DA3E74">
      <w:pPr>
        <w:pStyle w:val="EndNoteBibliography"/>
        <w:rPr>
          <w:lang w:val="da-DK"/>
        </w:rPr>
      </w:pPr>
      <w:r w:rsidRPr="00CE42F9">
        <w:rPr>
          <w:lang w:val="da-DK"/>
        </w:rPr>
        <w:t xml:space="preserve">21 Ramkumar PN, Karnuta JM, Navarro SM, et al. </w:t>
      </w:r>
      <w:r w:rsidRPr="00DA3E74">
        <w:t xml:space="preserve">Preoperative Prediction of Value Metrics and a Patient-Specific Payment Model for Primary Total Hip Arthroplasty: Development and Validation of a Deep Learning Model. </w:t>
      </w:r>
      <w:r w:rsidRPr="00CE42F9">
        <w:rPr>
          <w:i/>
          <w:lang w:val="da-DK"/>
        </w:rPr>
        <w:t>J Arthroplasty</w:t>
      </w:r>
      <w:r w:rsidRPr="00CE42F9">
        <w:rPr>
          <w:lang w:val="da-DK"/>
        </w:rPr>
        <w:t xml:space="preserve"> 2019; </w:t>
      </w:r>
      <w:r w:rsidRPr="00CE42F9">
        <w:rPr>
          <w:b/>
          <w:lang w:val="da-DK"/>
        </w:rPr>
        <w:t>34</w:t>
      </w:r>
      <w:r w:rsidRPr="00CE42F9">
        <w:rPr>
          <w:lang w:val="da-DK"/>
        </w:rPr>
        <w:t>: 2228-34.e1</w:t>
      </w:r>
    </w:p>
    <w:p w14:paraId="6A67C14C" w14:textId="77777777" w:rsidR="00DA3E74" w:rsidRPr="00CE42F9" w:rsidRDefault="00DA3E74" w:rsidP="00DA3E74">
      <w:pPr>
        <w:pStyle w:val="EndNoteBibliography"/>
        <w:rPr>
          <w:lang w:val="da-DK"/>
        </w:rPr>
      </w:pPr>
      <w:r w:rsidRPr="00CE42F9">
        <w:rPr>
          <w:lang w:val="da-DK"/>
        </w:rPr>
        <w:t xml:space="preserve">22 Haeberle HS, Helm JM, Navarro SM, et al. </w:t>
      </w:r>
      <w:r w:rsidRPr="00DA3E74">
        <w:t xml:space="preserve">Artificial Intelligence and Machine Learning in Lower Extremity Arthroplasty: A Review. </w:t>
      </w:r>
      <w:r w:rsidRPr="00CE42F9">
        <w:rPr>
          <w:i/>
          <w:lang w:val="da-DK"/>
        </w:rPr>
        <w:t>J Arthroplasty</w:t>
      </w:r>
      <w:r w:rsidRPr="00CE42F9">
        <w:rPr>
          <w:lang w:val="da-DK"/>
        </w:rPr>
        <w:t xml:space="preserve"> 2019; </w:t>
      </w:r>
      <w:r w:rsidRPr="00CE42F9">
        <w:rPr>
          <w:b/>
          <w:lang w:val="da-DK"/>
        </w:rPr>
        <w:t>34</w:t>
      </w:r>
      <w:r w:rsidRPr="00CE42F9">
        <w:rPr>
          <w:lang w:val="da-DK"/>
        </w:rPr>
        <w:t>: 2201-3</w:t>
      </w:r>
    </w:p>
    <w:p w14:paraId="3C815086" w14:textId="77777777" w:rsidR="00DA3E74" w:rsidRPr="00DA3E74" w:rsidRDefault="00DA3E74" w:rsidP="00DA3E74">
      <w:pPr>
        <w:pStyle w:val="EndNoteBibliography"/>
      </w:pPr>
      <w:r w:rsidRPr="00CE42F9">
        <w:rPr>
          <w:lang w:val="da-DK"/>
        </w:rPr>
        <w:t xml:space="preserve">23 Moons KG, Altman DG, Reitsma JB, et al. </w:t>
      </w:r>
      <w:r w:rsidRPr="00DA3E74">
        <w:t xml:space="preserve">Transparent Reporting of a multivariable prediction model for Individual Prognosis or Diagnosis (TRIPOD): explanation and elaboration. </w:t>
      </w:r>
      <w:r w:rsidRPr="00DA3E74">
        <w:rPr>
          <w:i/>
        </w:rPr>
        <w:t>Annals of internal medicine</w:t>
      </w:r>
      <w:r w:rsidRPr="00DA3E74">
        <w:t xml:space="preserve"> 2015; </w:t>
      </w:r>
      <w:r w:rsidRPr="00DA3E74">
        <w:rPr>
          <w:b/>
        </w:rPr>
        <w:t>162</w:t>
      </w:r>
      <w:r w:rsidRPr="00DA3E74">
        <w:t>: W1-73</w:t>
      </w:r>
    </w:p>
    <w:p w14:paraId="5F4258F8" w14:textId="77777777" w:rsidR="00DA3E74" w:rsidRPr="00DA3E74" w:rsidRDefault="00DA3E74" w:rsidP="00DA3E74">
      <w:pPr>
        <w:pStyle w:val="EndNoteBibliography"/>
      </w:pPr>
      <w:r w:rsidRPr="00DA3E74">
        <w:t xml:space="preserve">24 Olczak J, Pavlopoulos J, Prijs J, et al. Presenting artificial intelligence, deep learning, and machine learning studies to clinicians and healthcare stakeholders: an introductory reference with a guideline and a Clinical AI Research (CAIR) checklist proposal. </w:t>
      </w:r>
      <w:r w:rsidRPr="00DA3E74">
        <w:rPr>
          <w:i/>
        </w:rPr>
        <w:t>Acta orthopaedica</w:t>
      </w:r>
      <w:r w:rsidRPr="00DA3E74">
        <w:t xml:space="preserve"> 2021: 1-13</w:t>
      </w:r>
    </w:p>
    <w:p w14:paraId="5A1DC923" w14:textId="77777777" w:rsidR="00DA3E74" w:rsidRPr="00DA3E74" w:rsidRDefault="00DA3E74" w:rsidP="00DA3E74">
      <w:pPr>
        <w:pStyle w:val="EndNoteBibliography"/>
      </w:pPr>
      <w:r w:rsidRPr="00DA3E74">
        <w:t xml:space="preserve">25 Johannesdottir SA, Horvath-Puho E, Ehrenstein V, Schmidt M, Pedersen L, Sorensen HT. Existing data sources for clinical epidemiology: The Danish National Database of Reimbursed Prescriptions. </w:t>
      </w:r>
      <w:r w:rsidRPr="00DA3E74">
        <w:rPr>
          <w:i/>
        </w:rPr>
        <w:t>ClinEpidemiol</w:t>
      </w:r>
      <w:r w:rsidRPr="00DA3E74">
        <w:t xml:space="preserve"> 2012; </w:t>
      </w:r>
      <w:r w:rsidRPr="00DA3E74">
        <w:rPr>
          <w:b/>
        </w:rPr>
        <w:t>4</w:t>
      </w:r>
      <w:r w:rsidRPr="00DA3E74">
        <w:t>: 303-13</w:t>
      </w:r>
    </w:p>
    <w:p w14:paraId="35A192AF" w14:textId="77777777" w:rsidR="00DA3E74" w:rsidRPr="00DA3E74" w:rsidRDefault="00DA3E74" w:rsidP="00DA3E74">
      <w:pPr>
        <w:pStyle w:val="EndNoteBibliography"/>
      </w:pPr>
      <w:r w:rsidRPr="00DA3E74">
        <w:t xml:space="preserve">26 Lundberg SM, Erion G, Chen H, et al. From Local Explanations to Global Understanding with Explainable AI for Trees. </w:t>
      </w:r>
      <w:r w:rsidRPr="00DA3E74">
        <w:rPr>
          <w:i/>
        </w:rPr>
        <w:t>Nature machine intelligence</w:t>
      </w:r>
      <w:r w:rsidRPr="00DA3E74">
        <w:t xml:space="preserve"> 2020; </w:t>
      </w:r>
      <w:r w:rsidRPr="00DA3E74">
        <w:rPr>
          <w:b/>
        </w:rPr>
        <w:t>2</w:t>
      </w:r>
      <w:r w:rsidRPr="00DA3E74">
        <w:t>: 56-67</w:t>
      </w:r>
    </w:p>
    <w:p w14:paraId="16CC286F" w14:textId="77777777" w:rsidR="00DA3E74" w:rsidRPr="00DA3E74" w:rsidRDefault="00DA3E74" w:rsidP="00DA3E74">
      <w:pPr>
        <w:pStyle w:val="EndNoteBibliography"/>
      </w:pPr>
      <w:r w:rsidRPr="00DA3E74">
        <w:t>27 Lundberg SMLSI. A Unified Approach to Interpreting Model Predictions. In: Guyon I, ed. Adv Neural Inf Process Syst [Internet]: Curran Associates, Inc., 2017</w:t>
      </w:r>
    </w:p>
    <w:p w14:paraId="5F6DC722" w14:textId="77777777" w:rsidR="00DA3E74" w:rsidRPr="00DA3E74" w:rsidRDefault="00DA3E74" w:rsidP="00DA3E74">
      <w:pPr>
        <w:pStyle w:val="EndNoteBibliography"/>
      </w:pPr>
      <w:r w:rsidRPr="00DA3E74">
        <w:t xml:space="preserve">28 Tötsch N, Hoffmann D. Classifier uncertainty: evidence, potential impact, and probabilistic treatment. </w:t>
      </w:r>
      <w:r w:rsidRPr="00DA3E74">
        <w:rPr>
          <w:i/>
        </w:rPr>
        <w:t>PeerJ Computer science</w:t>
      </w:r>
      <w:r w:rsidRPr="00DA3E74">
        <w:t xml:space="preserve"> 2021; </w:t>
      </w:r>
      <w:r w:rsidRPr="00DA3E74">
        <w:rPr>
          <w:b/>
        </w:rPr>
        <w:t>7</w:t>
      </w:r>
      <w:r w:rsidRPr="00DA3E74">
        <w:t>: e398</w:t>
      </w:r>
    </w:p>
    <w:p w14:paraId="0EBDBA2A" w14:textId="77777777" w:rsidR="00DA3E74" w:rsidRPr="00DA3E74" w:rsidRDefault="00DA3E74" w:rsidP="00DA3E74">
      <w:pPr>
        <w:pStyle w:val="EndNoteBibliography"/>
      </w:pPr>
      <w:r w:rsidRPr="00DA3E74">
        <w:t xml:space="preserve">29 Chicco D. Ten quick tips for machine learning in computational biology. </w:t>
      </w:r>
      <w:r w:rsidRPr="00DA3E74">
        <w:rPr>
          <w:i/>
        </w:rPr>
        <w:t>BioData mining</w:t>
      </w:r>
      <w:r w:rsidRPr="00DA3E74">
        <w:t xml:space="preserve"> 2017; </w:t>
      </w:r>
      <w:r w:rsidRPr="00DA3E74">
        <w:rPr>
          <w:b/>
        </w:rPr>
        <w:t>10</w:t>
      </w:r>
      <w:r w:rsidRPr="00DA3E74">
        <w:t>: 35</w:t>
      </w:r>
    </w:p>
    <w:p w14:paraId="7FF02412" w14:textId="77777777" w:rsidR="00DA3E74" w:rsidRPr="00DA3E74" w:rsidRDefault="00DA3E74" w:rsidP="00DA3E74">
      <w:pPr>
        <w:pStyle w:val="EndNoteBibliography"/>
      </w:pPr>
      <w:r w:rsidRPr="00DA3E74">
        <w:t xml:space="preserve">30 Chicco D, Tötsch N, Jurman G. The Matthews correlation coefficient (MCC) is more reliable than balanced accuracy, bookmaker informedness, and markedness in two-class confusion matrix evaluation. </w:t>
      </w:r>
      <w:r w:rsidRPr="00DA3E74">
        <w:rPr>
          <w:i/>
        </w:rPr>
        <w:t>BioData mining</w:t>
      </w:r>
      <w:r w:rsidRPr="00DA3E74">
        <w:t xml:space="preserve"> 2021; </w:t>
      </w:r>
      <w:r w:rsidRPr="00DA3E74">
        <w:rPr>
          <w:b/>
        </w:rPr>
        <w:t>14</w:t>
      </w:r>
      <w:r w:rsidRPr="00DA3E74">
        <w:t>: 13</w:t>
      </w:r>
    </w:p>
    <w:p w14:paraId="00210EB7" w14:textId="77777777" w:rsidR="00DA3E74" w:rsidRPr="00DA3E74" w:rsidRDefault="00DA3E74" w:rsidP="00DA3E74">
      <w:pPr>
        <w:pStyle w:val="EndNoteBibliography"/>
      </w:pPr>
      <w:r w:rsidRPr="00DA3E74">
        <w:t xml:space="preserve">31 Lopez CD, Gazgalis A, Boddapati V, Shah RP, Cooper HJ, Geller JA. Artificial Learning and Machine Learning Decision Guidance Applications in Total Hip and Knee Arthroplasty: A Systematic Review. </w:t>
      </w:r>
      <w:r w:rsidRPr="00DA3E74">
        <w:rPr>
          <w:i/>
        </w:rPr>
        <w:t>Arthroplasty today</w:t>
      </w:r>
      <w:r w:rsidRPr="00DA3E74">
        <w:t xml:space="preserve"> 2021; </w:t>
      </w:r>
      <w:r w:rsidRPr="00DA3E74">
        <w:rPr>
          <w:b/>
        </w:rPr>
        <w:t>11</w:t>
      </w:r>
      <w:r w:rsidRPr="00DA3E74">
        <w:t>: 103-12</w:t>
      </w:r>
    </w:p>
    <w:p w14:paraId="1D260132" w14:textId="77777777" w:rsidR="00DA3E74" w:rsidRPr="00DA3E74" w:rsidRDefault="00DA3E74" w:rsidP="00DA3E74">
      <w:pPr>
        <w:pStyle w:val="EndNoteBibliography"/>
      </w:pPr>
      <w:r w:rsidRPr="00DA3E74">
        <w:t xml:space="preserve">32 Han C, Liu J, Wu Y, Chong Y, Chai X, Weng X. To Predict the Length of Hospital Stay After Total Knee Arthroplasty in an Orthopedic Center in China: The Use of Machine Learning Algorithms. </w:t>
      </w:r>
      <w:r w:rsidRPr="00DA3E74">
        <w:rPr>
          <w:i/>
        </w:rPr>
        <w:t>Frontiers in surgery</w:t>
      </w:r>
      <w:r w:rsidRPr="00DA3E74">
        <w:t xml:space="preserve"> 2021; </w:t>
      </w:r>
      <w:r w:rsidRPr="00DA3E74">
        <w:rPr>
          <w:b/>
        </w:rPr>
        <w:t>8</w:t>
      </w:r>
      <w:r w:rsidRPr="00DA3E74">
        <w:t>: 606038</w:t>
      </w:r>
    </w:p>
    <w:p w14:paraId="04BCCE18" w14:textId="77777777" w:rsidR="00DA3E74" w:rsidRPr="00CE42F9" w:rsidRDefault="00DA3E74" w:rsidP="00DA3E74">
      <w:pPr>
        <w:pStyle w:val="EndNoteBibliography"/>
        <w:rPr>
          <w:lang w:val="da-DK"/>
        </w:rPr>
      </w:pPr>
      <w:r w:rsidRPr="00DA3E74">
        <w:lastRenderedPageBreak/>
        <w:t xml:space="preserve">33 Ramkumar PN, Karnuta JM, Navarro SM, et al. Deep Learning Preoperatively Predicts Value Metrics for Primary Total Knee Arthroplasty: Development and Validation of an Artificial Neural Network Model. </w:t>
      </w:r>
      <w:r w:rsidRPr="00CE42F9">
        <w:rPr>
          <w:i/>
          <w:lang w:val="da-DK"/>
        </w:rPr>
        <w:t>J Arthroplasty</w:t>
      </w:r>
      <w:r w:rsidRPr="00CE42F9">
        <w:rPr>
          <w:lang w:val="da-DK"/>
        </w:rPr>
        <w:t xml:space="preserve"> 2019; </w:t>
      </w:r>
      <w:r w:rsidRPr="00CE42F9">
        <w:rPr>
          <w:b/>
          <w:lang w:val="da-DK"/>
        </w:rPr>
        <w:t>34</w:t>
      </w:r>
      <w:r w:rsidRPr="00CE42F9">
        <w:rPr>
          <w:lang w:val="da-DK"/>
        </w:rPr>
        <w:t>: 2220-7.e1</w:t>
      </w:r>
    </w:p>
    <w:p w14:paraId="5B4BC347" w14:textId="77777777" w:rsidR="00DA3E74" w:rsidRPr="00DA3E74" w:rsidRDefault="00DA3E74" w:rsidP="00DA3E74">
      <w:pPr>
        <w:pStyle w:val="EndNoteBibliography"/>
      </w:pPr>
      <w:r w:rsidRPr="00CE42F9">
        <w:rPr>
          <w:lang w:val="da-DK"/>
        </w:rPr>
        <w:t xml:space="preserve">34 Wei C, Quan T, Wang KY, et al. </w:t>
      </w:r>
      <w:r w:rsidRPr="00DA3E74">
        <w:t xml:space="preserve">Artificial neural network prediction of same-day discharge following primary total knee arthroplasty based on preoperative and intraoperative variables. </w:t>
      </w:r>
      <w:r w:rsidRPr="00DA3E74">
        <w:rPr>
          <w:i/>
        </w:rPr>
        <w:t>Bone Joint J</w:t>
      </w:r>
      <w:r w:rsidRPr="00DA3E74">
        <w:t xml:space="preserve"> 2021; </w:t>
      </w:r>
      <w:r w:rsidRPr="00DA3E74">
        <w:rPr>
          <w:b/>
        </w:rPr>
        <w:t>103-b</w:t>
      </w:r>
      <w:r w:rsidRPr="00DA3E74">
        <w:t>: 1358-66</w:t>
      </w:r>
    </w:p>
    <w:p w14:paraId="5EAFF4BD" w14:textId="77777777" w:rsidR="00DA3E74" w:rsidRPr="00DA3E74" w:rsidRDefault="00DA3E74" w:rsidP="00DA3E74">
      <w:pPr>
        <w:pStyle w:val="EndNoteBibliography"/>
      </w:pPr>
      <w:r w:rsidRPr="00DA3E74">
        <w:t xml:space="preserve">35 Griffiths R, Beech F, Brown A, et al. Peri-operative care of the elderly 2014: Association of Anaesthetists of Great Britain and Ireland. </w:t>
      </w:r>
      <w:r w:rsidRPr="00DA3E74">
        <w:rPr>
          <w:i/>
        </w:rPr>
        <w:t>Anaesthesia</w:t>
      </w:r>
      <w:r w:rsidRPr="00DA3E74">
        <w:t xml:space="preserve"> 2014; </w:t>
      </w:r>
      <w:r w:rsidRPr="00DA3E74">
        <w:rPr>
          <w:b/>
        </w:rPr>
        <w:t>69 Suppl 1</w:t>
      </w:r>
      <w:r w:rsidRPr="00DA3E74">
        <w:t>: 81-98</w:t>
      </w:r>
    </w:p>
    <w:p w14:paraId="674F119D" w14:textId="77777777" w:rsidR="00DA3E74" w:rsidRPr="00CE42F9" w:rsidRDefault="00DA3E74" w:rsidP="00DA3E74">
      <w:pPr>
        <w:pStyle w:val="EndNoteBibliography"/>
        <w:rPr>
          <w:lang w:val="da-DK"/>
        </w:rPr>
      </w:pPr>
      <w:r w:rsidRPr="00DA3E74">
        <w:t xml:space="preserve">36 McIsaac DI, Wong CA, Bryson GL, van Walraven C. Association of Polypharmacy with Survival, Complications, and Healthcare Resource Use after Elective Noncardiac Surgery: A Population-based Cohort Study. </w:t>
      </w:r>
      <w:r w:rsidRPr="00CE42F9">
        <w:rPr>
          <w:i/>
          <w:lang w:val="da-DK"/>
        </w:rPr>
        <w:t>Anesthesiology</w:t>
      </w:r>
      <w:r w:rsidRPr="00CE42F9">
        <w:rPr>
          <w:lang w:val="da-DK"/>
        </w:rPr>
        <w:t xml:space="preserve"> 2018; </w:t>
      </w:r>
      <w:r w:rsidRPr="00CE42F9">
        <w:rPr>
          <w:b/>
          <w:lang w:val="da-DK"/>
        </w:rPr>
        <w:t>128</w:t>
      </w:r>
      <w:r w:rsidRPr="00CE42F9">
        <w:rPr>
          <w:lang w:val="da-DK"/>
        </w:rPr>
        <w:t>: 1140-50</w:t>
      </w:r>
    </w:p>
    <w:p w14:paraId="0CF571A2" w14:textId="77777777" w:rsidR="00DA3E74" w:rsidRPr="00DA3E74" w:rsidRDefault="00DA3E74" w:rsidP="00DA3E74">
      <w:pPr>
        <w:pStyle w:val="EndNoteBibliography"/>
      </w:pPr>
      <w:r w:rsidRPr="00CE42F9">
        <w:rPr>
          <w:lang w:val="da-DK"/>
        </w:rPr>
        <w:t xml:space="preserve">37 Schmidt M, Schmidt SA, Sandegaard JL, Ehrenstein V, Pedersen L, Sorensen HT. </w:t>
      </w:r>
      <w:r w:rsidRPr="00DA3E74">
        <w:t xml:space="preserve">The Danish National Patient Registry: a review of content, data quality, and research potential. </w:t>
      </w:r>
      <w:r w:rsidRPr="00DA3E74">
        <w:rPr>
          <w:i/>
        </w:rPr>
        <w:t>Clinical epidemiology</w:t>
      </w:r>
      <w:r w:rsidRPr="00DA3E74">
        <w:t xml:space="preserve"> 2015; </w:t>
      </w:r>
      <w:r w:rsidRPr="00DA3E74">
        <w:rPr>
          <w:b/>
        </w:rPr>
        <w:t>7</w:t>
      </w:r>
      <w:r w:rsidRPr="00DA3E74">
        <w:t>: 449-90</w:t>
      </w:r>
    </w:p>
    <w:p w14:paraId="12AA25EB" w14:textId="5F63A673" w:rsidR="00DE67BB" w:rsidRDefault="001D57DD">
      <w:pPr>
        <w:rPr>
          <w:rFonts w:ascii="Courier New" w:eastAsia="Courier New" w:hAnsi="Courier New" w:cs="Courier New"/>
        </w:rPr>
      </w:pPr>
      <w:r w:rsidRPr="0040209C">
        <w:rPr>
          <w:rFonts w:ascii="Courier New" w:eastAsia="Courier New" w:hAnsi="Courier New" w:cs="Courier New"/>
          <w:lang w:val="en-GB"/>
        </w:rPr>
        <w:fldChar w:fldCharType="end"/>
      </w:r>
    </w:p>
    <w:sectPr w:rsidR="00DE67BB" w:rsidSect="008521B0">
      <w:footerReference w:type="default" r:id="rId19"/>
      <w:pgSz w:w="12240" w:h="15840"/>
      <w:pgMar w:top="1440" w:right="1440" w:bottom="2269"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Troels Christian Petersen" w:date="2021-11-16T12:47:00Z" w:initials="TCP">
    <w:p w14:paraId="0F399338" w14:textId="6400B70C" w:rsidR="00CE42F9" w:rsidRDefault="00CE42F9">
      <w:pPr>
        <w:pStyle w:val="CommentText"/>
      </w:pPr>
      <w:r>
        <w:rPr>
          <w:rStyle w:val="CommentReference"/>
        </w:rPr>
        <w:annotationRef/>
      </w:r>
      <w:r>
        <w:t>The correct value is 2 days</w:t>
      </w:r>
    </w:p>
  </w:comment>
  <w:comment w:id="12" w:author="Troels Christian Petersen" w:date="2021-11-16T12:50:00Z" w:initials="TCP">
    <w:p w14:paraId="084B03CE" w14:textId="46EFB0F7" w:rsidR="00CE42F9" w:rsidRDefault="00CE42F9">
      <w:pPr>
        <w:pStyle w:val="CommentText"/>
      </w:pPr>
      <w:r>
        <w:rPr>
          <w:rStyle w:val="CommentReference"/>
        </w:rPr>
        <w:annotationRef/>
      </w:r>
      <w:r>
        <w:t>This is the correct value (not 1 day, sorry!)</w:t>
      </w:r>
    </w:p>
  </w:comment>
  <w:comment w:id="21" w:author="Troels Christian Petersen" w:date="2021-11-16T12:54:00Z" w:initials="TCP">
    <w:p w14:paraId="0B567766" w14:textId="488D7A8C" w:rsidR="00CE42F9" w:rsidRPr="002076EF" w:rsidRDefault="00CE42F9">
      <w:pPr>
        <w:pStyle w:val="CommentText"/>
        <w:rPr>
          <w:lang w:val="en-US"/>
        </w:rPr>
      </w:pPr>
      <w:r>
        <w:rPr>
          <w:rStyle w:val="CommentReference"/>
        </w:rPr>
        <w:annotationRef/>
      </w:r>
      <w:r>
        <w:t xml:space="preserve">What about LOS=5 days? </w:t>
      </w:r>
      <w:r w:rsidRPr="002076EF">
        <w:rPr>
          <w:lang w:val="en-US"/>
        </w:rPr>
        <w:t>Included twice?</w:t>
      </w:r>
    </w:p>
  </w:comment>
  <w:comment w:id="83" w:author="Christoffer Calov Jørgensen" w:date="2021-11-06T11:32:00Z" w:initials="CCJ">
    <w:p w14:paraId="78720078" w14:textId="77777777" w:rsidR="00CE42F9" w:rsidRPr="00CE42F9" w:rsidRDefault="00CE42F9" w:rsidP="00CE42F9">
      <w:pPr>
        <w:pStyle w:val="CommentText"/>
        <w:rPr>
          <w:lang w:val="da-DK"/>
        </w:rPr>
      </w:pPr>
      <w:r>
        <w:rPr>
          <w:rStyle w:val="CommentReference"/>
        </w:rPr>
        <w:annotationRef/>
      </w:r>
      <w:r w:rsidRPr="00CE42F9">
        <w:rPr>
          <w:lang w:val="da-DK"/>
        </w:rPr>
        <w:t xml:space="preserve">Korrekt? Var beregningerne baseret på multiple </w:t>
      </w:r>
      <w:proofErr w:type="spellStart"/>
      <w:r w:rsidRPr="00CE42F9">
        <w:rPr>
          <w:lang w:val="da-DK"/>
        </w:rPr>
        <w:t>imputations</w:t>
      </w:r>
      <w:proofErr w:type="spellEnd"/>
      <w:r w:rsidRPr="00CE42F9">
        <w:rPr>
          <w:lang w:val="da-DK"/>
        </w:rPr>
        <w:t>? Så skal det med, læger er vilde med sådan nogle ord….</w:t>
      </w:r>
    </w:p>
  </w:comment>
  <w:comment w:id="84" w:author="Christian Michelsen" w:date="2021-11-16T15:23:00Z" w:initials="CM">
    <w:p w14:paraId="34C8C537" w14:textId="77777777" w:rsidR="00F67693" w:rsidRDefault="00F67693">
      <w:pPr>
        <w:pStyle w:val="CommentText"/>
        <w:rPr>
          <w:lang w:val="da-DK"/>
        </w:rPr>
      </w:pPr>
      <w:r>
        <w:rPr>
          <w:rStyle w:val="CommentReference"/>
        </w:rPr>
        <w:annotationRef/>
      </w:r>
      <w:r w:rsidRPr="000E0400">
        <w:rPr>
          <w:lang w:val="da-DK"/>
        </w:rPr>
        <w:t xml:space="preserve">Ingen multiple </w:t>
      </w:r>
      <w:proofErr w:type="spellStart"/>
      <w:r w:rsidRPr="000E0400">
        <w:rPr>
          <w:lang w:val="da-DK"/>
        </w:rPr>
        <w:t>imputations</w:t>
      </w:r>
      <w:proofErr w:type="spellEnd"/>
      <w:r w:rsidRPr="000E0400">
        <w:rPr>
          <w:lang w:val="da-DK"/>
        </w:rPr>
        <w:t>, blot h</w:t>
      </w:r>
      <w:r>
        <w:rPr>
          <w:lang w:val="da-DK"/>
        </w:rPr>
        <w:t xml:space="preserve">elt ”normale” </w:t>
      </w:r>
      <w:proofErr w:type="spellStart"/>
      <w:r>
        <w:rPr>
          <w:lang w:val="da-DK"/>
        </w:rPr>
        <w:t>imputations</w:t>
      </w:r>
      <w:proofErr w:type="spellEnd"/>
      <w:r>
        <w:rPr>
          <w:lang w:val="da-DK"/>
        </w:rPr>
        <w:t>.</w:t>
      </w:r>
    </w:p>
    <w:p w14:paraId="7D248EDC" w14:textId="7C506F3F" w:rsidR="00F67693" w:rsidRPr="00F67693" w:rsidRDefault="00F67693">
      <w:pPr>
        <w:pStyle w:val="CommentText"/>
        <w:rPr>
          <w:lang w:val="da-DK"/>
        </w:rPr>
      </w:pPr>
    </w:p>
  </w:comment>
  <w:comment w:id="90" w:author="Christoffer Calov Jørgensen" w:date="2021-11-04T09:29:00Z" w:initials="CCJ">
    <w:p w14:paraId="7B6A73A6" w14:textId="27204E7F" w:rsidR="00C54D28" w:rsidRPr="002076EF" w:rsidRDefault="00C54D28">
      <w:pPr>
        <w:pStyle w:val="CommentText"/>
        <w:rPr>
          <w:lang w:val="da-DK"/>
        </w:rPr>
      </w:pPr>
      <w:r>
        <w:rPr>
          <w:rStyle w:val="CommentReference"/>
        </w:rPr>
        <w:annotationRef/>
      </w:r>
      <w:r w:rsidRPr="002076EF">
        <w:rPr>
          <w:lang w:val="da-DK"/>
        </w:rPr>
        <w:t>Hvilke referencer?</w:t>
      </w:r>
    </w:p>
  </w:comment>
  <w:comment w:id="91" w:author="Christian Michelsen" w:date="2021-11-16T15:23:00Z" w:initials="CM">
    <w:p w14:paraId="0789A409" w14:textId="71A285EC" w:rsidR="00F67693" w:rsidRDefault="00F67693">
      <w:pPr>
        <w:pStyle w:val="CommentText"/>
      </w:pPr>
      <w:r>
        <w:rPr>
          <w:rStyle w:val="CommentReference"/>
        </w:rPr>
        <w:annotationRef/>
      </w:r>
      <w:proofErr w:type="spellStart"/>
      <w:r w:rsidRPr="00F67693">
        <w:rPr>
          <w:lang w:val="da-DK"/>
        </w:rPr>
        <w:t>Ke</w:t>
      </w:r>
      <w:proofErr w:type="spellEnd"/>
      <w:r w:rsidRPr="00F67693">
        <w:rPr>
          <w:lang w:val="da-DK"/>
        </w:rPr>
        <w:t xml:space="preserve"> G, Meng Q, </w:t>
      </w:r>
      <w:proofErr w:type="spellStart"/>
      <w:r w:rsidRPr="00F67693">
        <w:rPr>
          <w:lang w:val="da-DK"/>
        </w:rPr>
        <w:t>Finley</w:t>
      </w:r>
      <w:proofErr w:type="spellEnd"/>
      <w:r w:rsidRPr="00F67693">
        <w:rPr>
          <w:lang w:val="da-DK"/>
        </w:rPr>
        <w:t xml:space="preserve"> T, Wang T, Chen W, Ma W, et al. </w:t>
      </w:r>
      <w:proofErr w:type="spellStart"/>
      <w:r w:rsidRPr="000E0400">
        <w:t>LightGBM</w:t>
      </w:r>
      <w:proofErr w:type="spellEnd"/>
      <w:r w:rsidRPr="000E0400">
        <w:t>: a highly efficient gradient boosting decision tree. In: Proceedings of the 31st International Conference on Neural Information Processing Systems. Red Hook, NY, USA: Curran Associates Inc.; 2017. p. 3149–57. (NIPS’17).</w:t>
      </w:r>
    </w:p>
  </w:comment>
  <w:comment w:id="101" w:author="Christoffer Calov Jørgensen" w:date="2021-11-04T09:29:00Z" w:initials="CCJ">
    <w:p w14:paraId="1D70162F" w14:textId="20B65830" w:rsidR="00C54D28" w:rsidRPr="000E0400" w:rsidRDefault="00C54D28">
      <w:pPr>
        <w:pStyle w:val="CommentText"/>
        <w:rPr>
          <w:lang w:val="en-US"/>
        </w:rPr>
      </w:pPr>
      <w:r>
        <w:rPr>
          <w:rStyle w:val="CommentReference"/>
        </w:rPr>
        <w:annotationRef/>
      </w:r>
      <w:r w:rsidRPr="000E0400">
        <w:rPr>
          <w:lang w:val="en-US"/>
        </w:rPr>
        <w:t>do</w:t>
      </w:r>
    </w:p>
  </w:comment>
  <w:comment w:id="102" w:author="Christian Michelsen" w:date="2021-11-16T15:23:00Z" w:initials="CM">
    <w:p w14:paraId="39698672" w14:textId="77777777" w:rsidR="00F67693" w:rsidRPr="000E0400" w:rsidRDefault="00F67693" w:rsidP="00F67693">
      <w:pPr>
        <w:pStyle w:val="CommentText"/>
        <w:rPr>
          <w:lang w:val="da-DK"/>
        </w:rPr>
      </w:pPr>
      <w:r>
        <w:rPr>
          <w:rStyle w:val="CommentReference"/>
        </w:rPr>
        <w:annotationRef/>
      </w:r>
      <w:r w:rsidRPr="000E0400">
        <w:t xml:space="preserve">Lin T-Y, Goyal P, </w:t>
      </w:r>
      <w:proofErr w:type="spellStart"/>
      <w:r w:rsidRPr="000E0400">
        <w:t>Girshick</w:t>
      </w:r>
      <w:proofErr w:type="spellEnd"/>
      <w:r w:rsidRPr="000E0400">
        <w:t xml:space="preserve"> R, He K, </w:t>
      </w:r>
      <w:proofErr w:type="spellStart"/>
      <w:r w:rsidRPr="000E0400">
        <w:t>Dollár</w:t>
      </w:r>
      <w:proofErr w:type="spellEnd"/>
      <w:r w:rsidRPr="000E0400">
        <w:t xml:space="preserve"> P. Focal Loss for Dense Object Detection. </w:t>
      </w:r>
      <w:r w:rsidRPr="000E0400">
        <w:rPr>
          <w:lang w:val="da-DK"/>
        </w:rPr>
        <w:t xml:space="preserve">ArXiv170802002 </w:t>
      </w:r>
      <w:proofErr w:type="spellStart"/>
      <w:r w:rsidRPr="000E0400">
        <w:rPr>
          <w:lang w:val="da-DK"/>
        </w:rPr>
        <w:t>Cs</w:t>
      </w:r>
      <w:proofErr w:type="spellEnd"/>
      <w:r w:rsidRPr="000E0400">
        <w:rPr>
          <w:lang w:val="da-DK"/>
        </w:rPr>
        <w:t>. 2018.</w:t>
      </w:r>
    </w:p>
    <w:p w14:paraId="376B683F" w14:textId="2057832E" w:rsidR="00F67693" w:rsidRPr="00F67693" w:rsidRDefault="00F67693">
      <w:pPr>
        <w:pStyle w:val="CommentText"/>
        <w:rPr>
          <w:lang w:val="da-DK"/>
        </w:rPr>
      </w:pPr>
    </w:p>
  </w:comment>
  <w:comment w:id="107" w:author="Christoffer Calov Jørgensen" w:date="2021-11-04T09:31:00Z" w:initials="CCJ">
    <w:p w14:paraId="31772CCB" w14:textId="3E467581" w:rsidR="00C54D28" w:rsidRPr="00CE42F9" w:rsidRDefault="00C54D28">
      <w:pPr>
        <w:pStyle w:val="CommentText"/>
        <w:rPr>
          <w:lang w:val="da-DK"/>
        </w:rPr>
      </w:pPr>
      <w:r>
        <w:rPr>
          <w:rStyle w:val="CommentReference"/>
        </w:rPr>
        <w:annotationRef/>
      </w:r>
      <w:r w:rsidRPr="00CE42F9">
        <w:rPr>
          <w:lang w:val="da-DK"/>
        </w:rPr>
        <w:t>Men her skal vi jo have 25 og 30 med?</w:t>
      </w:r>
    </w:p>
  </w:comment>
  <w:comment w:id="121" w:author="Christoffer Calov Jørgensen" w:date="2021-11-04T09:33:00Z" w:initials="CCJ">
    <w:p w14:paraId="3D7BA2E0" w14:textId="54F43CC6" w:rsidR="00C54D28" w:rsidRPr="00CE42F9" w:rsidRDefault="00C54D28">
      <w:pPr>
        <w:pStyle w:val="CommentText"/>
        <w:rPr>
          <w:lang w:val="da-DK"/>
        </w:rPr>
      </w:pPr>
      <w:r>
        <w:rPr>
          <w:rStyle w:val="CommentReference"/>
        </w:rPr>
        <w:annotationRef/>
      </w:r>
      <w:r w:rsidRPr="00CE42F9">
        <w:rPr>
          <w:lang w:val="da-DK"/>
        </w:rPr>
        <w:t>Skriv ud første gang</w:t>
      </w:r>
    </w:p>
  </w:comment>
  <w:comment w:id="127" w:author="Christoffer Calov Jørgensen" w:date="2021-11-06T11:32:00Z" w:initials="CCJ">
    <w:p w14:paraId="6C38B0FA" w14:textId="64CF29E2" w:rsidR="00C54D28" w:rsidRPr="00CE42F9" w:rsidRDefault="00C54D28">
      <w:pPr>
        <w:pStyle w:val="CommentText"/>
        <w:rPr>
          <w:lang w:val="da-DK"/>
        </w:rPr>
      </w:pPr>
      <w:r>
        <w:rPr>
          <w:rStyle w:val="CommentReference"/>
        </w:rPr>
        <w:annotationRef/>
      </w:r>
      <w:r w:rsidRPr="00CE42F9">
        <w:rPr>
          <w:lang w:val="da-DK"/>
        </w:rPr>
        <w:t xml:space="preserve">Korrekt? Var beregningerne baseret på multiple </w:t>
      </w:r>
      <w:proofErr w:type="spellStart"/>
      <w:r w:rsidRPr="00CE42F9">
        <w:rPr>
          <w:lang w:val="da-DK"/>
        </w:rPr>
        <w:t>imputations</w:t>
      </w:r>
      <w:proofErr w:type="spellEnd"/>
      <w:r w:rsidRPr="00CE42F9">
        <w:rPr>
          <w:lang w:val="da-DK"/>
        </w:rPr>
        <w:t>? Så skal det med, læger er vilde med sådan nogle ord….</w:t>
      </w:r>
    </w:p>
  </w:comment>
  <w:comment w:id="133" w:author="Christoffer Calov Jørgensen" w:date="2021-11-04T10:33:00Z" w:initials="CCJ">
    <w:p w14:paraId="6DF525DD" w14:textId="690CA2E4" w:rsidR="00C54D28" w:rsidRPr="002076EF" w:rsidRDefault="00C54D28">
      <w:pPr>
        <w:pStyle w:val="CommentText"/>
        <w:rPr>
          <w:lang w:val="en-US"/>
        </w:rPr>
      </w:pPr>
      <w:r>
        <w:rPr>
          <w:rStyle w:val="CommentReference"/>
        </w:rPr>
        <w:annotationRef/>
      </w:r>
      <w:proofErr w:type="spellStart"/>
      <w:r w:rsidRPr="002076EF">
        <w:rPr>
          <w:lang w:val="en-US"/>
        </w:rPr>
        <w:t>Korrekt</w:t>
      </w:r>
      <w:proofErr w:type="spellEnd"/>
      <w:r w:rsidRPr="002076EF">
        <w:rPr>
          <w:lang w:val="en-US"/>
        </w:rPr>
        <w:t xml:space="preserve"> </w:t>
      </w:r>
      <w:proofErr w:type="spellStart"/>
      <w:r w:rsidRPr="002076EF">
        <w:rPr>
          <w:lang w:val="en-US"/>
        </w:rPr>
        <w:t>placering</w:t>
      </w:r>
      <w:proofErr w:type="spellEnd"/>
      <w:r w:rsidRPr="002076EF">
        <w:rPr>
          <w:lang w:val="en-US"/>
        </w:rPr>
        <w:t>?</w:t>
      </w:r>
    </w:p>
  </w:comment>
  <w:comment w:id="156" w:author="Christoffer Calov Jørgensen" w:date="2021-11-04T10:33:00Z" w:initials="CCJ">
    <w:p w14:paraId="6C44604F" w14:textId="77777777" w:rsidR="00CE42F9" w:rsidRPr="00CE42F9" w:rsidRDefault="00CE42F9" w:rsidP="00CE42F9">
      <w:pPr>
        <w:pStyle w:val="CommentText"/>
        <w:rPr>
          <w:lang w:val="en-US"/>
        </w:rPr>
      </w:pPr>
      <w:r>
        <w:rPr>
          <w:rStyle w:val="CommentReference"/>
        </w:rPr>
        <w:annotationRef/>
      </w:r>
      <w:proofErr w:type="spellStart"/>
      <w:r w:rsidRPr="00CE42F9">
        <w:rPr>
          <w:lang w:val="en-US"/>
        </w:rPr>
        <w:t>Korrekt</w:t>
      </w:r>
      <w:proofErr w:type="spellEnd"/>
      <w:r w:rsidRPr="00CE42F9">
        <w:rPr>
          <w:lang w:val="en-US"/>
        </w:rPr>
        <w:t xml:space="preserve"> </w:t>
      </w:r>
      <w:proofErr w:type="spellStart"/>
      <w:r w:rsidRPr="00CE42F9">
        <w:rPr>
          <w:lang w:val="en-US"/>
        </w:rPr>
        <w:t>placering</w:t>
      </w:r>
      <w:proofErr w:type="spellEnd"/>
      <w:r w:rsidRPr="00CE42F9">
        <w:rPr>
          <w:lang w:val="en-US"/>
        </w:rPr>
        <w:t>?</w:t>
      </w:r>
    </w:p>
  </w:comment>
  <w:comment w:id="201" w:author="Troels Christian Petersen" w:date="2021-11-16T13:16:00Z" w:initials="TCP">
    <w:p w14:paraId="7A27235E" w14:textId="3DE0FEAF" w:rsidR="00CE42F9" w:rsidRDefault="00CE42F9">
      <w:pPr>
        <w:pStyle w:val="CommentText"/>
      </w:pPr>
      <w:r>
        <w:rPr>
          <w:rStyle w:val="CommentReference"/>
        </w:rPr>
        <w:annotationRef/>
      </w:r>
      <w:r>
        <w:t>Would it make sense to move the Table1 reference to an earlier place?</w:t>
      </w:r>
    </w:p>
  </w:comment>
  <w:comment w:id="273" w:author="Christoffer Calov Jørgensen" w:date="2021-11-14T16:22:00Z" w:initials="CCJ">
    <w:p w14:paraId="279F74EC" w14:textId="7099042C" w:rsidR="00C54D28" w:rsidRPr="00CE42F9" w:rsidRDefault="00C54D28">
      <w:pPr>
        <w:pStyle w:val="CommentText"/>
        <w:rPr>
          <w:lang w:val="da-DK"/>
        </w:rPr>
      </w:pPr>
      <w:r>
        <w:rPr>
          <w:rStyle w:val="CommentReference"/>
        </w:rPr>
        <w:annotationRef/>
      </w:r>
      <w:r w:rsidRPr="00CE42F9">
        <w:rPr>
          <w:lang w:val="da-DK"/>
        </w:rPr>
        <w:t xml:space="preserve">Obs Diabetes hvor det ser ud til at der er en deling hvor nogle med medicin har nedsat risiko og nogle øget, skal vi </w:t>
      </w:r>
      <w:proofErr w:type="gramStart"/>
      <w:r w:rsidRPr="00CE42F9">
        <w:rPr>
          <w:lang w:val="da-DK"/>
        </w:rPr>
        <w:t>kommenterer</w:t>
      </w:r>
      <w:proofErr w:type="gramEnd"/>
      <w:r w:rsidRPr="00CE42F9">
        <w:rPr>
          <w:lang w:val="da-DK"/>
        </w:rPr>
        <w:t>? Kunne være fordi medicinen virkelig gavner dem som tager den korrekt og modsat dem som har brug for det men ikke tager det korrekt etc.</w:t>
      </w:r>
    </w:p>
  </w:comment>
  <w:comment w:id="281" w:author="Christoffer Calov Jørgensen" w:date="2021-11-04T14:29:00Z" w:initials="CCJ">
    <w:p w14:paraId="6C6ACCEB" w14:textId="7BB0F79D" w:rsidR="00C54D28" w:rsidRPr="00CE42F9" w:rsidRDefault="00C54D28">
      <w:pPr>
        <w:pStyle w:val="CommentText"/>
        <w:rPr>
          <w:lang w:val="da-DK"/>
        </w:rPr>
      </w:pPr>
      <w:r>
        <w:rPr>
          <w:rStyle w:val="CommentReference"/>
        </w:rPr>
        <w:annotationRef/>
      </w:r>
      <w:proofErr w:type="spellStart"/>
      <w:r w:rsidRPr="00CE42F9">
        <w:rPr>
          <w:lang w:val="da-DK"/>
        </w:rPr>
        <w:t>Figure</w:t>
      </w:r>
      <w:proofErr w:type="spellEnd"/>
      <w:r w:rsidRPr="00CE42F9">
        <w:rPr>
          <w:lang w:val="da-DK"/>
        </w:rPr>
        <w:t xml:space="preserve"> 3a har 12 variable men tekst siger 10!!! Hvorfor snorken?</w:t>
      </w:r>
    </w:p>
  </w:comment>
  <w:comment w:id="282" w:author="Christian Michelsen" w:date="2021-11-16T15:23:00Z" w:initials="CM">
    <w:p w14:paraId="350B07E4" w14:textId="202547F9" w:rsidR="00F67693" w:rsidRPr="00F67693" w:rsidRDefault="00F67693">
      <w:pPr>
        <w:pStyle w:val="CommentText"/>
        <w:rPr>
          <w:lang w:val="da-DK"/>
        </w:rPr>
      </w:pPr>
      <w:r>
        <w:rPr>
          <w:rStyle w:val="CommentReference"/>
        </w:rPr>
        <w:annotationRef/>
      </w:r>
      <w:r w:rsidRPr="000E0400">
        <w:rPr>
          <w:lang w:val="da-DK"/>
        </w:rPr>
        <w:t xml:space="preserve">Det er </w:t>
      </w:r>
      <w:r>
        <w:rPr>
          <w:lang w:val="da-DK"/>
        </w:rPr>
        <w:t xml:space="preserve">fællesmængden mellem </w:t>
      </w:r>
      <w:r w:rsidRPr="000E0400">
        <w:rPr>
          <w:lang w:val="da-DK"/>
        </w:rPr>
        <w:t>de 10 bedste variabler fra ML</w:t>
      </w:r>
      <w:r>
        <w:rPr>
          <w:lang w:val="da-DK"/>
        </w:rPr>
        <w:t>33 og LR33, som altså er 12 variabler i alt.</w:t>
      </w:r>
    </w:p>
  </w:comment>
  <w:comment w:id="317" w:author="Christoffer Calov Jørgensen" w:date="2021-11-06T11:55:00Z" w:initials="CCJ">
    <w:p w14:paraId="3202DFFD" w14:textId="1AF2A309" w:rsidR="00C54D28" w:rsidRPr="00CE42F9" w:rsidRDefault="00C54D28">
      <w:pPr>
        <w:pStyle w:val="CommentText"/>
        <w:rPr>
          <w:lang w:val="da-DK"/>
        </w:rPr>
      </w:pPr>
      <w:r>
        <w:rPr>
          <w:rStyle w:val="CommentReference"/>
        </w:rPr>
        <w:annotationRef/>
      </w:r>
      <w:r w:rsidRPr="00CE42F9">
        <w:rPr>
          <w:lang w:val="da-DK"/>
        </w:rPr>
        <w:t>Det her kan jeg ikke se på figuren som ikke har alder med men du skrev det? Kan vi vise det på en måde? Evt. Bare angive værdierne I teksten?</w:t>
      </w:r>
    </w:p>
  </w:comment>
  <w:comment w:id="318" w:author="Christian Michelsen" w:date="2021-11-16T15:01:00Z" w:initials="CM">
    <w:p w14:paraId="736682E6" w14:textId="2352CC86" w:rsidR="00CA173C" w:rsidRPr="00CA173C" w:rsidRDefault="00CA173C">
      <w:pPr>
        <w:pStyle w:val="CommentText"/>
        <w:rPr>
          <w:lang w:val="da-DK"/>
        </w:rPr>
      </w:pPr>
      <w:r>
        <w:rPr>
          <w:rStyle w:val="CommentReference"/>
        </w:rPr>
        <w:annotationRef/>
      </w:r>
      <w:r w:rsidRPr="00CA173C">
        <w:rPr>
          <w:lang w:val="da-DK"/>
        </w:rPr>
        <w:t>Jeg forstår ikke helt hvad vi prøver på at sige her?</w:t>
      </w:r>
    </w:p>
  </w:comment>
  <w:comment w:id="320" w:author="Christian Michelsen" w:date="2021-11-16T15:03:00Z" w:initials="CM">
    <w:p w14:paraId="2ADAB2C5" w14:textId="158B2282" w:rsidR="00CA173C" w:rsidRPr="00CA173C" w:rsidRDefault="00CA173C">
      <w:pPr>
        <w:pStyle w:val="CommentText"/>
        <w:rPr>
          <w:lang w:val="da-DK"/>
        </w:rPr>
      </w:pPr>
      <w:r>
        <w:rPr>
          <w:rStyle w:val="CommentReference"/>
        </w:rPr>
        <w:annotationRef/>
      </w:r>
      <w:r w:rsidRPr="00CA173C">
        <w:rPr>
          <w:lang w:val="da-DK"/>
        </w:rPr>
        <w:t xml:space="preserve">Snakker vi ikke om </w:t>
      </w:r>
      <w:proofErr w:type="spellStart"/>
      <w:r w:rsidR="001F615B">
        <w:rPr>
          <w:lang w:val="da-DK"/>
        </w:rPr>
        <w:t>o</w:t>
      </w:r>
      <w:r w:rsidRPr="00CA173C">
        <w:rPr>
          <w:lang w:val="da-DK"/>
        </w:rPr>
        <w:t>utcome</w:t>
      </w:r>
      <w:proofErr w:type="spellEnd"/>
      <w:r w:rsidRPr="00CA173C">
        <w:rPr>
          <w:lang w:val="da-DK"/>
        </w:rPr>
        <w:t xml:space="preserve"> A her (så altså </w:t>
      </w:r>
      <w:r>
        <w:rPr>
          <w:lang w:val="da-DK"/>
        </w:rPr>
        <w:t>ikke figur A1)?</w:t>
      </w:r>
    </w:p>
  </w:comment>
  <w:comment w:id="324" w:author="Christoffer Calov Jørgensen" w:date="2021-11-06T12:04:00Z" w:initials="CCJ">
    <w:p w14:paraId="3FA25A91" w14:textId="5D6080C1" w:rsidR="00C54D28" w:rsidRPr="00CE42F9" w:rsidRDefault="00C54D28">
      <w:pPr>
        <w:pStyle w:val="CommentText"/>
        <w:rPr>
          <w:lang w:val="da-DK"/>
        </w:rPr>
      </w:pPr>
      <w:r>
        <w:rPr>
          <w:rStyle w:val="CommentReference"/>
        </w:rPr>
        <w:annotationRef/>
      </w:r>
      <w:r w:rsidRPr="00CE42F9">
        <w:rPr>
          <w:lang w:val="da-DK"/>
        </w:rPr>
        <w:t xml:space="preserve">Er det korrekt tolket? Skal vi evt. Lave et billede m </w:t>
      </w:r>
      <w:proofErr w:type="spellStart"/>
      <w:r w:rsidRPr="00CE42F9">
        <w:rPr>
          <w:lang w:val="da-DK"/>
        </w:rPr>
        <w:t>a-d</w:t>
      </w:r>
      <w:proofErr w:type="spellEnd"/>
      <w:r w:rsidRPr="00CE42F9">
        <w:rPr>
          <w:lang w:val="da-DK"/>
        </w:rPr>
        <w:t xml:space="preserve"> for alle </w:t>
      </w:r>
      <w:proofErr w:type="gramStart"/>
      <w:r w:rsidRPr="00CE42F9">
        <w:rPr>
          <w:lang w:val="da-DK"/>
        </w:rPr>
        <w:t>SHAP kurverne</w:t>
      </w:r>
      <w:proofErr w:type="gramEnd"/>
      <w:r w:rsidRPr="00CE42F9">
        <w:rPr>
          <w:lang w:val="da-DK"/>
        </w:rPr>
        <w:t xml:space="preserve"> på medicin?</w:t>
      </w:r>
    </w:p>
  </w:comment>
  <w:comment w:id="325" w:author="Christian Michelsen" w:date="2021-11-16T15:01:00Z" w:initials="CM">
    <w:p w14:paraId="62BA1195" w14:textId="3C099028" w:rsidR="00CA173C" w:rsidRPr="00CA173C" w:rsidRDefault="00CA173C">
      <w:pPr>
        <w:pStyle w:val="CommentText"/>
        <w:rPr>
          <w:lang w:val="da-DK"/>
        </w:rPr>
      </w:pPr>
      <w:r>
        <w:rPr>
          <w:rStyle w:val="CommentReference"/>
        </w:rPr>
        <w:annotationRef/>
      </w:r>
      <w:r w:rsidRPr="00CA173C">
        <w:rPr>
          <w:lang w:val="da-DK"/>
        </w:rPr>
        <w:t xml:space="preserve">Pas, jeg har </w:t>
      </w:r>
      <w:r>
        <w:rPr>
          <w:lang w:val="da-DK"/>
        </w:rPr>
        <w:t>ikke nogen</w:t>
      </w:r>
      <w:r w:rsidRPr="00CA173C">
        <w:rPr>
          <w:lang w:val="da-DK"/>
        </w:rPr>
        <w:t xml:space="preserve"> idé om hvad de forskellige </w:t>
      </w:r>
      <w:r w:rsidR="005319B5">
        <w:rPr>
          <w:lang w:val="da-DK"/>
        </w:rPr>
        <w:t>værdier</w:t>
      </w:r>
      <w:r w:rsidRPr="00CA173C">
        <w:rPr>
          <w:lang w:val="da-DK"/>
        </w:rPr>
        <w:t xml:space="preserve"> </w:t>
      </w:r>
      <w:proofErr w:type="gramStart"/>
      <w:r>
        <w:rPr>
          <w:lang w:val="da-DK"/>
        </w:rPr>
        <w:t>betyder</w:t>
      </w:r>
      <w:r w:rsidRPr="00CA173C">
        <w:rPr>
          <w:lang w:val="da-DK"/>
        </w:rPr>
        <w:t>..</w:t>
      </w:r>
      <w:proofErr w:type="gramEnd"/>
    </w:p>
  </w:comment>
  <w:comment w:id="326" w:author="Christian Michelsen" w:date="2021-11-16T15:04:00Z" w:initials="CM">
    <w:p w14:paraId="24268569" w14:textId="03C2BD80" w:rsidR="00CA173C" w:rsidRPr="00CA173C" w:rsidRDefault="00CA173C">
      <w:pPr>
        <w:pStyle w:val="CommentText"/>
        <w:rPr>
          <w:lang w:val="da-DK"/>
        </w:rPr>
      </w:pPr>
      <w:r>
        <w:rPr>
          <w:rStyle w:val="CommentReference"/>
        </w:rPr>
        <w:annotationRef/>
      </w:r>
      <w:r w:rsidRPr="00CA173C">
        <w:rPr>
          <w:lang w:val="da-DK"/>
        </w:rPr>
        <w:t>Snakker vi ikke om</w:t>
      </w:r>
      <w:r w:rsidR="001F615B">
        <w:rPr>
          <w:lang w:val="da-DK"/>
        </w:rPr>
        <w:t xml:space="preserve"> </w:t>
      </w:r>
      <w:proofErr w:type="spellStart"/>
      <w:r w:rsidR="001F615B">
        <w:rPr>
          <w:lang w:val="da-DK"/>
        </w:rPr>
        <w:t>o</w:t>
      </w:r>
      <w:r w:rsidRPr="00CA173C">
        <w:rPr>
          <w:lang w:val="da-DK"/>
        </w:rPr>
        <w:t>utcome</w:t>
      </w:r>
      <w:proofErr w:type="spellEnd"/>
      <w:r w:rsidRPr="00CA173C">
        <w:rPr>
          <w:lang w:val="da-DK"/>
        </w:rPr>
        <w:t xml:space="preserve"> A her (så altså </w:t>
      </w:r>
      <w:r>
        <w:rPr>
          <w:lang w:val="da-DK"/>
        </w:rPr>
        <w:t>ikke figur A1)?</w:t>
      </w:r>
    </w:p>
  </w:comment>
  <w:comment w:id="346" w:author="Christoffer Calov Jørgensen" w:date="2021-11-06T13:23:00Z" w:initials="CCJ">
    <w:p w14:paraId="509D0B11" w14:textId="55D9C898" w:rsidR="00C54D28" w:rsidRPr="00CE42F9" w:rsidRDefault="00C54D28">
      <w:pPr>
        <w:pStyle w:val="CommentText"/>
        <w:rPr>
          <w:lang w:val="da-DK"/>
        </w:rPr>
      </w:pPr>
      <w:r>
        <w:rPr>
          <w:rStyle w:val="CommentReference"/>
        </w:rPr>
        <w:annotationRef/>
      </w:r>
      <w:r w:rsidRPr="00CE42F9">
        <w:rPr>
          <w:lang w:val="da-DK"/>
        </w:rPr>
        <w:t xml:space="preserve">Skal tilføjes. NB </w:t>
      </w:r>
      <w:proofErr w:type="spellStart"/>
      <w:r w:rsidRPr="00CE42F9">
        <w:rPr>
          <w:lang w:val="da-DK"/>
        </w:rPr>
        <w:t>cutoff</w:t>
      </w:r>
      <w:proofErr w:type="spellEnd"/>
      <w:r w:rsidRPr="00CE42F9">
        <w:rPr>
          <w:lang w:val="da-DK"/>
        </w:rPr>
        <w:t xml:space="preserve"> værdier er forskellig fra </w:t>
      </w:r>
      <w:proofErr w:type="spellStart"/>
      <w:r w:rsidRPr="00CE42F9">
        <w:rPr>
          <w:lang w:val="da-DK"/>
        </w:rPr>
        <w:t>outcome</w:t>
      </w:r>
      <w:proofErr w:type="spellEnd"/>
      <w:r w:rsidRPr="00CE42F9">
        <w:rPr>
          <w:lang w:val="da-DK"/>
        </w:rPr>
        <w:t xml:space="preserve"> A i figuren?</w:t>
      </w:r>
    </w:p>
  </w:comment>
  <w:comment w:id="347" w:author="Christian Michelsen" w:date="2021-11-16T15:07:00Z" w:initials="CM">
    <w:p w14:paraId="754928D9" w14:textId="69C35A59" w:rsidR="00FD3F9F" w:rsidRPr="00FD3F9F" w:rsidRDefault="00FD3F9F">
      <w:pPr>
        <w:pStyle w:val="CommentText"/>
        <w:rPr>
          <w:lang w:val="da-DK"/>
        </w:rPr>
      </w:pPr>
      <w:r>
        <w:rPr>
          <w:rStyle w:val="CommentReference"/>
        </w:rPr>
        <w:annotationRef/>
      </w:r>
      <w:proofErr w:type="spellStart"/>
      <w:r w:rsidRPr="00FD3F9F">
        <w:rPr>
          <w:lang w:val="da-DK"/>
        </w:rPr>
        <w:t>Classification</w:t>
      </w:r>
      <w:proofErr w:type="spellEnd"/>
      <w:r w:rsidRPr="00FD3F9F">
        <w:rPr>
          <w:lang w:val="da-DK"/>
        </w:rPr>
        <w:t xml:space="preserve"> </w:t>
      </w:r>
      <w:proofErr w:type="spellStart"/>
      <w:r w:rsidRPr="00FD3F9F">
        <w:rPr>
          <w:lang w:val="da-DK"/>
        </w:rPr>
        <w:t>thresh</w:t>
      </w:r>
      <w:r>
        <w:rPr>
          <w:lang w:val="da-DK"/>
        </w:rPr>
        <w:t>old</w:t>
      </w:r>
      <w:proofErr w:type="spellEnd"/>
      <w:r>
        <w:rPr>
          <w:lang w:val="da-DK"/>
        </w:rPr>
        <w:t xml:space="preserve"> er forskelligt, helt som forventet. </w:t>
      </w:r>
    </w:p>
  </w:comment>
  <w:comment w:id="360" w:author="Christoffer Calov Jørgensen" w:date="2021-11-14T21:01:00Z" w:initials="CCJ">
    <w:p w14:paraId="7D405A6E" w14:textId="746E02B9" w:rsidR="00C54D28" w:rsidRPr="00CE42F9" w:rsidRDefault="00C54D28">
      <w:pPr>
        <w:pStyle w:val="CommentText"/>
        <w:rPr>
          <w:lang w:val="da-DK"/>
        </w:rPr>
      </w:pPr>
      <w:r>
        <w:rPr>
          <w:rStyle w:val="CommentReference"/>
        </w:rPr>
        <w:annotationRef/>
      </w:r>
      <w:r w:rsidRPr="00CE42F9">
        <w:rPr>
          <w:lang w:val="da-DK"/>
        </w:rPr>
        <w:t xml:space="preserve">Christian hvis du vil sætte tal ind I dette format? Læge mærke til at det er vigtigt det er hhv. Dem med og uden </w:t>
      </w:r>
      <w:proofErr w:type="spellStart"/>
      <w:r w:rsidRPr="00CE42F9">
        <w:rPr>
          <w:lang w:val="da-DK"/>
        </w:rPr>
        <w:t>outcome</w:t>
      </w:r>
      <w:proofErr w:type="spellEnd"/>
      <w:r w:rsidRPr="00CE42F9">
        <w:rPr>
          <w:lang w:val="da-DK"/>
        </w:rPr>
        <w:t xml:space="preserve"> A. Missing får en </w:t>
      </w:r>
      <w:proofErr w:type="spellStart"/>
      <w:r w:rsidRPr="00CE42F9">
        <w:rPr>
          <w:lang w:val="da-DK"/>
        </w:rPr>
        <w:t>linie</w:t>
      </w:r>
      <w:proofErr w:type="spellEnd"/>
      <w:r w:rsidRPr="00CE42F9">
        <w:rPr>
          <w:lang w:val="da-DK"/>
        </w:rPr>
        <w:t xml:space="preserve"> for sig selv. Jeg tænker variable navne bliver noget </w:t>
      </w:r>
      <w:proofErr w:type="spellStart"/>
      <w:r w:rsidRPr="00CE42F9">
        <w:rPr>
          <w:lang w:val="da-DK"/>
        </w:rPr>
        <w:t>ala</w:t>
      </w:r>
      <w:proofErr w:type="spellEnd"/>
      <w:r w:rsidRPr="00CE42F9">
        <w:rPr>
          <w:lang w:val="da-DK"/>
        </w:rPr>
        <w:t xml:space="preserve"> de angivne. Hvis der bliver </w:t>
      </w:r>
      <w:proofErr w:type="gramStart"/>
      <w:r w:rsidRPr="00CE42F9">
        <w:rPr>
          <w:lang w:val="da-DK"/>
        </w:rPr>
        <w:t>plads problemer</w:t>
      </w:r>
      <w:proofErr w:type="gramEnd"/>
      <w:r w:rsidRPr="00CE42F9">
        <w:rPr>
          <w:lang w:val="da-DK"/>
        </w:rPr>
        <w:t xml:space="preserve"> i figurer da lav en forkortelse og forklar den I teksten under figuren.</w:t>
      </w:r>
    </w:p>
  </w:comment>
  <w:comment w:id="375" w:author="Christoffer Calov Jørgensen" w:date="2021-11-13T10:56:00Z" w:initials="CCJ">
    <w:p w14:paraId="0ACFD1C9" w14:textId="77777777" w:rsidR="00A12BA3" w:rsidRPr="00CE42F9" w:rsidRDefault="00A12BA3" w:rsidP="000E4E6D">
      <w:pPr>
        <w:pStyle w:val="CommentText"/>
        <w:rPr>
          <w:lang w:val="da-DK"/>
        </w:rPr>
      </w:pPr>
      <w:r>
        <w:rPr>
          <w:rStyle w:val="CommentReference"/>
        </w:rPr>
        <w:annotationRef/>
      </w:r>
      <w:r w:rsidRPr="00CE42F9">
        <w:rPr>
          <w:lang w:val="da-DK"/>
        </w:rPr>
        <w:t xml:space="preserve">Ikke sikker på </w:t>
      </w:r>
      <w:proofErr w:type="spellStart"/>
      <w:r w:rsidRPr="00CE42F9">
        <w:rPr>
          <w:lang w:val="da-DK"/>
        </w:rPr>
        <w:t>tiddskrifterne</w:t>
      </w:r>
      <w:proofErr w:type="spellEnd"/>
      <w:r w:rsidRPr="00CE42F9">
        <w:rPr>
          <w:lang w:val="da-DK"/>
        </w:rPr>
        <w:t xml:space="preserve"> vil acceptere farvningerne men lad os se.</w:t>
      </w:r>
    </w:p>
  </w:comment>
  <w:comment w:id="449" w:author="Christoffer Calov Jørgensen" w:date="2021-11-14T17:31:00Z" w:initials="CCJ">
    <w:p w14:paraId="70BED3C6" w14:textId="7C7B4CD4" w:rsidR="00C54D28" w:rsidRPr="00CE42F9" w:rsidRDefault="00C54D28">
      <w:pPr>
        <w:pStyle w:val="CommentText"/>
        <w:rPr>
          <w:lang w:val="da-DK"/>
        </w:rPr>
      </w:pPr>
      <w:r>
        <w:rPr>
          <w:rStyle w:val="CommentReference"/>
        </w:rPr>
        <w:annotationRef/>
      </w:r>
      <w:r w:rsidRPr="00CE42F9">
        <w:rPr>
          <w:lang w:val="da-DK"/>
        </w:rPr>
        <w:t xml:space="preserve">Det her er uforståeligt, vi skal lige være helt enige I hvad figuren viser og hvad vi skal skrive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50" w:author="Christian Michelsen" w:date="2021-11-16T15:11:00Z" w:initials="CM">
    <w:p w14:paraId="702D881E" w14:textId="04F80613" w:rsidR="00EC6A2A" w:rsidRPr="00EC6A2A" w:rsidRDefault="00EC6A2A">
      <w:pPr>
        <w:pStyle w:val="CommentText"/>
        <w:rPr>
          <w:lang w:val="da-DK"/>
        </w:rPr>
      </w:pPr>
      <w:r>
        <w:rPr>
          <w:rStyle w:val="CommentReference"/>
        </w:rPr>
        <w:annotationRef/>
      </w:r>
      <w:r w:rsidRPr="00EC6A2A">
        <w:rPr>
          <w:lang w:val="da-DK"/>
        </w:rPr>
        <w:t>Det var fordi hele figuren fra Google Docs ikke var taget med. Det er fikset nu.</w:t>
      </w:r>
    </w:p>
  </w:comment>
  <w:comment w:id="475" w:author="Christoffer Calov Jørgensen" w:date="2021-11-06T12:40:00Z" w:initials="CCJ">
    <w:p w14:paraId="64E136E6" w14:textId="6C9CC07B" w:rsidR="00C54D28" w:rsidRPr="00CE42F9" w:rsidRDefault="00C54D28">
      <w:pPr>
        <w:pStyle w:val="CommentText"/>
        <w:rPr>
          <w:lang w:val="da-DK"/>
        </w:rPr>
      </w:pPr>
      <w:r>
        <w:rPr>
          <w:rStyle w:val="CommentReference"/>
        </w:rPr>
        <w:annotationRef/>
      </w:r>
      <w:r w:rsidRPr="00CE42F9">
        <w:rPr>
          <w:lang w:val="da-DK"/>
        </w:rPr>
        <w:t xml:space="preserve">Hvorfor er denne egentlig oppe mod age? Det kunne man jo argumentere for de alle burde være </w:t>
      </w:r>
      <w:proofErr w:type="spellStart"/>
      <w:r w:rsidRPr="00CE42F9">
        <w:rPr>
          <w:lang w:val="da-DK"/>
        </w:rPr>
        <w:t>jvf</w:t>
      </w:r>
      <w:proofErr w:type="spellEnd"/>
      <w:r w:rsidRPr="00CE42F9">
        <w:rPr>
          <w:lang w:val="da-DK"/>
        </w:rPr>
        <w:t xml:space="preserve"> resultaterne. </w:t>
      </w:r>
      <w:proofErr w:type="gramStart"/>
      <w:r w:rsidRPr="00CE42F9">
        <w:rPr>
          <w:lang w:val="da-DK"/>
        </w:rPr>
        <w:t>NB navne</w:t>
      </w:r>
      <w:proofErr w:type="gramEnd"/>
      <w:r w:rsidRPr="00CE42F9">
        <w:rPr>
          <w:lang w:val="da-DK"/>
        </w:rPr>
        <w:t xml:space="preserve"> på variable I figur laves om </w:t>
      </w:r>
      <w:proofErr w:type="spellStart"/>
      <w:r w:rsidRPr="00CE42F9">
        <w:rPr>
          <w:lang w:val="da-DK"/>
        </w:rPr>
        <w:t>svt</w:t>
      </w:r>
      <w:proofErr w:type="spellEnd"/>
      <w:r w:rsidRPr="00CE42F9">
        <w:rPr>
          <w:lang w:val="da-DK"/>
        </w:rPr>
        <w:t>. Det som står her</w:t>
      </w:r>
    </w:p>
  </w:comment>
  <w:comment w:id="480" w:author="Christoffer Calov Jørgensen" w:date="2021-11-14T16:21:00Z" w:initials="CCJ">
    <w:p w14:paraId="05248A02" w14:textId="7BB3F351" w:rsidR="00C54D28" w:rsidRDefault="00C54D28">
      <w:pPr>
        <w:pStyle w:val="CommentText"/>
      </w:pPr>
      <w:r>
        <w:rPr>
          <w:rStyle w:val="CommentReference"/>
        </w:rPr>
        <w:annotationRef/>
      </w:r>
      <w:proofErr w:type="spellStart"/>
      <w:r>
        <w:t>Obs</w:t>
      </w:r>
      <w:proofErr w:type="spellEnd"/>
      <w:r>
        <w:t xml:space="preserve"> threshold line!!!</w:t>
      </w:r>
    </w:p>
  </w:comment>
  <w:comment w:id="481" w:author="Christian Michelsen" w:date="2021-11-16T15:12:00Z" w:initials="CM">
    <w:p w14:paraId="23ED645E" w14:textId="67428A49" w:rsidR="00EC6A2A" w:rsidRPr="00EC6A2A" w:rsidRDefault="00EC6A2A">
      <w:pPr>
        <w:pStyle w:val="CommentText"/>
        <w:rPr>
          <w:lang w:val="da-DK"/>
        </w:rPr>
      </w:pPr>
      <w:r>
        <w:rPr>
          <w:rStyle w:val="CommentReference"/>
        </w:rPr>
        <w:annotationRef/>
      </w:r>
      <w:proofErr w:type="spellStart"/>
      <w:r w:rsidRPr="00EC6A2A">
        <w:rPr>
          <w:lang w:val="da-DK"/>
        </w:rPr>
        <w:t>Classification</w:t>
      </w:r>
      <w:proofErr w:type="spellEnd"/>
      <w:r w:rsidRPr="00EC6A2A">
        <w:rPr>
          <w:lang w:val="da-DK"/>
        </w:rPr>
        <w:t xml:space="preserve"> </w:t>
      </w:r>
      <w:proofErr w:type="spellStart"/>
      <w:r w:rsidRPr="00EC6A2A">
        <w:rPr>
          <w:lang w:val="da-DK"/>
        </w:rPr>
        <w:t>threshold</w:t>
      </w:r>
      <w:proofErr w:type="spellEnd"/>
      <w:r w:rsidRPr="00EC6A2A">
        <w:rPr>
          <w:lang w:val="da-DK"/>
        </w:rPr>
        <w:t>-linjen er mere eller mindre ligegyld</w:t>
      </w:r>
      <w:r>
        <w:rPr>
          <w:lang w:val="da-DK"/>
        </w:rPr>
        <w:t xml:space="preserve">ig for læseren. </w:t>
      </w:r>
    </w:p>
  </w:comment>
  <w:comment w:id="529" w:author="Christoffer Calov Jørgensen" w:date="2021-11-06T12:40:00Z" w:initials="CCJ">
    <w:p w14:paraId="78D95E6C" w14:textId="77777777" w:rsidR="00613418" w:rsidRPr="00CE42F9" w:rsidRDefault="00613418" w:rsidP="00613418">
      <w:pPr>
        <w:pStyle w:val="CommentText"/>
        <w:rPr>
          <w:lang w:val="da-DK"/>
        </w:rPr>
      </w:pPr>
      <w:r>
        <w:rPr>
          <w:rStyle w:val="CommentReference"/>
        </w:rPr>
        <w:annotationRef/>
      </w:r>
      <w:r w:rsidRPr="00CE42F9">
        <w:rPr>
          <w:lang w:val="da-DK"/>
        </w:rPr>
        <w:t xml:space="preserve">Hvorfor er denne egentlig oppe mod age? Det kunne man jo argumentere for de alle burde være </w:t>
      </w:r>
      <w:proofErr w:type="spellStart"/>
      <w:r w:rsidRPr="00CE42F9">
        <w:rPr>
          <w:lang w:val="da-DK"/>
        </w:rPr>
        <w:t>jvf</w:t>
      </w:r>
      <w:proofErr w:type="spellEnd"/>
      <w:r w:rsidRPr="00CE42F9">
        <w:rPr>
          <w:lang w:val="da-DK"/>
        </w:rPr>
        <w:t xml:space="preserve"> resultaterne. </w:t>
      </w:r>
      <w:proofErr w:type="gramStart"/>
      <w:r w:rsidRPr="00CE42F9">
        <w:rPr>
          <w:lang w:val="da-DK"/>
        </w:rPr>
        <w:t>NB navne</w:t>
      </w:r>
      <w:proofErr w:type="gramEnd"/>
      <w:r w:rsidRPr="00CE42F9">
        <w:rPr>
          <w:lang w:val="da-DK"/>
        </w:rPr>
        <w:t xml:space="preserve"> på variable I figur laves om </w:t>
      </w:r>
      <w:proofErr w:type="spellStart"/>
      <w:r w:rsidRPr="00CE42F9">
        <w:rPr>
          <w:lang w:val="da-DK"/>
        </w:rPr>
        <w:t>svt</w:t>
      </w:r>
      <w:proofErr w:type="spellEnd"/>
      <w:r w:rsidRPr="00CE42F9">
        <w:rPr>
          <w:lang w:val="da-DK"/>
        </w:rPr>
        <w:t>. Det som står her</w:t>
      </w:r>
    </w:p>
  </w:comment>
  <w:comment w:id="530" w:author="Christian Michelsen" w:date="2021-11-16T15:21:00Z" w:initials="CM">
    <w:p w14:paraId="0831C15F" w14:textId="66EBCB68" w:rsidR="004A43EC" w:rsidRPr="004A43EC" w:rsidRDefault="004A43EC">
      <w:pPr>
        <w:pStyle w:val="CommentText"/>
        <w:rPr>
          <w:lang w:val="da-DK"/>
        </w:rPr>
      </w:pPr>
      <w:r>
        <w:rPr>
          <w:rStyle w:val="CommentReference"/>
        </w:rPr>
        <w:annotationRef/>
      </w:r>
      <w:r w:rsidRPr="004A43EC">
        <w:rPr>
          <w:lang w:val="da-DK"/>
        </w:rPr>
        <w:t xml:space="preserve">Den er oppe mod </w:t>
      </w:r>
      <w:proofErr w:type="gramStart"/>
      <w:r w:rsidRPr="004A43EC">
        <w:rPr>
          <w:lang w:val="da-DK"/>
        </w:rPr>
        <w:t>age</w:t>
      </w:r>
      <w:proofErr w:type="gramEnd"/>
      <w:r w:rsidRPr="004A43EC">
        <w:rPr>
          <w:lang w:val="da-DK"/>
        </w:rPr>
        <w:t xml:space="preserve"> da </w:t>
      </w:r>
      <w:r>
        <w:rPr>
          <w:lang w:val="da-DK"/>
        </w:rPr>
        <w:t>det er den variabel som giver den største vertikale spredning. Vi kan teknisk set også undlade en farve her, men jeg synes umiddelbart at alder gav god mening for simpelthen at indeholde mere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399338" w15:done="0"/>
  <w15:commentEx w15:paraId="084B03CE" w15:done="0"/>
  <w15:commentEx w15:paraId="0B567766" w15:done="0"/>
  <w15:commentEx w15:paraId="78720078" w15:done="1"/>
  <w15:commentEx w15:paraId="7D248EDC" w15:paraIdParent="78720078" w15:done="1"/>
  <w15:commentEx w15:paraId="7B6A73A6" w15:done="0"/>
  <w15:commentEx w15:paraId="0789A409" w15:paraIdParent="7B6A73A6" w15:done="0"/>
  <w15:commentEx w15:paraId="1D70162F" w15:done="0"/>
  <w15:commentEx w15:paraId="376B683F" w15:paraIdParent="1D70162F" w15:done="0"/>
  <w15:commentEx w15:paraId="31772CCB" w15:done="1"/>
  <w15:commentEx w15:paraId="3D7BA2E0" w15:done="1"/>
  <w15:commentEx w15:paraId="6C38B0FA" w15:done="0"/>
  <w15:commentEx w15:paraId="6DF525DD" w15:done="0"/>
  <w15:commentEx w15:paraId="6C44604F" w15:done="1"/>
  <w15:commentEx w15:paraId="7A27235E" w15:done="0"/>
  <w15:commentEx w15:paraId="279F74EC" w15:done="1"/>
  <w15:commentEx w15:paraId="6C6ACCEB" w15:done="1"/>
  <w15:commentEx w15:paraId="350B07E4" w15:paraIdParent="6C6ACCEB" w15:done="1"/>
  <w15:commentEx w15:paraId="3202DFFD" w15:done="0"/>
  <w15:commentEx w15:paraId="736682E6" w15:paraIdParent="3202DFFD" w15:done="0"/>
  <w15:commentEx w15:paraId="2ADAB2C5" w15:done="0"/>
  <w15:commentEx w15:paraId="3FA25A91" w15:done="0"/>
  <w15:commentEx w15:paraId="62BA1195" w15:paraIdParent="3FA25A91" w15:done="0"/>
  <w15:commentEx w15:paraId="24268569" w15:done="0"/>
  <w15:commentEx w15:paraId="509D0B11" w15:done="1"/>
  <w15:commentEx w15:paraId="754928D9" w15:paraIdParent="509D0B11" w15:done="1"/>
  <w15:commentEx w15:paraId="7D405A6E" w15:done="0"/>
  <w15:commentEx w15:paraId="0ACFD1C9" w15:done="0"/>
  <w15:commentEx w15:paraId="70BED3C6" w15:done="1"/>
  <w15:commentEx w15:paraId="702D881E" w15:paraIdParent="70BED3C6" w15:done="1"/>
  <w15:commentEx w15:paraId="64E136E6" w15:done="0"/>
  <w15:commentEx w15:paraId="05248A02" w15:done="1"/>
  <w15:commentEx w15:paraId="23ED645E" w15:paraIdParent="05248A02" w15:done="1"/>
  <w15:commentEx w15:paraId="78D95E6C" w15:done="0"/>
  <w15:commentEx w15:paraId="0831C15F" w15:paraIdParent="78D95E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26F3" w16cex:dateUtc="2021-11-16T11:47:00Z"/>
  <w16cex:commentExtensible w16cex:durableId="253E2789" w16cex:dateUtc="2021-11-16T11:50:00Z"/>
  <w16cex:commentExtensible w16cex:durableId="253E289F" w16cex:dateUtc="2021-11-16T11:54:00Z"/>
  <w16cex:commentExtensible w16cex:durableId="253E2AF0" w16cex:dateUtc="2021-11-06T10:32:00Z"/>
  <w16cex:commentExtensible w16cex:durableId="253E4B61" w16cex:dateUtc="2021-11-16T14:23:00Z"/>
  <w16cex:commentExtensible w16cex:durableId="252E2679" w16cex:dateUtc="2021-11-04T08:29:00Z"/>
  <w16cex:commentExtensible w16cex:durableId="253E4B6F" w16cex:dateUtc="2021-11-16T14:23:00Z"/>
  <w16cex:commentExtensible w16cex:durableId="252E2685" w16cex:dateUtc="2021-11-04T08:29:00Z"/>
  <w16cex:commentExtensible w16cex:durableId="253E4B79" w16cex:dateUtc="2021-11-16T14:23:00Z"/>
  <w16cex:commentExtensible w16cex:durableId="252E26E1" w16cex:dateUtc="2021-11-04T08:31:00Z"/>
  <w16cex:commentExtensible w16cex:durableId="252E2780" w16cex:dateUtc="2021-11-04T08:33:00Z"/>
  <w16cex:commentExtensible w16cex:durableId="2530E66B" w16cex:dateUtc="2021-11-06T10:32:00Z"/>
  <w16cex:commentExtensible w16cex:durableId="252E3579" w16cex:dateUtc="2021-11-04T09:33:00Z"/>
  <w16cex:commentExtensible w16cex:durableId="253E2E16" w16cex:dateUtc="2021-11-04T09:33:00Z"/>
  <w16cex:commentExtensible w16cex:durableId="253E2DA0" w16cex:dateUtc="2021-11-16T12:16:00Z"/>
  <w16cex:commentExtensible w16cex:durableId="253BB65B" w16cex:dateUtc="2021-11-14T15:22:00Z"/>
  <w16cex:commentExtensible w16cex:durableId="252E6CCE" w16cex:dateUtc="2021-11-04T13:29:00Z"/>
  <w16cex:commentExtensible w16cex:durableId="253E4B8A" w16cex:dateUtc="2021-11-16T14:23:00Z"/>
  <w16cex:commentExtensible w16cex:durableId="2530EB9A" w16cex:dateUtc="2021-11-06T10:55:00Z"/>
  <w16cex:commentExtensible w16cex:durableId="253E4638" w16cex:dateUtc="2021-11-16T14:01:00Z"/>
  <w16cex:commentExtensible w16cex:durableId="253E46B9" w16cex:dateUtc="2021-11-16T14:03:00Z"/>
  <w16cex:commentExtensible w16cex:durableId="2530EDC3" w16cex:dateUtc="2021-11-06T11:04:00Z"/>
  <w16cex:commentExtensible w16cex:durableId="253E4657" w16cex:dateUtc="2021-11-16T14:01:00Z"/>
  <w16cex:commentExtensible w16cex:durableId="253E46F9" w16cex:dateUtc="2021-11-16T14:04:00Z"/>
  <w16cex:commentExtensible w16cex:durableId="2531004A" w16cex:dateUtc="2021-11-06T12:23:00Z"/>
  <w16cex:commentExtensible w16cex:durableId="253E4797" w16cex:dateUtc="2021-11-16T14:07:00Z"/>
  <w16cex:commentExtensible w16cex:durableId="253BF7BE" w16cex:dateUtc="2021-11-14T20:01:00Z"/>
  <w16cex:commentExtensible w16cex:durableId="253A186E" w16cex:dateUtc="2021-11-13T09:56:00Z"/>
  <w16cex:commentExtensible w16cex:durableId="253BC668" w16cex:dateUtc="2021-11-14T16:31:00Z"/>
  <w16cex:commentExtensible w16cex:durableId="253E48A8" w16cex:dateUtc="2021-11-16T14:11:00Z"/>
  <w16cex:commentExtensible w16cex:durableId="2530F645" w16cex:dateUtc="2021-11-06T11:40:00Z"/>
  <w16cex:commentExtensible w16cex:durableId="253BB61A" w16cex:dateUtc="2021-11-14T15:21:00Z"/>
  <w16cex:commentExtensible w16cex:durableId="253E48D4" w16cex:dateUtc="2021-11-16T14:12:00Z"/>
  <w16cex:commentExtensible w16cex:durableId="253E49D1" w16cex:dateUtc="2021-11-06T11:40:00Z"/>
  <w16cex:commentExtensible w16cex:durableId="253E4AF8" w16cex:dateUtc="2021-11-16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399338" w16cid:durableId="253E26F3"/>
  <w16cid:commentId w16cid:paraId="084B03CE" w16cid:durableId="253E2789"/>
  <w16cid:commentId w16cid:paraId="0B567766" w16cid:durableId="253E289F"/>
  <w16cid:commentId w16cid:paraId="78720078" w16cid:durableId="253E2AF0"/>
  <w16cid:commentId w16cid:paraId="7D248EDC" w16cid:durableId="253E4B61"/>
  <w16cid:commentId w16cid:paraId="7B6A73A6" w16cid:durableId="252E2679"/>
  <w16cid:commentId w16cid:paraId="0789A409" w16cid:durableId="253E4B6F"/>
  <w16cid:commentId w16cid:paraId="1D70162F" w16cid:durableId="252E2685"/>
  <w16cid:commentId w16cid:paraId="376B683F" w16cid:durableId="253E4B79"/>
  <w16cid:commentId w16cid:paraId="31772CCB" w16cid:durableId="252E26E1"/>
  <w16cid:commentId w16cid:paraId="3D7BA2E0" w16cid:durableId="252E2780"/>
  <w16cid:commentId w16cid:paraId="6C38B0FA" w16cid:durableId="2530E66B"/>
  <w16cid:commentId w16cid:paraId="6DF525DD" w16cid:durableId="252E3579"/>
  <w16cid:commentId w16cid:paraId="6C44604F" w16cid:durableId="253E2E16"/>
  <w16cid:commentId w16cid:paraId="7A27235E" w16cid:durableId="253E2DA0"/>
  <w16cid:commentId w16cid:paraId="279F74EC" w16cid:durableId="253BB65B"/>
  <w16cid:commentId w16cid:paraId="6C6ACCEB" w16cid:durableId="252E6CCE"/>
  <w16cid:commentId w16cid:paraId="350B07E4" w16cid:durableId="253E4B8A"/>
  <w16cid:commentId w16cid:paraId="3202DFFD" w16cid:durableId="2530EB9A"/>
  <w16cid:commentId w16cid:paraId="736682E6" w16cid:durableId="253E4638"/>
  <w16cid:commentId w16cid:paraId="2ADAB2C5" w16cid:durableId="253E46B9"/>
  <w16cid:commentId w16cid:paraId="3FA25A91" w16cid:durableId="2530EDC3"/>
  <w16cid:commentId w16cid:paraId="62BA1195" w16cid:durableId="253E4657"/>
  <w16cid:commentId w16cid:paraId="24268569" w16cid:durableId="253E46F9"/>
  <w16cid:commentId w16cid:paraId="509D0B11" w16cid:durableId="2531004A"/>
  <w16cid:commentId w16cid:paraId="754928D9" w16cid:durableId="253E4797"/>
  <w16cid:commentId w16cid:paraId="7D405A6E" w16cid:durableId="253BF7BE"/>
  <w16cid:commentId w16cid:paraId="0ACFD1C9" w16cid:durableId="253A186E"/>
  <w16cid:commentId w16cid:paraId="70BED3C6" w16cid:durableId="253BC668"/>
  <w16cid:commentId w16cid:paraId="702D881E" w16cid:durableId="253E48A8"/>
  <w16cid:commentId w16cid:paraId="64E136E6" w16cid:durableId="2530F645"/>
  <w16cid:commentId w16cid:paraId="05248A02" w16cid:durableId="253BB61A"/>
  <w16cid:commentId w16cid:paraId="23ED645E" w16cid:durableId="253E48D4"/>
  <w16cid:commentId w16cid:paraId="78D95E6C" w16cid:durableId="253E49D1"/>
  <w16cid:commentId w16cid:paraId="0831C15F" w16cid:durableId="253E4A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17B50" w14:textId="77777777" w:rsidR="002C6B0F" w:rsidRDefault="002C6B0F">
      <w:pPr>
        <w:spacing w:line="240" w:lineRule="auto"/>
      </w:pPr>
      <w:r>
        <w:separator/>
      </w:r>
    </w:p>
  </w:endnote>
  <w:endnote w:type="continuationSeparator" w:id="0">
    <w:p w14:paraId="2852AEF2" w14:textId="77777777" w:rsidR="002C6B0F" w:rsidRDefault="002C6B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878541"/>
      <w:docPartObj>
        <w:docPartGallery w:val="Page Numbers (Bottom of Page)"/>
        <w:docPartUnique/>
      </w:docPartObj>
    </w:sdtPr>
    <w:sdtEndPr/>
    <w:sdtContent>
      <w:p w14:paraId="2A25F10A" w14:textId="750CBDA2" w:rsidR="00C54D28" w:rsidRDefault="00C54D28">
        <w:pPr>
          <w:pStyle w:val="Footer"/>
          <w:jc w:val="center"/>
        </w:pPr>
        <w:r>
          <w:fldChar w:fldCharType="begin"/>
        </w:r>
        <w:r>
          <w:instrText>PAGE   \* MERGEFORMAT</w:instrText>
        </w:r>
        <w:r>
          <w:fldChar w:fldCharType="separate"/>
        </w:r>
        <w:r>
          <w:rPr>
            <w:lang w:val="da-DK"/>
          </w:rPr>
          <w:t>2</w:t>
        </w:r>
        <w:r>
          <w:fldChar w:fldCharType="end"/>
        </w:r>
      </w:p>
    </w:sdtContent>
  </w:sdt>
  <w:p w14:paraId="797A0DE7" w14:textId="77777777" w:rsidR="00C54D28" w:rsidRDefault="00C54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5C0D9" w14:textId="77777777" w:rsidR="002C6B0F" w:rsidRDefault="002C6B0F">
      <w:pPr>
        <w:spacing w:line="240" w:lineRule="auto"/>
      </w:pPr>
      <w:del w:id="0" w:author="Christian Michelsen" w:date="2021-11-16T16:25:00Z">
        <w:r w:rsidDel="001F615B">
          <w:separator/>
        </w:r>
      </w:del>
    </w:p>
  </w:footnote>
  <w:footnote w:type="continuationSeparator" w:id="0">
    <w:p w14:paraId="3A284342" w14:textId="77777777" w:rsidR="002C6B0F" w:rsidRDefault="002C6B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AE2F4A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els Christian Petersen">
    <w15:presenceInfo w15:providerId="AD" w15:userId="S::dsg664@ku.dk::12b62e70-f33f-4954-9ce2-412903f85346"/>
  </w15:person>
  <w15:person w15:author="Christoffer Calov Jørgensen">
    <w15:presenceInfo w15:providerId="AD" w15:userId="S::Christoffer.Calov.Joergensen@regionh.dk::10f95c48-ab88-48ff-b66b-a2a97abb354b"/>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rit J Anaesthesia&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479&lt;/item&gt;&lt;item&gt;581&lt;/item&gt;&lt;item&gt;762&lt;/item&gt;&lt;item&gt;917&lt;/item&gt;&lt;item&gt;1119&lt;/item&gt;&lt;item&gt;1124&lt;/item&gt;&lt;item&gt;1163&lt;/item&gt;&lt;item&gt;1165&lt;/item&gt;&lt;item&gt;1200&lt;/item&gt;&lt;item&gt;1211&lt;/item&gt;&lt;item&gt;1237&lt;/item&gt;&lt;item&gt;1238&lt;/item&gt;&lt;item&gt;1239&lt;/item&gt;&lt;item&gt;1240&lt;/item&gt;&lt;item&gt;1242&lt;/item&gt;&lt;item&gt;1243&lt;/item&gt;&lt;item&gt;1244&lt;/item&gt;&lt;item&gt;1249&lt;/item&gt;&lt;item&gt;1250&lt;/item&gt;&lt;item&gt;1251&lt;/item&gt;&lt;item&gt;1252&lt;/item&gt;&lt;item&gt;1253&lt;/item&gt;&lt;item&gt;1254&lt;/item&gt;&lt;item&gt;1257&lt;/item&gt;&lt;item&gt;1269&lt;/item&gt;&lt;item&gt;1270&lt;/item&gt;&lt;item&gt;1273&lt;/item&gt;&lt;item&gt;1297&lt;/item&gt;&lt;item&gt;1298&lt;/item&gt;&lt;item&gt;1299&lt;/item&gt;&lt;item&gt;1300&lt;/item&gt;&lt;item&gt;1301&lt;/item&gt;&lt;item&gt;1302&lt;/item&gt;&lt;/record-ids&gt;&lt;/item&gt;&lt;/Libraries&gt;"/>
  </w:docVars>
  <w:rsids>
    <w:rsidRoot w:val="00DE67BB"/>
    <w:rsid w:val="000201D8"/>
    <w:rsid w:val="00027BA2"/>
    <w:rsid w:val="0005488E"/>
    <w:rsid w:val="00073ED1"/>
    <w:rsid w:val="000A0E75"/>
    <w:rsid w:val="000B355B"/>
    <w:rsid w:val="000D697D"/>
    <w:rsid w:val="000E0400"/>
    <w:rsid w:val="000E4E6D"/>
    <w:rsid w:val="000F052C"/>
    <w:rsid w:val="00100474"/>
    <w:rsid w:val="001350E7"/>
    <w:rsid w:val="00146272"/>
    <w:rsid w:val="00151C85"/>
    <w:rsid w:val="00177E04"/>
    <w:rsid w:val="00182A8B"/>
    <w:rsid w:val="00193933"/>
    <w:rsid w:val="001A0DB1"/>
    <w:rsid w:val="001B3151"/>
    <w:rsid w:val="001D57DD"/>
    <w:rsid w:val="001F615B"/>
    <w:rsid w:val="002076EF"/>
    <w:rsid w:val="002269B2"/>
    <w:rsid w:val="00253C16"/>
    <w:rsid w:val="00261DDE"/>
    <w:rsid w:val="00267C3E"/>
    <w:rsid w:val="00275BC0"/>
    <w:rsid w:val="00283F18"/>
    <w:rsid w:val="00292FCC"/>
    <w:rsid w:val="002950FB"/>
    <w:rsid w:val="002B670D"/>
    <w:rsid w:val="002C6B0F"/>
    <w:rsid w:val="002D1C5A"/>
    <w:rsid w:val="002D4B35"/>
    <w:rsid w:val="002F2746"/>
    <w:rsid w:val="0030433B"/>
    <w:rsid w:val="003300FD"/>
    <w:rsid w:val="0033056A"/>
    <w:rsid w:val="00355961"/>
    <w:rsid w:val="003B17DB"/>
    <w:rsid w:val="003C2A30"/>
    <w:rsid w:val="003F49AB"/>
    <w:rsid w:val="0040209C"/>
    <w:rsid w:val="00460067"/>
    <w:rsid w:val="00470FFD"/>
    <w:rsid w:val="004806F7"/>
    <w:rsid w:val="00482998"/>
    <w:rsid w:val="0049353F"/>
    <w:rsid w:val="004A43EC"/>
    <w:rsid w:val="004A5136"/>
    <w:rsid w:val="004B04AB"/>
    <w:rsid w:val="004D150D"/>
    <w:rsid w:val="005319B5"/>
    <w:rsid w:val="00563929"/>
    <w:rsid w:val="00564949"/>
    <w:rsid w:val="00571310"/>
    <w:rsid w:val="00586A2F"/>
    <w:rsid w:val="00586E77"/>
    <w:rsid w:val="00587251"/>
    <w:rsid w:val="005940FB"/>
    <w:rsid w:val="005A56EC"/>
    <w:rsid w:val="005F2760"/>
    <w:rsid w:val="005F276F"/>
    <w:rsid w:val="00600B0C"/>
    <w:rsid w:val="00601EE5"/>
    <w:rsid w:val="00613418"/>
    <w:rsid w:val="0062034B"/>
    <w:rsid w:val="006313E8"/>
    <w:rsid w:val="006549DC"/>
    <w:rsid w:val="006645CD"/>
    <w:rsid w:val="00666E32"/>
    <w:rsid w:val="00674188"/>
    <w:rsid w:val="006B6390"/>
    <w:rsid w:val="006F3ADE"/>
    <w:rsid w:val="007059C2"/>
    <w:rsid w:val="007100C3"/>
    <w:rsid w:val="007428BB"/>
    <w:rsid w:val="00746E06"/>
    <w:rsid w:val="00784676"/>
    <w:rsid w:val="007968AE"/>
    <w:rsid w:val="008179DB"/>
    <w:rsid w:val="00836275"/>
    <w:rsid w:val="00844A1E"/>
    <w:rsid w:val="008521B0"/>
    <w:rsid w:val="00853822"/>
    <w:rsid w:val="00866B8D"/>
    <w:rsid w:val="008B039D"/>
    <w:rsid w:val="008B6840"/>
    <w:rsid w:val="008C79F2"/>
    <w:rsid w:val="008F1800"/>
    <w:rsid w:val="00914AC6"/>
    <w:rsid w:val="00920014"/>
    <w:rsid w:val="0095392F"/>
    <w:rsid w:val="00970E8C"/>
    <w:rsid w:val="00971034"/>
    <w:rsid w:val="00983B11"/>
    <w:rsid w:val="0098594E"/>
    <w:rsid w:val="00996C5A"/>
    <w:rsid w:val="009A33FF"/>
    <w:rsid w:val="009A4758"/>
    <w:rsid w:val="009B2E2A"/>
    <w:rsid w:val="009B78FD"/>
    <w:rsid w:val="009C4EA1"/>
    <w:rsid w:val="009C4F7A"/>
    <w:rsid w:val="009D416A"/>
    <w:rsid w:val="009E555A"/>
    <w:rsid w:val="00A12BA3"/>
    <w:rsid w:val="00A57BF9"/>
    <w:rsid w:val="00A92338"/>
    <w:rsid w:val="00AB3970"/>
    <w:rsid w:val="00AB467D"/>
    <w:rsid w:val="00AB6614"/>
    <w:rsid w:val="00AF07DC"/>
    <w:rsid w:val="00AF1B20"/>
    <w:rsid w:val="00B70E47"/>
    <w:rsid w:val="00BE005B"/>
    <w:rsid w:val="00BE4B1F"/>
    <w:rsid w:val="00BF60F3"/>
    <w:rsid w:val="00C07C6F"/>
    <w:rsid w:val="00C117F9"/>
    <w:rsid w:val="00C12E31"/>
    <w:rsid w:val="00C2662E"/>
    <w:rsid w:val="00C42D79"/>
    <w:rsid w:val="00C4424C"/>
    <w:rsid w:val="00C54D28"/>
    <w:rsid w:val="00C66740"/>
    <w:rsid w:val="00C67C6E"/>
    <w:rsid w:val="00C7442B"/>
    <w:rsid w:val="00CA173C"/>
    <w:rsid w:val="00CB3BCC"/>
    <w:rsid w:val="00CB532E"/>
    <w:rsid w:val="00CD6E5B"/>
    <w:rsid w:val="00CE42F9"/>
    <w:rsid w:val="00CF6ACB"/>
    <w:rsid w:val="00D0116E"/>
    <w:rsid w:val="00D10289"/>
    <w:rsid w:val="00D11CD9"/>
    <w:rsid w:val="00D1627B"/>
    <w:rsid w:val="00D34763"/>
    <w:rsid w:val="00D4269A"/>
    <w:rsid w:val="00D437AD"/>
    <w:rsid w:val="00D444C3"/>
    <w:rsid w:val="00D471CD"/>
    <w:rsid w:val="00D634C7"/>
    <w:rsid w:val="00D91F47"/>
    <w:rsid w:val="00D94A9C"/>
    <w:rsid w:val="00DA089A"/>
    <w:rsid w:val="00DA3E74"/>
    <w:rsid w:val="00DA41A1"/>
    <w:rsid w:val="00DA5123"/>
    <w:rsid w:val="00DD6AB5"/>
    <w:rsid w:val="00DE67BB"/>
    <w:rsid w:val="00DE6DEF"/>
    <w:rsid w:val="00E03430"/>
    <w:rsid w:val="00E04E4D"/>
    <w:rsid w:val="00E1249D"/>
    <w:rsid w:val="00E219CC"/>
    <w:rsid w:val="00E251DE"/>
    <w:rsid w:val="00E34BFE"/>
    <w:rsid w:val="00E84A78"/>
    <w:rsid w:val="00E94AFB"/>
    <w:rsid w:val="00EB2780"/>
    <w:rsid w:val="00EC6A2A"/>
    <w:rsid w:val="00EE735E"/>
    <w:rsid w:val="00EF118A"/>
    <w:rsid w:val="00F05A80"/>
    <w:rsid w:val="00F05ED8"/>
    <w:rsid w:val="00F4291D"/>
    <w:rsid w:val="00F44476"/>
    <w:rsid w:val="00F67693"/>
    <w:rsid w:val="00FA6674"/>
    <w:rsid w:val="00FB1D47"/>
    <w:rsid w:val="00FD3F9F"/>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57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DefaultParagraphFon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DefaultParagraphFont"/>
    <w:link w:val="EndNoteBibliography"/>
    <w:rsid w:val="001D57DD"/>
    <w:rPr>
      <w:noProof/>
      <w:lang w:val="en-US"/>
    </w:rPr>
  </w:style>
  <w:style w:type="character" w:styleId="Hyperlink">
    <w:name w:val="Hyperlink"/>
    <w:basedOn w:val="DefaultParagraphFont"/>
    <w:uiPriority w:val="99"/>
    <w:unhideWhenUsed/>
    <w:rsid w:val="00C117F9"/>
    <w:rPr>
      <w:color w:val="0000FF" w:themeColor="hyperlink"/>
      <w:u w:val="single"/>
    </w:rPr>
  </w:style>
  <w:style w:type="character" w:styleId="UnresolvedMention">
    <w:name w:val="Unresolved Mention"/>
    <w:basedOn w:val="DefaultParagraphFont"/>
    <w:uiPriority w:val="99"/>
    <w:semiHidden/>
    <w:unhideWhenUsed/>
    <w:rsid w:val="00C117F9"/>
    <w:rPr>
      <w:color w:val="605E5C"/>
      <w:shd w:val="clear" w:color="auto" w:fill="E1DFDD"/>
    </w:rPr>
  </w:style>
  <w:style w:type="paragraph" w:styleId="ListBullet">
    <w:name w:val="List Bullet"/>
    <w:basedOn w:val="Normal"/>
    <w:uiPriority w:val="99"/>
    <w:semiHidden/>
    <w:unhideWhenUsed/>
    <w:rsid w:val="00E04E4D"/>
    <w:pPr>
      <w:numPr>
        <w:numId w:val="1"/>
      </w:numPr>
      <w:contextualSpacing/>
    </w:pPr>
  </w:style>
  <w:style w:type="paragraph" w:styleId="ListNumber">
    <w:name w:val="List Number"/>
    <w:basedOn w:val="Normal"/>
    <w:uiPriority w:val="99"/>
    <w:semiHidden/>
    <w:unhideWhenUsed/>
    <w:rsid w:val="00E04E4D"/>
    <w:pPr>
      <w:numPr>
        <w:numId w:val="2"/>
      </w:numPr>
      <w:contextualSpacing/>
    </w:pPr>
  </w:style>
  <w:style w:type="paragraph" w:styleId="Header">
    <w:name w:val="header"/>
    <w:basedOn w:val="Normal"/>
    <w:link w:val="HeaderChar"/>
    <w:uiPriority w:val="99"/>
    <w:unhideWhenUsed/>
    <w:rsid w:val="00E04E4D"/>
    <w:pPr>
      <w:tabs>
        <w:tab w:val="center" w:pos="4986"/>
        <w:tab w:val="right" w:pos="9972"/>
      </w:tabs>
      <w:spacing w:line="240" w:lineRule="auto"/>
    </w:pPr>
  </w:style>
  <w:style w:type="character" w:customStyle="1" w:styleId="HeaderChar">
    <w:name w:val="Header Char"/>
    <w:basedOn w:val="DefaultParagraphFont"/>
    <w:link w:val="Header"/>
    <w:uiPriority w:val="99"/>
    <w:rsid w:val="00E04E4D"/>
  </w:style>
  <w:style w:type="paragraph" w:styleId="Footer">
    <w:name w:val="footer"/>
    <w:basedOn w:val="Normal"/>
    <w:link w:val="FooterChar"/>
    <w:uiPriority w:val="99"/>
    <w:unhideWhenUsed/>
    <w:rsid w:val="00E04E4D"/>
    <w:pPr>
      <w:tabs>
        <w:tab w:val="center" w:pos="4986"/>
        <w:tab w:val="right" w:pos="9972"/>
      </w:tabs>
      <w:spacing w:line="240" w:lineRule="auto"/>
    </w:pPr>
  </w:style>
  <w:style w:type="character" w:customStyle="1" w:styleId="FooterChar">
    <w:name w:val="Footer Char"/>
    <w:basedOn w:val="DefaultParagraphFont"/>
    <w:link w:val="Footer"/>
    <w:uiPriority w:val="99"/>
    <w:rsid w:val="00E04E4D"/>
  </w:style>
  <w:style w:type="paragraph" w:styleId="CommentSubject">
    <w:name w:val="annotation subject"/>
    <w:basedOn w:val="CommentText"/>
    <w:next w:val="CommentText"/>
    <w:link w:val="CommentSubjectChar"/>
    <w:uiPriority w:val="99"/>
    <w:semiHidden/>
    <w:unhideWhenUsed/>
    <w:rsid w:val="00674188"/>
    <w:rPr>
      <w:b/>
      <w:bCs/>
    </w:rPr>
  </w:style>
  <w:style w:type="character" w:customStyle="1" w:styleId="CommentSubjectChar">
    <w:name w:val="Comment Subject Char"/>
    <w:basedOn w:val="CommentTextChar"/>
    <w:link w:val="CommentSubject"/>
    <w:uiPriority w:val="99"/>
    <w:semiHidden/>
    <w:rsid w:val="00674188"/>
    <w:rPr>
      <w:b/>
      <w:bCs/>
      <w:sz w:val="20"/>
      <w:szCs w:val="20"/>
    </w:rPr>
  </w:style>
  <w:style w:type="paragraph" w:styleId="Revision">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735E"/>
    <w:pPr>
      <w:ind w:left="720"/>
      <w:contextualSpacing/>
    </w:pPr>
  </w:style>
  <w:style w:type="character" w:styleId="FollowedHyperlink">
    <w:name w:val="FollowedHyperlink"/>
    <w:basedOn w:val="DefaultParagraphFont"/>
    <w:uiPriority w:val="99"/>
    <w:semiHidden/>
    <w:unhideWhenUsed/>
    <w:rsid w:val="002076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399180009">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676110984">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4DCFA-D914-4942-BF8C-7A9CEC8B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25</Pages>
  <Words>10342</Words>
  <Characters>58956</Characters>
  <Application>Microsoft Office Word</Application>
  <DocSecurity>0</DocSecurity>
  <Lines>491</Lines>
  <Paragraphs>138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Christian Michelsen</cp:lastModifiedBy>
  <cp:revision>30</cp:revision>
  <cp:lastPrinted>2021-07-29T10:01:00Z</cp:lastPrinted>
  <dcterms:created xsi:type="dcterms:W3CDTF">2021-11-04T09:09:00Z</dcterms:created>
  <dcterms:modified xsi:type="dcterms:W3CDTF">2021-11-16T15:48:00Z</dcterms:modified>
</cp:coreProperties>
</file>