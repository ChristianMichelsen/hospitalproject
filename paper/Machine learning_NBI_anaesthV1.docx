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7923DA" w14:textId="6EC175F8" w:rsidR="00DE67BB" w:rsidRPr="008F6EFF" w:rsidRDefault="00C67C6E">
      <w:pPr>
        <w:pStyle w:val="Overskrift1"/>
        <w:rPr>
          <w:sz w:val="36"/>
          <w:szCs w:val="36"/>
          <w:lang w:val="en-US"/>
        </w:rPr>
      </w:pPr>
      <w:bookmarkStart w:id="1" w:name="_Hlk81387619"/>
      <w:r w:rsidRPr="008F6EFF">
        <w:rPr>
          <w:sz w:val="36"/>
          <w:szCs w:val="36"/>
          <w:lang w:val="en-US"/>
        </w:rPr>
        <w:t>P</w:t>
      </w:r>
      <w:r w:rsidR="00355961" w:rsidRPr="008F6EFF">
        <w:rPr>
          <w:sz w:val="36"/>
          <w:szCs w:val="36"/>
          <w:lang w:val="en-US"/>
        </w:rPr>
        <w:t xml:space="preserve">reoperative prediction of </w:t>
      </w:r>
      <w:r w:rsidRPr="008F6EFF">
        <w:rPr>
          <w:sz w:val="36"/>
          <w:szCs w:val="36"/>
          <w:lang w:val="en-US"/>
        </w:rPr>
        <w:t>medical morbidity</w:t>
      </w:r>
      <w:r w:rsidR="00355961" w:rsidRPr="008F6EFF">
        <w:rPr>
          <w:sz w:val="36"/>
          <w:szCs w:val="36"/>
          <w:lang w:val="en-US"/>
        </w:rPr>
        <w:t xml:space="preserve"> after fast-track hip and knee arthroplasty</w:t>
      </w:r>
      <w:r w:rsidRPr="008F6EFF">
        <w:rPr>
          <w:sz w:val="36"/>
          <w:szCs w:val="36"/>
          <w:lang w:val="en-US"/>
        </w:rPr>
        <w:t xml:space="preserve">, </w:t>
      </w:r>
      <w:bookmarkStart w:id="2" w:name="_vvml4r2q70p7" w:colFirst="0" w:colLast="0"/>
      <w:bookmarkEnd w:id="2"/>
      <w:r w:rsidRPr="008F6EFF">
        <w:rPr>
          <w:sz w:val="36"/>
          <w:szCs w:val="36"/>
          <w:lang w:val="en-US"/>
        </w:rPr>
        <w:t>a machine learning based approach.</w:t>
      </w:r>
    </w:p>
    <w:bookmarkEnd w:id="1"/>
    <w:p w14:paraId="536137B0" w14:textId="77777777" w:rsidR="00DE67BB" w:rsidRPr="0067199C" w:rsidRDefault="00DE67BB">
      <w:pPr>
        <w:rPr>
          <w:lang w:val="en-US"/>
        </w:rPr>
      </w:pPr>
    </w:p>
    <w:p w14:paraId="161B4405" w14:textId="09546856" w:rsidR="00DE67BB" w:rsidRPr="0067199C" w:rsidRDefault="0067199C">
      <w:pPr>
        <w:rPr>
          <w:b/>
          <w:bCs/>
          <w:lang w:val="en-US"/>
        </w:rPr>
      </w:pPr>
      <w:r w:rsidRPr="0067199C">
        <w:rPr>
          <w:b/>
          <w:bCs/>
          <w:lang w:val="en-US"/>
        </w:rPr>
        <w:t>2. Author information:</w:t>
      </w:r>
    </w:p>
    <w:p w14:paraId="2F0D25A5" w14:textId="5B87564C" w:rsidR="00DE67BB" w:rsidRPr="008F6EFF" w:rsidRDefault="001C4EB9" w:rsidP="008F6EFF">
      <w:pPr>
        <w:spacing w:line="360" w:lineRule="auto"/>
        <w:rPr>
          <w:sz w:val="20"/>
          <w:szCs w:val="20"/>
          <w:lang w:val="en-US"/>
        </w:rPr>
      </w:pPr>
      <w:r w:rsidRPr="008F6EFF">
        <w:rPr>
          <w:sz w:val="20"/>
          <w:szCs w:val="20"/>
          <w:lang w:val="en-US"/>
        </w:rPr>
        <w:t xml:space="preserve">Christian Michelsen, </w:t>
      </w:r>
      <w:proofErr w:type="spellStart"/>
      <w:r w:rsidRPr="008F6EFF">
        <w:rPr>
          <w:sz w:val="20"/>
          <w:szCs w:val="20"/>
          <w:lang w:val="en-US"/>
        </w:rPr>
        <w:t>M.Sc</w:t>
      </w:r>
      <w:r w:rsidR="0067199C" w:rsidRPr="008F6EFF">
        <w:rPr>
          <w:sz w:val="20"/>
          <w:szCs w:val="20"/>
          <w:lang w:val="en-US"/>
        </w:rPr>
        <w:t>i</w:t>
      </w:r>
      <w:proofErr w:type="spellEnd"/>
      <w:r w:rsidRPr="008F6EFF">
        <w:rPr>
          <w:sz w:val="20"/>
          <w:szCs w:val="20"/>
          <w:lang w:val="en-US"/>
        </w:rPr>
        <w:t xml:space="preserve">., Research Fellow, The </w:t>
      </w:r>
      <w:r w:rsidR="00355961" w:rsidRPr="008F6EFF">
        <w:rPr>
          <w:sz w:val="20"/>
          <w:szCs w:val="20"/>
          <w:lang w:val="en-US"/>
        </w:rPr>
        <w:t>Niels Bohr Institute, University of Copenhagen,</w:t>
      </w:r>
      <w:r w:rsidR="00BC0806" w:rsidRPr="008F6EFF">
        <w:rPr>
          <w:sz w:val="20"/>
          <w:szCs w:val="20"/>
          <w:lang w:val="en-US"/>
        </w:rPr>
        <w:t xml:space="preserve"> </w:t>
      </w:r>
      <w:proofErr w:type="spellStart"/>
      <w:r w:rsidR="00BC0806" w:rsidRPr="008F6EFF">
        <w:rPr>
          <w:sz w:val="20"/>
          <w:szCs w:val="20"/>
          <w:lang w:val="en-US"/>
        </w:rPr>
        <w:t>Blegdamsvej</w:t>
      </w:r>
      <w:proofErr w:type="spellEnd"/>
      <w:r w:rsidR="00BC0806" w:rsidRPr="008F6EFF">
        <w:rPr>
          <w:sz w:val="20"/>
          <w:szCs w:val="20"/>
          <w:lang w:val="en-US"/>
        </w:rPr>
        <w:t xml:space="preserve"> 17 2100 Copenhagen,</w:t>
      </w:r>
      <w:r w:rsidR="00355961" w:rsidRPr="008F6EFF">
        <w:rPr>
          <w:sz w:val="20"/>
          <w:szCs w:val="20"/>
          <w:lang w:val="en-US"/>
        </w:rPr>
        <w:t xml:space="preserve"> Denmark</w:t>
      </w:r>
    </w:p>
    <w:p w14:paraId="2669FCC4" w14:textId="4B588E61" w:rsidR="00DE67BB" w:rsidRPr="008F6EFF" w:rsidRDefault="001C4EB9" w:rsidP="008F6EFF">
      <w:pPr>
        <w:spacing w:line="360" w:lineRule="auto"/>
        <w:rPr>
          <w:sz w:val="20"/>
          <w:szCs w:val="20"/>
          <w:lang w:val="en-US"/>
        </w:rPr>
      </w:pPr>
      <w:r w:rsidRPr="008F6EFF">
        <w:rPr>
          <w:sz w:val="20"/>
          <w:szCs w:val="20"/>
          <w:lang w:val="en-US"/>
        </w:rPr>
        <w:t xml:space="preserve">Christoffer C Jørgensen, M.D., Senior Researcher, </w:t>
      </w:r>
      <w:r w:rsidR="00355961" w:rsidRPr="008F6EFF">
        <w:rPr>
          <w:sz w:val="20"/>
          <w:szCs w:val="20"/>
          <w:lang w:val="en-US"/>
        </w:rPr>
        <w:t xml:space="preserve">Section of Surgical Pathophysiology </w:t>
      </w:r>
      <w:r w:rsidRPr="008F6EFF">
        <w:rPr>
          <w:sz w:val="20"/>
          <w:szCs w:val="20"/>
          <w:lang w:val="en-US"/>
        </w:rPr>
        <w:t xml:space="preserve">and Centre for Fast-track Hip and Knee Replacement, </w:t>
      </w:r>
      <w:r w:rsidR="00355961" w:rsidRPr="008F6EFF">
        <w:rPr>
          <w:sz w:val="20"/>
          <w:szCs w:val="20"/>
          <w:lang w:val="en-US"/>
        </w:rPr>
        <w:t xml:space="preserve">7621, </w:t>
      </w:r>
      <w:proofErr w:type="spellStart"/>
      <w:r w:rsidR="00355961" w:rsidRPr="008F6EFF">
        <w:rPr>
          <w:sz w:val="20"/>
          <w:szCs w:val="20"/>
          <w:lang w:val="en-US"/>
        </w:rPr>
        <w:t>Rigshospitalet</w:t>
      </w:r>
      <w:proofErr w:type="spellEnd"/>
      <w:r w:rsidR="00355961" w:rsidRPr="008F6EFF">
        <w:rPr>
          <w:sz w:val="20"/>
          <w:szCs w:val="20"/>
          <w:lang w:val="en-US"/>
        </w:rPr>
        <w:t>,</w:t>
      </w:r>
      <w:r w:rsidR="00606FF0" w:rsidRPr="008F6EFF">
        <w:rPr>
          <w:sz w:val="20"/>
          <w:szCs w:val="20"/>
          <w:lang w:val="en-US"/>
        </w:rPr>
        <w:t xml:space="preserve"> </w:t>
      </w:r>
      <w:proofErr w:type="spellStart"/>
      <w:r w:rsidR="00606FF0" w:rsidRPr="008F6EFF">
        <w:rPr>
          <w:sz w:val="20"/>
          <w:szCs w:val="20"/>
          <w:lang w:val="en-US"/>
        </w:rPr>
        <w:t>Blegdamsvej</w:t>
      </w:r>
      <w:proofErr w:type="spellEnd"/>
      <w:r w:rsidR="00606FF0" w:rsidRPr="008F6EFF">
        <w:rPr>
          <w:sz w:val="20"/>
          <w:szCs w:val="20"/>
          <w:lang w:val="en-US"/>
        </w:rPr>
        <w:t xml:space="preserve"> 9, 2100</w:t>
      </w:r>
      <w:r w:rsidR="00355961" w:rsidRPr="008F6EFF">
        <w:rPr>
          <w:sz w:val="20"/>
          <w:szCs w:val="20"/>
          <w:lang w:val="en-US"/>
        </w:rPr>
        <w:t xml:space="preserve"> Copenhagen, Denmark</w:t>
      </w:r>
    </w:p>
    <w:p w14:paraId="1A255DE5" w14:textId="1D9E2DC4" w:rsidR="001C4EB9" w:rsidRPr="008F6EFF" w:rsidRDefault="001C4EB9" w:rsidP="008F6EFF">
      <w:pPr>
        <w:spacing w:line="360" w:lineRule="auto"/>
        <w:rPr>
          <w:sz w:val="20"/>
          <w:szCs w:val="20"/>
          <w:lang w:val="en-US"/>
        </w:rPr>
      </w:pPr>
      <w:r w:rsidRPr="008F6EFF">
        <w:rPr>
          <w:sz w:val="20"/>
          <w:szCs w:val="20"/>
          <w:lang w:val="en-US"/>
        </w:rPr>
        <w:t xml:space="preserve">Mathias </w:t>
      </w:r>
      <w:proofErr w:type="spellStart"/>
      <w:r w:rsidRPr="008F6EFF">
        <w:rPr>
          <w:sz w:val="20"/>
          <w:szCs w:val="20"/>
          <w:lang w:val="en-US"/>
        </w:rPr>
        <w:t>Heltberg</w:t>
      </w:r>
      <w:proofErr w:type="spellEnd"/>
      <w:r w:rsidRPr="008F6EFF">
        <w:rPr>
          <w:sz w:val="20"/>
          <w:szCs w:val="20"/>
          <w:lang w:val="en-US"/>
        </w:rPr>
        <w:t xml:space="preserve">, </w:t>
      </w:r>
      <w:proofErr w:type="spellStart"/>
      <w:proofErr w:type="gramStart"/>
      <w:r w:rsidRPr="008F6EFF">
        <w:rPr>
          <w:sz w:val="20"/>
          <w:szCs w:val="20"/>
          <w:lang w:val="en-US"/>
        </w:rPr>
        <w:t>M.Sc</w:t>
      </w:r>
      <w:r w:rsidR="009F125F">
        <w:rPr>
          <w:sz w:val="20"/>
          <w:szCs w:val="20"/>
          <w:lang w:val="en-US"/>
        </w:rPr>
        <w:t>i</w:t>
      </w:r>
      <w:proofErr w:type="spellEnd"/>
      <w:proofErr w:type="gramEnd"/>
      <w:r w:rsidRPr="008F6EFF">
        <w:rPr>
          <w:sz w:val="20"/>
          <w:szCs w:val="20"/>
          <w:lang w:val="en-US"/>
        </w:rPr>
        <w:t xml:space="preserve">, </w:t>
      </w:r>
      <w:r w:rsidR="009F125F">
        <w:rPr>
          <w:sz w:val="20"/>
          <w:szCs w:val="20"/>
          <w:lang w:val="en-US"/>
        </w:rPr>
        <w:t>Research Fellow,</w:t>
      </w:r>
      <w:r w:rsidRPr="008F6EFF">
        <w:rPr>
          <w:sz w:val="20"/>
          <w:szCs w:val="20"/>
          <w:lang w:val="en-US"/>
        </w:rPr>
        <w:t xml:space="preserve"> The Niels Bohr Institute, University of Copenhagen, </w:t>
      </w:r>
      <w:proofErr w:type="spellStart"/>
      <w:r w:rsidRPr="008F6EFF">
        <w:rPr>
          <w:sz w:val="20"/>
          <w:szCs w:val="20"/>
          <w:lang w:val="en-US"/>
        </w:rPr>
        <w:t>Blegdamsvej</w:t>
      </w:r>
      <w:proofErr w:type="spellEnd"/>
      <w:r w:rsidRPr="008F6EFF">
        <w:rPr>
          <w:sz w:val="20"/>
          <w:szCs w:val="20"/>
          <w:lang w:val="en-US"/>
        </w:rPr>
        <w:t xml:space="preserve"> 17 2100 Copenhagen, Denmark</w:t>
      </w:r>
    </w:p>
    <w:p w14:paraId="06502285" w14:textId="7AB5139D" w:rsidR="001C4EB9" w:rsidRPr="008F6EFF" w:rsidRDefault="001C4EB9" w:rsidP="008F6EFF">
      <w:pPr>
        <w:spacing w:line="360" w:lineRule="auto"/>
        <w:rPr>
          <w:sz w:val="20"/>
          <w:szCs w:val="20"/>
          <w:lang w:val="en-US"/>
        </w:rPr>
      </w:pPr>
      <w:r w:rsidRPr="008F6EFF">
        <w:rPr>
          <w:sz w:val="20"/>
          <w:szCs w:val="20"/>
          <w:lang w:val="en-US"/>
        </w:rPr>
        <w:t xml:space="preserve">Mogens H Jensen, </w:t>
      </w:r>
      <w:proofErr w:type="spellStart"/>
      <w:r w:rsidR="009F125F">
        <w:rPr>
          <w:sz w:val="20"/>
          <w:szCs w:val="20"/>
          <w:lang w:val="en-US"/>
        </w:rPr>
        <w:t>D</w:t>
      </w:r>
      <w:r w:rsidRPr="008F6EFF">
        <w:rPr>
          <w:sz w:val="20"/>
          <w:szCs w:val="20"/>
          <w:lang w:val="en-US"/>
        </w:rPr>
        <w:t>.Sc</w:t>
      </w:r>
      <w:r w:rsidR="009F125F">
        <w:rPr>
          <w:sz w:val="20"/>
          <w:szCs w:val="20"/>
          <w:lang w:val="en-US"/>
        </w:rPr>
        <w:t>i</w:t>
      </w:r>
      <w:proofErr w:type="spellEnd"/>
      <w:r w:rsidR="009F125F">
        <w:rPr>
          <w:sz w:val="20"/>
          <w:szCs w:val="20"/>
          <w:lang w:val="en-US"/>
        </w:rPr>
        <w:t>.</w:t>
      </w:r>
      <w:r w:rsidRPr="008F6EFF">
        <w:rPr>
          <w:sz w:val="20"/>
          <w:szCs w:val="20"/>
          <w:lang w:val="en-US"/>
        </w:rPr>
        <w:t>,</w:t>
      </w:r>
      <w:r w:rsidR="0067199C" w:rsidRPr="008F6EFF">
        <w:rPr>
          <w:sz w:val="20"/>
          <w:szCs w:val="20"/>
          <w:lang w:val="en-US"/>
        </w:rPr>
        <w:t xml:space="preserve"> Prof</w:t>
      </w:r>
      <w:r w:rsidR="009F125F">
        <w:rPr>
          <w:sz w:val="20"/>
          <w:szCs w:val="20"/>
          <w:lang w:val="en-US"/>
        </w:rPr>
        <w:t>.,</w:t>
      </w:r>
      <w:r w:rsidRPr="008F6EFF">
        <w:rPr>
          <w:sz w:val="20"/>
          <w:szCs w:val="20"/>
          <w:lang w:val="en-US"/>
        </w:rPr>
        <w:t xml:space="preserve"> The Niels Bohr Institute, University of Copenhagen, </w:t>
      </w:r>
      <w:proofErr w:type="spellStart"/>
      <w:r w:rsidRPr="008F6EFF">
        <w:rPr>
          <w:sz w:val="20"/>
          <w:szCs w:val="20"/>
          <w:lang w:val="en-US"/>
        </w:rPr>
        <w:t>Blegdamsvej</w:t>
      </w:r>
      <w:proofErr w:type="spellEnd"/>
      <w:r w:rsidRPr="008F6EFF">
        <w:rPr>
          <w:sz w:val="20"/>
          <w:szCs w:val="20"/>
          <w:lang w:val="en-US"/>
        </w:rPr>
        <w:t xml:space="preserve"> 17 2100 Copenhagen, Denmark</w:t>
      </w:r>
    </w:p>
    <w:p w14:paraId="04DE6387" w14:textId="72E0767A" w:rsidR="001C4EB9" w:rsidRPr="008F6EFF" w:rsidRDefault="001C4EB9" w:rsidP="008F6EFF">
      <w:pPr>
        <w:spacing w:line="360" w:lineRule="auto"/>
        <w:rPr>
          <w:sz w:val="20"/>
          <w:szCs w:val="20"/>
          <w:lang w:val="en-US"/>
        </w:rPr>
      </w:pPr>
      <w:r w:rsidRPr="008F6EFF">
        <w:rPr>
          <w:sz w:val="20"/>
          <w:szCs w:val="20"/>
          <w:lang w:val="en-US"/>
        </w:rPr>
        <w:t xml:space="preserve">Alessandra </w:t>
      </w:r>
      <w:proofErr w:type="spellStart"/>
      <w:r w:rsidRPr="008F6EFF">
        <w:rPr>
          <w:sz w:val="20"/>
          <w:szCs w:val="20"/>
          <w:lang w:val="en-US"/>
        </w:rPr>
        <w:t>Luchetti</w:t>
      </w:r>
      <w:proofErr w:type="spellEnd"/>
      <w:r w:rsidRPr="008F6EFF">
        <w:rPr>
          <w:sz w:val="20"/>
          <w:szCs w:val="20"/>
          <w:lang w:val="en-US"/>
        </w:rPr>
        <w:t xml:space="preserve">, </w:t>
      </w:r>
      <w:proofErr w:type="spellStart"/>
      <w:r w:rsidR="009F125F">
        <w:rPr>
          <w:sz w:val="20"/>
          <w:szCs w:val="20"/>
          <w:lang w:val="en-US"/>
        </w:rPr>
        <w:t>M.Sci</w:t>
      </w:r>
      <w:proofErr w:type="spellEnd"/>
      <w:r w:rsidR="009F125F">
        <w:rPr>
          <w:sz w:val="20"/>
          <w:szCs w:val="20"/>
          <w:lang w:val="en-US"/>
        </w:rPr>
        <w:t>.</w:t>
      </w:r>
      <w:r w:rsidRPr="008F6EFF">
        <w:rPr>
          <w:sz w:val="20"/>
          <w:szCs w:val="20"/>
          <w:lang w:val="en-US"/>
        </w:rPr>
        <w:t>,</w:t>
      </w:r>
      <w:r w:rsidR="009F125F">
        <w:rPr>
          <w:sz w:val="20"/>
          <w:szCs w:val="20"/>
          <w:lang w:val="en-US"/>
        </w:rPr>
        <w:t xml:space="preserve"> Research Fellow</w:t>
      </w:r>
      <w:r w:rsidRPr="008F6EFF">
        <w:rPr>
          <w:sz w:val="20"/>
          <w:szCs w:val="20"/>
          <w:lang w:val="en-US"/>
        </w:rPr>
        <w:t xml:space="preserve"> </w:t>
      </w:r>
      <w:proofErr w:type="gramStart"/>
      <w:r w:rsidRPr="008F6EFF">
        <w:rPr>
          <w:sz w:val="20"/>
          <w:szCs w:val="20"/>
          <w:lang w:val="en-US"/>
        </w:rPr>
        <w:t>The</w:t>
      </w:r>
      <w:proofErr w:type="gramEnd"/>
      <w:r w:rsidRPr="008F6EFF">
        <w:rPr>
          <w:sz w:val="20"/>
          <w:szCs w:val="20"/>
          <w:lang w:val="en-US"/>
        </w:rPr>
        <w:t xml:space="preserve"> Niels Bohr Institute, University of Copenhagen, </w:t>
      </w:r>
      <w:proofErr w:type="spellStart"/>
      <w:r w:rsidRPr="008F6EFF">
        <w:rPr>
          <w:sz w:val="20"/>
          <w:szCs w:val="20"/>
          <w:lang w:val="en-US"/>
        </w:rPr>
        <w:t>Blegdamsvej</w:t>
      </w:r>
      <w:proofErr w:type="spellEnd"/>
      <w:r w:rsidRPr="008F6EFF">
        <w:rPr>
          <w:sz w:val="20"/>
          <w:szCs w:val="20"/>
          <w:lang w:val="en-US"/>
        </w:rPr>
        <w:t xml:space="preserve"> 17 2100 Copenhagen, Denmark</w:t>
      </w:r>
    </w:p>
    <w:p w14:paraId="3F9E9EC6" w14:textId="77777777" w:rsidR="0067199C" w:rsidRPr="008F6EFF" w:rsidRDefault="001C4EB9" w:rsidP="008F6EFF">
      <w:pPr>
        <w:spacing w:line="360" w:lineRule="auto"/>
        <w:rPr>
          <w:sz w:val="20"/>
          <w:szCs w:val="20"/>
          <w:lang w:val="en-US"/>
        </w:rPr>
      </w:pPr>
      <w:r w:rsidRPr="008F6EFF">
        <w:rPr>
          <w:sz w:val="20"/>
          <w:szCs w:val="20"/>
          <w:lang w:val="en-US"/>
        </w:rPr>
        <w:t>Pelle B Petersen</w:t>
      </w:r>
      <w:r w:rsidRPr="008F6EFF">
        <w:rPr>
          <w:sz w:val="20"/>
          <w:szCs w:val="20"/>
          <w:vertAlign w:val="superscript"/>
          <w:lang w:val="en-US"/>
        </w:rPr>
        <w:t>2</w:t>
      </w:r>
      <w:r w:rsidRPr="008F6EFF">
        <w:rPr>
          <w:sz w:val="20"/>
          <w:szCs w:val="20"/>
          <w:lang w:val="en-US"/>
        </w:rPr>
        <w:t xml:space="preserve">, M.D., </w:t>
      </w:r>
      <w:proofErr w:type="spellStart"/>
      <w:proofErr w:type="gramStart"/>
      <w:r w:rsidRPr="008F6EFF">
        <w:rPr>
          <w:sz w:val="20"/>
          <w:szCs w:val="20"/>
          <w:lang w:val="en-US"/>
        </w:rPr>
        <w:t>Ph.D</w:t>
      </w:r>
      <w:proofErr w:type="spellEnd"/>
      <w:proofErr w:type="gramEnd"/>
      <w:r w:rsidRPr="008F6EFF">
        <w:rPr>
          <w:sz w:val="20"/>
          <w:szCs w:val="20"/>
          <w:lang w:val="en-US"/>
        </w:rPr>
        <w:t xml:space="preserve">, </w:t>
      </w:r>
      <w:r w:rsidR="0067199C" w:rsidRPr="008F6EFF">
        <w:rPr>
          <w:sz w:val="20"/>
          <w:szCs w:val="20"/>
          <w:lang w:val="en-US"/>
        </w:rPr>
        <w:t xml:space="preserve">Section of Surgical Pathophysiology and Centre for Fast-track Hip and Knee Replacement, 7621, </w:t>
      </w:r>
      <w:proofErr w:type="spellStart"/>
      <w:r w:rsidR="0067199C" w:rsidRPr="008F6EFF">
        <w:rPr>
          <w:sz w:val="20"/>
          <w:szCs w:val="20"/>
          <w:lang w:val="en-US"/>
        </w:rPr>
        <w:t>Rigshospitalet</w:t>
      </w:r>
      <w:proofErr w:type="spellEnd"/>
      <w:r w:rsidR="0067199C" w:rsidRPr="008F6EFF">
        <w:rPr>
          <w:sz w:val="20"/>
          <w:szCs w:val="20"/>
          <w:lang w:val="en-US"/>
        </w:rPr>
        <w:t xml:space="preserve">, </w:t>
      </w:r>
      <w:proofErr w:type="spellStart"/>
      <w:r w:rsidR="0067199C" w:rsidRPr="008F6EFF">
        <w:rPr>
          <w:sz w:val="20"/>
          <w:szCs w:val="20"/>
          <w:lang w:val="en-US"/>
        </w:rPr>
        <w:t>Blegdamsvej</w:t>
      </w:r>
      <w:proofErr w:type="spellEnd"/>
      <w:r w:rsidR="0067199C" w:rsidRPr="008F6EFF">
        <w:rPr>
          <w:sz w:val="20"/>
          <w:szCs w:val="20"/>
          <w:lang w:val="en-US"/>
        </w:rPr>
        <w:t xml:space="preserve"> 9, 2100 Copenhagen, Denmark</w:t>
      </w:r>
    </w:p>
    <w:p w14:paraId="53FFE099" w14:textId="1AAE21EC" w:rsidR="001C4EB9" w:rsidRPr="008F6EFF" w:rsidRDefault="0067199C" w:rsidP="008F6EFF">
      <w:pPr>
        <w:spacing w:line="360" w:lineRule="auto"/>
        <w:rPr>
          <w:sz w:val="20"/>
          <w:szCs w:val="20"/>
          <w:lang w:val="en-US"/>
        </w:rPr>
      </w:pPr>
      <w:r w:rsidRPr="008F6EFF">
        <w:rPr>
          <w:sz w:val="20"/>
          <w:szCs w:val="20"/>
          <w:lang w:val="en-US"/>
        </w:rPr>
        <w:t xml:space="preserve">Troels Petersen, </w:t>
      </w:r>
      <w:proofErr w:type="spellStart"/>
      <w:proofErr w:type="gramStart"/>
      <w:r w:rsidRPr="008F6EFF">
        <w:rPr>
          <w:sz w:val="20"/>
          <w:szCs w:val="20"/>
          <w:lang w:val="en-US"/>
        </w:rPr>
        <w:t>M.Sci</w:t>
      </w:r>
      <w:proofErr w:type="spellEnd"/>
      <w:proofErr w:type="gramEnd"/>
      <w:r w:rsidRPr="008F6EFF">
        <w:rPr>
          <w:sz w:val="20"/>
          <w:szCs w:val="20"/>
          <w:lang w:val="en-US"/>
        </w:rPr>
        <w:t xml:space="preserve">, </w:t>
      </w:r>
      <w:proofErr w:type="spellStart"/>
      <w:r w:rsidRPr="008F6EFF">
        <w:rPr>
          <w:sz w:val="20"/>
          <w:szCs w:val="20"/>
          <w:lang w:val="en-US"/>
        </w:rPr>
        <w:t>Ass.Prof</w:t>
      </w:r>
      <w:proofErr w:type="spellEnd"/>
      <w:r w:rsidRPr="008F6EFF">
        <w:rPr>
          <w:sz w:val="20"/>
          <w:szCs w:val="20"/>
          <w:lang w:val="en-US"/>
        </w:rPr>
        <w:t xml:space="preserve">., The Niels Bohr Institute, University of Copenhagen, </w:t>
      </w:r>
      <w:proofErr w:type="spellStart"/>
      <w:r w:rsidRPr="008F6EFF">
        <w:rPr>
          <w:sz w:val="20"/>
          <w:szCs w:val="20"/>
          <w:lang w:val="en-US"/>
        </w:rPr>
        <w:t>Blegdamsvej</w:t>
      </w:r>
      <w:proofErr w:type="spellEnd"/>
      <w:r w:rsidRPr="008F6EFF">
        <w:rPr>
          <w:sz w:val="20"/>
          <w:szCs w:val="20"/>
          <w:lang w:val="en-US"/>
        </w:rPr>
        <w:t xml:space="preserve"> 17 2100 Copenhagen, Denmark</w:t>
      </w:r>
    </w:p>
    <w:p w14:paraId="03A3D601" w14:textId="049A75DD" w:rsidR="0067199C" w:rsidRPr="008F6EFF" w:rsidRDefault="0067199C" w:rsidP="008F6EFF">
      <w:pPr>
        <w:spacing w:line="360" w:lineRule="auto"/>
        <w:rPr>
          <w:sz w:val="20"/>
          <w:szCs w:val="20"/>
          <w:lang w:val="en-US"/>
        </w:rPr>
      </w:pPr>
      <w:r w:rsidRPr="008F6EFF">
        <w:rPr>
          <w:sz w:val="20"/>
          <w:szCs w:val="20"/>
          <w:lang w:val="en-US"/>
        </w:rPr>
        <w:t>Henrik Kehlet,</w:t>
      </w:r>
      <w:r w:rsidRPr="008F6EFF">
        <w:rPr>
          <w:sz w:val="20"/>
          <w:szCs w:val="20"/>
          <w:vertAlign w:val="superscript"/>
          <w:lang w:val="en-US"/>
        </w:rPr>
        <w:t xml:space="preserve">2 </w:t>
      </w:r>
      <w:r w:rsidRPr="008F6EFF">
        <w:rPr>
          <w:sz w:val="20"/>
          <w:szCs w:val="20"/>
          <w:lang w:val="en-US"/>
        </w:rPr>
        <w:t xml:space="preserve">M.D., </w:t>
      </w:r>
      <w:proofErr w:type="spellStart"/>
      <w:r w:rsidRPr="008F6EFF">
        <w:rPr>
          <w:sz w:val="20"/>
          <w:szCs w:val="20"/>
          <w:lang w:val="en-US"/>
        </w:rPr>
        <w:t>DM.Sci</w:t>
      </w:r>
      <w:proofErr w:type="spellEnd"/>
      <w:r w:rsidRPr="008F6EFF">
        <w:rPr>
          <w:sz w:val="20"/>
          <w:szCs w:val="20"/>
          <w:lang w:val="en-US"/>
        </w:rPr>
        <w:t xml:space="preserve">., Prof. Section of Surgical Pathophysiology and Centre for Fast-track Hip and Knee Replacement, 7621, </w:t>
      </w:r>
      <w:proofErr w:type="spellStart"/>
      <w:r w:rsidRPr="008F6EFF">
        <w:rPr>
          <w:sz w:val="20"/>
          <w:szCs w:val="20"/>
          <w:lang w:val="en-US"/>
        </w:rPr>
        <w:t>Rigshospitalet</w:t>
      </w:r>
      <w:proofErr w:type="spellEnd"/>
      <w:r w:rsidRPr="008F6EFF">
        <w:rPr>
          <w:sz w:val="20"/>
          <w:szCs w:val="20"/>
          <w:lang w:val="en-US"/>
        </w:rPr>
        <w:t xml:space="preserve">, </w:t>
      </w:r>
      <w:proofErr w:type="spellStart"/>
      <w:r w:rsidRPr="008F6EFF">
        <w:rPr>
          <w:sz w:val="20"/>
          <w:szCs w:val="20"/>
          <w:lang w:val="en-US"/>
        </w:rPr>
        <w:t>Blegdamsvej</w:t>
      </w:r>
      <w:proofErr w:type="spellEnd"/>
      <w:r w:rsidRPr="008F6EFF">
        <w:rPr>
          <w:sz w:val="20"/>
          <w:szCs w:val="20"/>
          <w:lang w:val="en-US"/>
        </w:rPr>
        <w:t xml:space="preserve"> 9, 2100 Copenhagen, Denmark</w:t>
      </w:r>
    </w:p>
    <w:p w14:paraId="123A0A9D" w14:textId="77777777" w:rsidR="001C4EB9" w:rsidRPr="0067199C" w:rsidRDefault="001C4EB9">
      <w:pPr>
        <w:rPr>
          <w:lang w:val="en-US"/>
        </w:rPr>
      </w:pPr>
    </w:p>
    <w:p w14:paraId="2663B39B" w14:textId="262EC488" w:rsidR="00DE67BB" w:rsidRPr="00614B1A" w:rsidRDefault="0067199C" w:rsidP="0067199C">
      <w:pPr>
        <w:rPr>
          <w:sz w:val="20"/>
          <w:szCs w:val="20"/>
          <w:lang w:val="en-US"/>
        </w:rPr>
      </w:pPr>
      <w:r w:rsidRPr="00614B1A">
        <w:rPr>
          <w:sz w:val="20"/>
          <w:szCs w:val="20"/>
          <w:lang w:val="en-US"/>
        </w:rPr>
        <w:t>*This is a joint first-authorship between CM and CJ</w:t>
      </w:r>
    </w:p>
    <w:p w14:paraId="59EE0DCF" w14:textId="77777777" w:rsidR="00DE67BB" w:rsidRPr="0067199C" w:rsidRDefault="00DE67BB">
      <w:pPr>
        <w:rPr>
          <w:lang w:val="en-US"/>
        </w:rPr>
      </w:pPr>
    </w:p>
    <w:p w14:paraId="1C94A980" w14:textId="5E9CEC99" w:rsidR="00DE67BB" w:rsidRPr="0067199C" w:rsidRDefault="0067199C">
      <w:pPr>
        <w:rPr>
          <w:b/>
          <w:lang w:val="en-US"/>
        </w:rPr>
      </w:pPr>
      <w:r w:rsidRPr="0067199C">
        <w:rPr>
          <w:b/>
          <w:lang w:val="en-US"/>
        </w:rPr>
        <w:t xml:space="preserve">3. </w:t>
      </w:r>
      <w:r w:rsidR="00355961" w:rsidRPr="0067199C">
        <w:rPr>
          <w:b/>
          <w:lang w:val="en-US"/>
        </w:rPr>
        <w:t>Corresponding author:</w:t>
      </w:r>
    </w:p>
    <w:p w14:paraId="4D23E880" w14:textId="2D831F82" w:rsidR="00606FF0" w:rsidRPr="008F6EFF" w:rsidRDefault="00606FF0" w:rsidP="00606FF0">
      <w:pPr>
        <w:spacing w:line="360" w:lineRule="auto"/>
        <w:rPr>
          <w:color w:val="000000"/>
          <w:sz w:val="20"/>
          <w:szCs w:val="20"/>
          <w:lang w:val="en-US"/>
        </w:rPr>
      </w:pPr>
      <w:r w:rsidRPr="008F6EFF">
        <w:rPr>
          <w:color w:val="000000"/>
          <w:sz w:val="20"/>
          <w:szCs w:val="20"/>
          <w:lang w:val="en-US"/>
        </w:rPr>
        <w:t>Dr. Christoffer Calov Jørgensen</w:t>
      </w:r>
    </w:p>
    <w:p w14:paraId="62CA86C0" w14:textId="77777777" w:rsidR="00606FF0" w:rsidRPr="008F6EFF" w:rsidRDefault="00606FF0" w:rsidP="00606FF0">
      <w:pPr>
        <w:spacing w:line="360" w:lineRule="auto"/>
        <w:rPr>
          <w:color w:val="000000"/>
          <w:sz w:val="20"/>
          <w:szCs w:val="20"/>
          <w:lang w:val="en-US"/>
        </w:rPr>
      </w:pPr>
      <w:r w:rsidRPr="008F6EFF">
        <w:rPr>
          <w:color w:val="000000"/>
          <w:sz w:val="20"/>
          <w:szCs w:val="20"/>
          <w:lang w:val="en-US"/>
        </w:rPr>
        <w:t>Section for Surgical Pathophysiology 7621</w:t>
      </w:r>
    </w:p>
    <w:p w14:paraId="0EA0566F" w14:textId="77777777" w:rsidR="00606FF0" w:rsidRPr="008F6EFF" w:rsidRDefault="00606FF0" w:rsidP="00606FF0">
      <w:pPr>
        <w:spacing w:line="360" w:lineRule="auto"/>
        <w:rPr>
          <w:color w:val="000000"/>
          <w:sz w:val="20"/>
          <w:szCs w:val="20"/>
          <w:lang w:val="en-US"/>
        </w:rPr>
      </w:pPr>
      <w:proofErr w:type="spellStart"/>
      <w:r w:rsidRPr="008F6EFF">
        <w:rPr>
          <w:color w:val="000000"/>
          <w:sz w:val="20"/>
          <w:szCs w:val="20"/>
          <w:lang w:val="en-US"/>
        </w:rPr>
        <w:t>Rigshospitalet</w:t>
      </w:r>
      <w:proofErr w:type="spellEnd"/>
      <w:r w:rsidRPr="008F6EFF">
        <w:rPr>
          <w:color w:val="000000"/>
          <w:sz w:val="20"/>
          <w:szCs w:val="20"/>
          <w:lang w:val="en-US"/>
        </w:rPr>
        <w:t xml:space="preserve">, </w:t>
      </w:r>
      <w:proofErr w:type="spellStart"/>
      <w:r w:rsidRPr="008F6EFF">
        <w:rPr>
          <w:color w:val="000000"/>
          <w:sz w:val="20"/>
          <w:szCs w:val="20"/>
          <w:lang w:val="en-US"/>
        </w:rPr>
        <w:t>Blegdamsvej</w:t>
      </w:r>
      <w:proofErr w:type="spellEnd"/>
      <w:r w:rsidRPr="008F6EFF">
        <w:rPr>
          <w:color w:val="000000"/>
          <w:sz w:val="20"/>
          <w:szCs w:val="20"/>
          <w:lang w:val="en-US"/>
        </w:rPr>
        <w:t xml:space="preserve"> 9,</w:t>
      </w:r>
    </w:p>
    <w:p w14:paraId="38209C45" w14:textId="77777777" w:rsidR="00606FF0" w:rsidRPr="008F6EFF" w:rsidRDefault="00606FF0" w:rsidP="00606FF0">
      <w:pPr>
        <w:spacing w:line="360" w:lineRule="auto"/>
        <w:rPr>
          <w:color w:val="000000"/>
          <w:sz w:val="20"/>
          <w:szCs w:val="20"/>
          <w:lang w:val="en-US"/>
        </w:rPr>
      </w:pPr>
      <w:r w:rsidRPr="008F6EFF">
        <w:rPr>
          <w:color w:val="000000"/>
          <w:sz w:val="20"/>
          <w:szCs w:val="20"/>
          <w:lang w:val="en-US"/>
        </w:rPr>
        <w:t>DK-2100 Copenhagen, Denmark</w:t>
      </w:r>
    </w:p>
    <w:p w14:paraId="5617C288" w14:textId="77777777" w:rsidR="00606FF0" w:rsidRPr="008F6EFF" w:rsidRDefault="00606FF0" w:rsidP="00606FF0">
      <w:pPr>
        <w:spacing w:line="360" w:lineRule="auto"/>
        <w:rPr>
          <w:color w:val="000000"/>
          <w:sz w:val="20"/>
          <w:szCs w:val="20"/>
          <w:lang w:val="en-US"/>
        </w:rPr>
      </w:pPr>
      <w:r w:rsidRPr="008F6EFF">
        <w:rPr>
          <w:color w:val="000000"/>
          <w:sz w:val="20"/>
          <w:szCs w:val="20"/>
          <w:lang w:val="en-US"/>
        </w:rPr>
        <w:t>Phone +45 3545 4616 Fax: +45 3545 6543 </w:t>
      </w:r>
    </w:p>
    <w:p w14:paraId="688EAF79" w14:textId="77777777" w:rsidR="00606FF0" w:rsidRPr="008F6EFF" w:rsidRDefault="00606FF0" w:rsidP="00606FF0">
      <w:pPr>
        <w:spacing w:line="360" w:lineRule="auto"/>
        <w:rPr>
          <w:color w:val="000000"/>
          <w:sz w:val="20"/>
          <w:szCs w:val="20"/>
          <w:lang w:val="en-US"/>
        </w:rPr>
      </w:pPr>
      <w:r w:rsidRPr="008F6EFF">
        <w:rPr>
          <w:color w:val="000000"/>
          <w:sz w:val="20"/>
          <w:szCs w:val="20"/>
          <w:lang w:val="en-US"/>
        </w:rPr>
        <w:t>E-mail: christoffer.calov.joergensen@regionh.dk</w:t>
      </w:r>
    </w:p>
    <w:p w14:paraId="448F030A" w14:textId="6B366BDF" w:rsidR="00DE67BB" w:rsidRPr="0067199C" w:rsidRDefault="00DE67BB">
      <w:pPr>
        <w:rPr>
          <w:lang w:val="en-US"/>
        </w:rPr>
      </w:pPr>
    </w:p>
    <w:p w14:paraId="63B1FFD2" w14:textId="10E4DE1E" w:rsidR="0067199C" w:rsidRPr="008F6EFF" w:rsidRDefault="0067199C" w:rsidP="008F6EFF">
      <w:pPr>
        <w:spacing w:line="360" w:lineRule="auto"/>
        <w:rPr>
          <w:sz w:val="20"/>
          <w:szCs w:val="20"/>
          <w:lang w:val="en-US"/>
        </w:rPr>
      </w:pPr>
      <w:r w:rsidRPr="008F6EFF">
        <w:rPr>
          <w:b/>
          <w:bCs/>
          <w:sz w:val="20"/>
          <w:szCs w:val="20"/>
          <w:lang w:val="en-US"/>
        </w:rPr>
        <w:t xml:space="preserve">4. Clinical Trial Number: </w:t>
      </w:r>
      <w:r w:rsidRPr="008F6EFF">
        <w:rPr>
          <w:sz w:val="20"/>
          <w:szCs w:val="20"/>
          <w:lang w:val="en-US"/>
        </w:rPr>
        <w:t xml:space="preserve">The Centre for Fast-track Hip and Knee Replacement Database was registered as a study registry on </w:t>
      </w:r>
      <w:proofErr w:type="gramStart"/>
      <w:r w:rsidRPr="008F6EFF">
        <w:rPr>
          <w:sz w:val="20"/>
          <w:szCs w:val="20"/>
          <w:lang w:val="en-US"/>
        </w:rPr>
        <w:t>ClinicalTrials,gov</w:t>
      </w:r>
      <w:proofErr w:type="gramEnd"/>
      <w:r w:rsidRPr="008F6EFF">
        <w:rPr>
          <w:sz w:val="20"/>
          <w:szCs w:val="20"/>
          <w:lang w:val="en-US"/>
        </w:rPr>
        <w:t>:</w:t>
      </w:r>
      <w:r w:rsidRPr="008F6EFF">
        <w:rPr>
          <w:color w:val="000000"/>
          <w:sz w:val="20"/>
          <w:szCs w:val="20"/>
          <w:shd w:val="clear" w:color="auto" w:fill="F9F9F9"/>
          <w:lang w:val="en-US"/>
        </w:rPr>
        <w:t>NCT01515670</w:t>
      </w:r>
    </w:p>
    <w:p w14:paraId="21D53B61" w14:textId="72233055" w:rsidR="0067199C" w:rsidRPr="008F6EFF" w:rsidRDefault="008F6EFF" w:rsidP="008F6EFF">
      <w:pPr>
        <w:spacing w:line="360" w:lineRule="auto"/>
        <w:rPr>
          <w:sz w:val="20"/>
          <w:szCs w:val="20"/>
          <w:lang w:val="en-US"/>
        </w:rPr>
      </w:pPr>
      <w:r>
        <w:rPr>
          <w:b/>
          <w:bCs/>
          <w:sz w:val="20"/>
          <w:szCs w:val="20"/>
          <w:lang w:val="en-US"/>
        </w:rPr>
        <w:t xml:space="preserve">5. </w:t>
      </w:r>
      <w:r w:rsidR="0067199C" w:rsidRPr="008F6EFF">
        <w:rPr>
          <w:b/>
          <w:bCs/>
          <w:sz w:val="20"/>
          <w:szCs w:val="20"/>
          <w:lang w:val="en-US"/>
        </w:rPr>
        <w:t>Prior presentations:</w:t>
      </w:r>
      <w:r w:rsidR="0067199C" w:rsidRPr="008F6EFF">
        <w:rPr>
          <w:sz w:val="20"/>
          <w:szCs w:val="20"/>
          <w:lang w:val="en-US"/>
        </w:rPr>
        <w:t xml:space="preserve"> Not applicable</w:t>
      </w:r>
    </w:p>
    <w:p w14:paraId="5CEE3A92" w14:textId="57816A7C" w:rsidR="0067199C" w:rsidRPr="008F6EFF" w:rsidRDefault="008F6EFF" w:rsidP="008F6EFF">
      <w:pPr>
        <w:spacing w:line="360" w:lineRule="auto"/>
        <w:rPr>
          <w:sz w:val="20"/>
          <w:szCs w:val="20"/>
          <w:lang w:val="en-US"/>
        </w:rPr>
      </w:pPr>
      <w:r>
        <w:rPr>
          <w:b/>
          <w:bCs/>
          <w:sz w:val="20"/>
          <w:szCs w:val="20"/>
          <w:lang w:val="en-US"/>
        </w:rPr>
        <w:lastRenderedPageBreak/>
        <w:t xml:space="preserve">6. </w:t>
      </w:r>
      <w:r w:rsidR="0067199C" w:rsidRPr="008F6EFF">
        <w:rPr>
          <w:b/>
          <w:bCs/>
          <w:sz w:val="20"/>
          <w:szCs w:val="20"/>
          <w:lang w:val="en-US"/>
        </w:rPr>
        <w:t>Acknowledgements</w:t>
      </w:r>
      <w:r w:rsidR="0067199C" w:rsidRPr="008F6EFF">
        <w:rPr>
          <w:sz w:val="20"/>
          <w:szCs w:val="20"/>
          <w:lang w:val="en-US"/>
        </w:rPr>
        <w:t>: The members of the Centre for Fast-track Hip and Knee Replacement Database collaborative group all contributed by implementing the fast-track protocol</w:t>
      </w:r>
      <w:r w:rsidR="008E071F" w:rsidRPr="008F6EFF">
        <w:rPr>
          <w:sz w:val="20"/>
          <w:szCs w:val="20"/>
          <w:lang w:val="en-US"/>
        </w:rPr>
        <w:t xml:space="preserve"> at their respective departments</w:t>
      </w:r>
      <w:r w:rsidR="0067199C" w:rsidRPr="008F6EFF">
        <w:rPr>
          <w:sz w:val="20"/>
          <w:szCs w:val="20"/>
          <w:lang w:val="en-US"/>
        </w:rPr>
        <w:t xml:space="preserve"> and reviewing the final manuscript.</w:t>
      </w:r>
    </w:p>
    <w:p w14:paraId="5CDF8E18" w14:textId="7DFD3847" w:rsidR="008E071F" w:rsidRPr="008F6EFF" w:rsidRDefault="008E071F" w:rsidP="008F6EFF">
      <w:pPr>
        <w:spacing w:line="360" w:lineRule="auto"/>
        <w:rPr>
          <w:sz w:val="20"/>
          <w:szCs w:val="20"/>
          <w:lang w:val="en-US"/>
        </w:rPr>
      </w:pPr>
      <w:r w:rsidRPr="008F6EFF">
        <w:rPr>
          <w:sz w:val="20"/>
          <w:szCs w:val="20"/>
          <w:lang w:val="en-US"/>
        </w:rPr>
        <w:t>Frank Madsen M.D.</w:t>
      </w:r>
      <w:r w:rsidR="00035AC6">
        <w:rPr>
          <w:sz w:val="20"/>
          <w:szCs w:val="20"/>
          <w:lang w:val="en-US"/>
        </w:rPr>
        <w:t xml:space="preserve"> Consultant,</w:t>
      </w:r>
      <w:r w:rsidRPr="008F6EFF">
        <w:rPr>
          <w:sz w:val="20"/>
          <w:szCs w:val="20"/>
          <w:lang w:val="en-US"/>
        </w:rPr>
        <w:t xml:space="preserve"> Department of Orthopedics, Aarhus University Hospital, Aarhus, Denmark</w:t>
      </w:r>
    </w:p>
    <w:p w14:paraId="65DC29A4" w14:textId="69B84297" w:rsidR="0067199C" w:rsidRPr="008F6EFF" w:rsidRDefault="0067199C" w:rsidP="008F6EFF">
      <w:pPr>
        <w:spacing w:line="360" w:lineRule="auto"/>
        <w:rPr>
          <w:sz w:val="20"/>
          <w:szCs w:val="20"/>
          <w:lang w:val="en-US"/>
        </w:rPr>
      </w:pPr>
      <w:r w:rsidRPr="008F6EFF">
        <w:rPr>
          <w:sz w:val="20"/>
          <w:szCs w:val="20"/>
          <w:lang w:val="en-US"/>
        </w:rPr>
        <w:t xml:space="preserve">Torben B. Hansen M.D., Ph.D., Prof. Department of Orthopedics, </w:t>
      </w:r>
      <w:proofErr w:type="spellStart"/>
      <w:r w:rsidRPr="008F6EFF">
        <w:rPr>
          <w:sz w:val="20"/>
          <w:szCs w:val="20"/>
          <w:lang w:val="en-US"/>
        </w:rPr>
        <w:t>Holstebro</w:t>
      </w:r>
      <w:proofErr w:type="spellEnd"/>
      <w:r w:rsidRPr="008F6EFF">
        <w:rPr>
          <w:sz w:val="20"/>
          <w:szCs w:val="20"/>
          <w:lang w:val="en-US"/>
        </w:rPr>
        <w:t xml:space="preserve"> Hospital, </w:t>
      </w:r>
      <w:proofErr w:type="spellStart"/>
      <w:r w:rsidRPr="008F6EFF">
        <w:rPr>
          <w:sz w:val="20"/>
          <w:szCs w:val="20"/>
          <w:lang w:val="en-US"/>
        </w:rPr>
        <w:t>Holstebro</w:t>
      </w:r>
      <w:proofErr w:type="spellEnd"/>
      <w:r w:rsidRPr="008F6EFF">
        <w:rPr>
          <w:sz w:val="20"/>
          <w:szCs w:val="20"/>
          <w:lang w:val="en-US"/>
        </w:rPr>
        <w:t>, Denmark</w:t>
      </w:r>
    </w:p>
    <w:p w14:paraId="0FB6BE3C" w14:textId="659598A1" w:rsidR="0067199C" w:rsidRPr="008F6EFF" w:rsidRDefault="0067199C" w:rsidP="008F6EFF">
      <w:pPr>
        <w:spacing w:line="360" w:lineRule="auto"/>
        <w:rPr>
          <w:sz w:val="20"/>
          <w:szCs w:val="20"/>
          <w:lang w:val="en-US"/>
        </w:rPr>
      </w:pPr>
      <w:r w:rsidRPr="008F6EFF">
        <w:rPr>
          <w:sz w:val="20"/>
          <w:szCs w:val="20"/>
          <w:lang w:val="en-US"/>
        </w:rPr>
        <w:t xml:space="preserve">Kirill Gromov, M.D., Ph.D., </w:t>
      </w:r>
      <w:proofErr w:type="spellStart"/>
      <w:r w:rsidRPr="008F6EFF">
        <w:rPr>
          <w:sz w:val="20"/>
          <w:szCs w:val="20"/>
          <w:lang w:val="en-US"/>
        </w:rPr>
        <w:t>Ass.</w:t>
      </w:r>
      <w:r w:rsidR="008E071F" w:rsidRPr="008F6EFF">
        <w:rPr>
          <w:sz w:val="20"/>
          <w:szCs w:val="20"/>
          <w:lang w:val="en-US"/>
        </w:rPr>
        <w:t>P</w:t>
      </w:r>
      <w:r w:rsidRPr="008F6EFF">
        <w:rPr>
          <w:sz w:val="20"/>
          <w:szCs w:val="20"/>
          <w:lang w:val="en-US"/>
        </w:rPr>
        <w:t>rof</w:t>
      </w:r>
      <w:proofErr w:type="spellEnd"/>
      <w:r w:rsidRPr="008F6EFF">
        <w:rPr>
          <w:sz w:val="20"/>
          <w:szCs w:val="20"/>
          <w:lang w:val="en-US"/>
        </w:rPr>
        <w:t>. Department of Orthopedics Hvidovre Hospital, Hvidovre Denmark</w:t>
      </w:r>
    </w:p>
    <w:p w14:paraId="11FFBECB" w14:textId="6348DB31" w:rsidR="008E071F" w:rsidRPr="008F6EFF" w:rsidRDefault="0067199C" w:rsidP="008F6EFF">
      <w:pPr>
        <w:spacing w:line="360" w:lineRule="auto"/>
        <w:rPr>
          <w:sz w:val="20"/>
          <w:szCs w:val="20"/>
          <w:lang w:val="en-US"/>
        </w:rPr>
      </w:pPr>
      <w:r w:rsidRPr="008F6EFF">
        <w:rPr>
          <w:sz w:val="20"/>
          <w:szCs w:val="20"/>
          <w:lang w:val="en-US"/>
        </w:rPr>
        <w:t>Thomas Jakobsen, M.D., Ph.D.,</w:t>
      </w:r>
      <w:r w:rsidR="008E071F" w:rsidRPr="008F6EFF">
        <w:rPr>
          <w:sz w:val="20"/>
          <w:szCs w:val="20"/>
          <w:lang w:val="en-US"/>
        </w:rPr>
        <w:t xml:space="preserve"> </w:t>
      </w:r>
      <w:proofErr w:type="spellStart"/>
      <w:r w:rsidR="008E071F" w:rsidRPr="008F6EFF">
        <w:rPr>
          <w:sz w:val="20"/>
          <w:szCs w:val="20"/>
          <w:lang w:val="en-US"/>
        </w:rPr>
        <w:t>DM.Sci</w:t>
      </w:r>
      <w:proofErr w:type="spellEnd"/>
      <w:r w:rsidR="008E071F" w:rsidRPr="008F6EFF">
        <w:rPr>
          <w:sz w:val="20"/>
          <w:szCs w:val="20"/>
          <w:lang w:val="en-US"/>
        </w:rPr>
        <w:t>.,</w:t>
      </w:r>
      <w:r w:rsidRPr="008F6EFF">
        <w:rPr>
          <w:sz w:val="20"/>
          <w:szCs w:val="20"/>
          <w:lang w:val="en-US"/>
        </w:rPr>
        <w:t xml:space="preserve"> </w:t>
      </w:r>
      <w:r w:rsidR="008E071F" w:rsidRPr="008F6EFF">
        <w:rPr>
          <w:sz w:val="20"/>
          <w:szCs w:val="20"/>
          <w:lang w:val="en-US"/>
        </w:rPr>
        <w:t xml:space="preserve">Ass. Prof. Department of Orthopedics, Aalborg University Hospital, </w:t>
      </w:r>
      <w:proofErr w:type="spellStart"/>
      <w:r w:rsidR="008E071F" w:rsidRPr="008F6EFF">
        <w:rPr>
          <w:sz w:val="20"/>
          <w:szCs w:val="20"/>
          <w:lang w:val="en-US"/>
        </w:rPr>
        <w:t>Farsø</w:t>
      </w:r>
      <w:proofErr w:type="spellEnd"/>
      <w:r w:rsidR="008E071F" w:rsidRPr="008F6EFF">
        <w:rPr>
          <w:sz w:val="20"/>
          <w:szCs w:val="20"/>
          <w:lang w:val="en-US"/>
        </w:rPr>
        <w:t>, Denmark</w:t>
      </w:r>
    </w:p>
    <w:p w14:paraId="3DD4A2E1" w14:textId="7BE492A6" w:rsidR="008E071F" w:rsidRPr="008F6EFF" w:rsidRDefault="008E071F" w:rsidP="008F6EFF">
      <w:pPr>
        <w:spacing w:line="360" w:lineRule="auto"/>
        <w:rPr>
          <w:sz w:val="20"/>
          <w:szCs w:val="20"/>
          <w:lang w:val="en-US"/>
        </w:rPr>
      </w:pPr>
      <w:r w:rsidRPr="008F6EFF">
        <w:rPr>
          <w:sz w:val="20"/>
          <w:szCs w:val="20"/>
          <w:lang w:val="en-GB"/>
        </w:rPr>
        <w:t xml:space="preserve">Claus Varnum, M.D., Ph.D., Ass. Prof. </w:t>
      </w:r>
      <w:r w:rsidRPr="008F6EFF">
        <w:rPr>
          <w:sz w:val="20"/>
          <w:szCs w:val="20"/>
          <w:lang w:val="en-US"/>
        </w:rPr>
        <w:t>Department of Orthopedics, University of Southern Denmark</w:t>
      </w:r>
      <w:r w:rsidRPr="008F6EFF">
        <w:rPr>
          <w:color w:val="000000"/>
          <w:sz w:val="20"/>
          <w:szCs w:val="20"/>
          <w:lang w:val="da-DK"/>
        </w:rPr>
        <w:t xml:space="preserve"> Vejle</w:t>
      </w:r>
      <w:r w:rsidRPr="008F6EFF">
        <w:rPr>
          <w:sz w:val="20"/>
          <w:szCs w:val="20"/>
          <w:lang w:val="en-US"/>
        </w:rPr>
        <w:t>, Denmark</w:t>
      </w:r>
    </w:p>
    <w:p w14:paraId="0ADAD7DA" w14:textId="17679EAD" w:rsidR="008E071F" w:rsidRPr="008F6EFF" w:rsidRDefault="00035AC6" w:rsidP="008F6EFF">
      <w:pPr>
        <w:spacing w:line="360" w:lineRule="auto"/>
        <w:rPr>
          <w:sz w:val="20"/>
          <w:szCs w:val="20"/>
          <w:lang w:val="en-US"/>
        </w:rPr>
      </w:pPr>
      <w:r>
        <w:rPr>
          <w:sz w:val="20"/>
          <w:szCs w:val="20"/>
          <w:lang w:val="en-US"/>
        </w:rPr>
        <w:t>Soren Overgaard</w:t>
      </w:r>
      <w:r w:rsidR="008F6EFF" w:rsidRPr="008F6EFF">
        <w:rPr>
          <w:sz w:val="20"/>
          <w:szCs w:val="20"/>
          <w:lang w:val="en-US"/>
        </w:rPr>
        <w:t xml:space="preserve">, M.D., </w:t>
      </w:r>
      <w:proofErr w:type="spellStart"/>
      <w:r>
        <w:rPr>
          <w:sz w:val="20"/>
          <w:szCs w:val="20"/>
          <w:lang w:val="en-US"/>
        </w:rPr>
        <w:t>DM.Sci</w:t>
      </w:r>
      <w:proofErr w:type="spellEnd"/>
      <w:r w:rsidR="008F6EFF" w:rsidRPr="008F6EFF">
        <w:rPr>
          <w:sz w:val="20"/>
          <w:szCs w:val="20"/>
          <w:lang w:val="en-US"/>
        </w:rPr>
        <w:t xml:space="preserve">., </w:t>
      </w:r>
      <w:r>
        <w:rPr>
          <w:sz w:val="20"/>
          <w:szCs w:val="20"/>
          <w:lang w:val="en-US"/>
        </w:rPr>
        <w:t>Prof</w:t>
      </w:r>
      <w:r w:rsidR="008F6EFF" w:rsidRPr="008F6EFF">
        <w:rPr>
          <w:sz w:val="20"/>
          <w:szCs w:val="20"/>
          <w:lang w:val="en-US"/>
        </w:rPr>
        <w:t>,</w:t>
      </w:r>
      <w:r>
        <w:rPr>
          <w:sz w:val="20"/>
          <w:szCs w:val="20"/>
          <w:lang w:val="en-US"/>
        </w:rPr>
        <w:t xml:space="preserve"> Department of Orthopedics,</w:t>
      </w:r>
      <w:r w:rsidR="008F6EFF" w:rsidRPr="008F6EFF">
        <w:rPr>
          <w:sz w:val="20"/>
          <w:szCs w:val="20"/>
          <w:lang w:val="en-US"/>
        </w:rPr>
        <w:t xml:space="preserve"> </w:t>
      </w:r>
      <w:proofErr w:type="spellStart"/>
      <w:r w:rsidR="008F6EFF" w:rsidRPr="008F6EFF">
        <w:rPr>
          <w:sz w:val="20"/>
          <w:szCs w:val="20"/>
          <w:lang w:val="en-US"/>
        </w:rPr>
        <w:t>Bispebjerg</w:t>
      </w:r>
      <w:proofErr w:type="spellEnd"/>
      <w:r w:rsidR="008F6EFF" w:rsidRPr="008F6EFF">
        <w:rPr>
          <w:sz w:val="20"/>
          <w:szCs w:val="20"/>
          <w:lang w:val="en-US"/>
        </w:rPr>
        <w:t xml:space="preserve"> Hospital, Copenhagen, Denmark</w:t>
      </w:r>
    </w:p>
    <w:p w14:paraId="2069D98B" w14:textId="1BE075DD" w:rsidR="008F6EFF" w:rsidRPr="008F6EFF" w:rsidRDefault="008F6EFF" w:rsidP="008F6EFF">
      <w:pPr>
        <w:spacing w:line="360" w:lineRule="auto"/>
        <w:rPr>
          <w:sz w:val="20"/>
          <w:szCs w:val="20"/>
          <w:lang w:val="en-US"/>
        </w:rPr>
      </w:pPr>
      <w:r w:rsidRPr="008F6EFF">
        <w:rPr>
          <w:sz w:val="20"/>
          <w:szCs w:val="20"/>
          <w:lang w:val="en-US"/>
        </w:rPr>
        <w:t>Mikkel Rathsach, M.D., Ph.D., Ass. Prof. Department of Orthopedics, Gentofte Hospital, Gentofte, Denmark</w:t>
      </w:r>
    </w:p>
    <w:p w14:paraId="7FD32E1D" w14:textId="3273AAF3" w:rsidR="008F6EFF" w:rsidRPr="008F6EFF" w:rsidRDefault="008F6EFF" w:rsidP="008F6EFF">
      <w:pPr>
        <w:spacing w:line="360" w:lineRule="auto"/>
        <w:rPr>
          <w:sz w:val="20"/>
          <w:szCs w:val="20"/>
          <w:lang w:val="en-US"/>
        </w:rPr>
      </w:pPr>
      <w:r w:rsidRPr="008F6EFF">
        <w:rPr>
          <w:sz w:val="20"/>
          <w:szCs w:val="20"/>
          <w:lang w:val="en-US"/>
        </w:rPr>
        <w:t xml:space="preserve">Lars Hansen, M.D., Consultant, Department of Orthopedics, </w:t>
      </w:r>
      <w:proofErr w:type="spellStart"/>
      <w:r w:rsidRPr="008F6EFF">
        <w:rPr>
          <w:sz w:val="20"/>
          <w:szCs w:val="20"/>
          <w:lang w:val="en-US"/>
        </w:rPr>
        <w:t>Sydvestjydsk</w:t>
      </w:r>
      <w:proofErr w:type="spellEnd"/>
      <w:r w:rsidRPr="008F6EFF">
        <w:rPr>
          <w:sz w:val="20"/>
          <w:szCs w:val="20"/>
          <w:lang w:val="en-US"/>
        </w:rPr>
        <w:t xml:space="preserve"> Hospital, </w:t>
      </w:r>
      <w:proofErr w:type="spellStart"/>
      <w:r w:rsidRPr="008F6EFF">
        <w:rPr>
          <w:sz w:val="20"/>
          <w:szCs w:val="20"/>
          <w:lang w:val="en-US"/>
        </w:rPr>
        <w:t>Grindsted</w:t>
      </w:r>
      <w:proofErr w:type="spellEnd"/>
      <w:r w:rsidRPr="008F6EFF">
        <w:rPr>
          <w:sz w:val="20"/>
          <w:szCs w:val="20"/>
          <w:lang w:val="en-US"/>
        </w:rPr>
        <w:t>, Denmark</w:t>
      </w:r>
    </w:p>
    <w:p w14:paraId="3EEFC7D6" w14:textId="325284F0" w:rsidR="0067199C" w:rsidRPr="008F6EFF" w:rsidRDefault="008F6EFF" w:rsidP="008F6EFF">
      <w:pPr>
        <w:spacing w:line="360" w:lineRule="auto"/>
        <w:rPr>
          <w:b/>
          <w:bCs/>
          <w:sz w:val="20"/>
          <w:szCs w:val="20"/>
          <w:lang w:val="en-US"/>
        </w:rPr>
      </w:pPr>
      <w:r w:rsidRPr="008F6EFF">
        <w:rPr>
          <w:b/>
          <w:bCs/>
          <w:sz w:val="20"/>
          <w:szCs w:val="20"/>
          <w:lang w:val="en-US"/>
        </w:rPr>
        <w:t>7</w:t>
      </w:r>
      <w:r>
        <w:rPr>
          <w:b/>
          <w:bCs/>
          <w:sz w:val="20"/>
          <w:szCs w:val="20"/>
          <w:lang w:val="en-US"/>
        </w:rPr>
        <w:t>.</w:t>
      </w:r>
      <w:r w:rsidRPr="008F6EFF">
        <w:rPr>
          <w:b/>
          <w:bCs/>
          <w:sz w:val="20"/>
          <w:szCs w:val="20"/>
          <w:lang w:val="en-US"/>
        </w:rPr>
        <w:t xml:space="preserve"> Word and Element Counts:</w:t>
      </w:r>
    </w:p>
    <w:p w14:paraId="1B394F1B" w14:textId="0EA90CF3" w:rsidR="00DE67BB" w:rsidRPr="008F6EFF" w:rsidRDefault="008F6EFF" w:rsidP="008F6EFF">
      <w:pPr>
        <w:spacing w:line="360" w:lineRule="auto"/>
        <w:rPr>
          <w:sz w:val="20"/>
          <w:szCs w:val="20"/>
          <w:lang w:val="en-US"/>
        </w:rPr>
      </w:pPr>
      <w:r>
        <w:rPr>
          <w:sz w:val="20"/>
          <w:szCs w:val="20"/>
          <w:lang w:val="en-US"/>
        </w:rPr>
        <w:t>Abstract:</w:t>
      </w:r>
      <w:r w:rsidR="002B42BE">
        <w:rPr>
          <w:sz w:val="20"/>
          <w:szCs w:val="20"/>
          <w:lang w:val="en-US"/>
        </w:rPr>
        <w:t xml:space="preserve"> </w:t>
      </w:r>
      <w:r w:rsidR="00B67406">
        <w:rPr>
          <w:sz w:val="20"/>
          <w:szCs w:val="20"/>
          <w:lang w:val="en-US"/>
        </w:rPr>
        <w:t>299/300</w:t>
      </w:r>
      <w:r>
        <w:rPr>
          <w:sz w:val="20"/>
          <w:szCs w:val="20"/>
          <w:lang w:val="en-US"/>
        </w:rPr>
        <w:t xml:space="preserve"> Introduction:</w:t>
      </w:r>
      <w:r w:rsidR="005E2D7F">
        <w:rPr>
          <w:sz w:val="20"/>
          <w:szCs w:val="20"/>
          <w:lang w:val="en-US"/>
        </w:rPr>
        <w:t xml:space="preserve"> 408</w:t>
      </w:r>
      <w:r w:rsidR="00212ED5">
        <w:rPr>
          <w:sz w:val="20"/>
          <w:szCs w:val="20"/>
          <w:lang w:val="en-US"/>
        </w:rPr>
        <w:t>/500</w:t>
      </w:r>
      <w:r>
        <w:rPr>
          <w:sz w:val="20"/>
          <w:szCs w:val="20"/>
          <w:lang w:val="en-US"/>
        </w:rPr>
        <w:t xml:space="preserve"> Discussion:</w:t>
      </w:r>
      <w:r w:rsidR="00212ED5">
        <w:rPr>
          <w:sz w:val="20"/>
          <w:szCs w:val="20"/>
          <w:lang w:val="en-US"/>
        </w:rPr>
        <w:t>123</w:t>
      </w:r>
      <w:r w:rsidR="00B67406">
        <w:rPr>
          <w:sz w:val="20"/>
          <w:szCs w:val="20"/>
          <w:lang w:val="en-US"/>
        </w:rPr>
        <w:t>6</w:t>
      </w:r>
      <w:r w:rsidR="00212ED5">
        <w:rPr>
          <w:sz w:val="20"/>
          <w:szCs w:val="20"/>
          <w:lang w:val="en-US"/>
        </w:rPr>
        <w:t>/1500</w:t>
      </w:r>
      <w:r>
        <w:rPr>
          <w:sz w:val="20"/>
          <w:szCs w:val="20"/>
          <w:lang w:val="en-US"/>
        </w:rPr>
        <w:t xml:space="preserve"> Figures:</w:t>
      </w:r>
      <w:r w:rsidR="00212ED5">
        <w:rPr>
          <w:sz w:val="20"/>
          <w:szCs w:val="20"/>
          <w:lang w:val="en-US"/>
        </w:rPr>
        <w:t>3</w:t>
      </w:r>
      <w:r>
        <w:rPr>
          <w:sz w:val="20"/>
          <w:szCs w:val="20"/>
          <w:lang w:val="en-US"/>
        </w:rPr>
        <w:t xml:space="preserve"> Tables:</w:t>
      </w:r>
      <w:r w:rsidR="00212ED5">
        <w:rPr>
          <w:sz w:val="20"/>
          <w:szCs w:val="20"/>
          <w:lang w:val="en-US"/>
        </w:rPr>
        <w:t>2</w:t>
      </w:r>
      <w:r>
        <w:rPr>
          <w:sz w:val="20"/>
          <w:szCs w:val="20"/>
          <w:lang w:val="en-US"/>
        </w:rPr>
        <w:t xml:space="preserve"> Appendices:</w:t>
      </w:r>
      <w:r w:rsidR="00212ED5">
        <w:rPr>
          <w:sz w:val="20"/>
          <w:szCs w:val="20"/>
          <w:lang w:val="en-US"/>
        </w:rPr>
        <w:t>1</w:t>
      </w:r>
      <w:r>
        <w:rPr>
          <w:sz w:val="20"/>
          <w:szCs w:val="20"/>
          <w:lang w:val="en-US"/>
        </w:rPr>
        <w:t xml:space="preserve"> Supplementary Digital Files:</w:t>
      </w:r>
      <w:r w:rsidR="00212ED5">
        <w:rPr>
          <w:sz w:val="20"/>
          <w:szCs w:val="20"/>
          <w:lang w:val="en-US"/>
        </w:rPr>
        <w:t>4</w:t>
      </w:r>
      <w:r w:rsidR="00355961" w:rsidRPr="008F6EFF">
        <w:rPr>
          <w:sz w:val="20"/>
          <w:szCs w:val="20"/>
          <w:lang w:val="en-US"/>
        </w:rPr>
        <w:t xml:space="preserve"> </w:t>
      </w:r>
    </w:p>
    <w:p w14:paraId="3542167F" w14:textId="69FD6B20" w:rsidR="008F6EFF" w:rsidRPr="008F6EFF" w:rsidRDefault="008F6EFF" w:rsidP="008F6EFF">
      <w:pPr>
        <w:spacing w:line="360" w:lineRule="auto"/>
        <w:rPr>
          <w:sz w:val="20"/>
          <w:szCs w:val="20"/>
          <w:lang w:val="en-US"/>
        </w:rPr>
      </w:pPr>
      <w:r>
        <w:rPr>
          <w:b/>
          <w:bCs/>
          <w:sz w:val="20"/>
          <w:szCs w:val="20"/>
          <w:lang w:val="en-US"/>
        </w:rPr>
        <w:t xml:space="preserve">8. </w:t>
      </w:r>
      <w:r w:rsidRPr="008F6EFF">
        <w:rPr>
          <w:b/>
          <w:bCs/>
          <w:sz w:val="20"/>
          <w:szCs w:val="20"/>
          <w:lang w:val="en-US"/>
        </w:rPr>
        <w:t>Abbreviated title:</w:t>
      </w:r>
      <w:r w:rsidRPr="008F6EFF">
        <w:rPr>
          <w:sz w:val="20"/>
          <w:szCs w:val="20"/>
          <w:lang w:val="en-US"/>
        </w:rPr>
        <w:t xml:space="preserve"> Machine learning for prediction of </w:t>
      </w:r>
      <w:r>
        <w:rPr>
          <w:sz w:val="20"/>
          <w:szCs w:val="20"/>
          <w:lang w:val="en-US"/>
        </w:rPr>
        <w:t>morbidity</w:t>
      </w:r>
      <w:r w:rsidRPr="008F6EFF">
        <w:rPr>
          <w:sz w:val="20"/>
          <w:szCs w:val="20"/>
          <w:lang w:val="en-US"/>
        </w:rPr>
        <w:t xml:space="preserve"> in</w:t>
      </w:r>
      <w:r w:rsidR="00614B1A">
        <w:rPr>
          <w:sz w:val="20"/>
          <w:szCs w:val="20"/>
          <w:lang w:val="en-US"/>
        </w:rPr>
        <w:t xml:space="preserve"> THA/TKA</w:t>
      </w:r>
      <w:r w:rsidRPr="008F6EFF">
        <w:rPr>
          <w:sz w:val="20"/>
          <w:szCs w:val="20"/>
          <w:lang w:val="en-US"/>
        </w:rPr>
        <w:t xml:space="preserve"> </w:t>
      </w:r>
    </w:p>
    <w:p w14:paraId="0BB0FCCE" w14:textId="0EF5E79D" w:rsidR="00614B1A" w:rsidRDefault="00614B1A" w:rsidP="008F6EFF">
      <w:pPr>
        <w:spacing w:line="360" w:lineRule="auto"/>
        <w:rPr>
          <w:bCs/>
          <w:sz w:val="20"/>
          <w:szCs w:val="20"/>
          <w:lang w:val="en-US"/>
        </w:rPr>
      </w:pPr>
      <w:r>
        <w:rPr>
          <w:b/>
          <w:sz w:val="20"/>
          <w:szCs w:val="20"/>
          <w:lang w:val="en-US"/>
        </w:rPr>
        <w:t xml:space="preserve">9. Summary Statement: </w:t>
      </w:r>
      <w:r>
        <w:rPr>
          <w:bCs/>
          <w:sz w:val="20"/>
          <w:szCs w:val="20"/>
          <w:lang w:val="en-US"/>
        </w:rPr>
        <w:t xml:space="preserve"> Not applicable.</w:t>
      </w:r>
    </w:p>
    <w:p w14:paraId="247DF8A9" w14:textId="5E6528A4" w:rsidR="00D24A45" w:rsidRPr="008F6EFF" w:rsidRDefault="00614B1A" w:rsidP="008F6EFF">
      <w:pPr>
        <w:spacing w:line="360" w:lineRule="auto"/>
        <w:rPr>
          <w:sz w:val="20"/>
          <w:szCs w:val="20"/>
          <w:lang w:val="en-US"/>
        </w:rPr>
      </w:pPr>
      <w:r>
        <w:rPr>
          <w:b/>
          <w:sz w:val="20"/>
          <w:szCs w:val="20"/>
          <w:lang w:val="en-US"/>
        </w:rPr>
        <w:t xml:space="preserve">10. </w:t>
      </w:r>
      <w:r w:rsidR="00355961" w:rsidRPr="008F6EFF">
        <w:rPr>
          <w:b/>
          <w:sz w:val="20"/>
          <w:szCs w:val="20"/>
          <w:lang w:val="en-US"/>
        </w:rPr>
        <w:t>Funding</w:t>
      </w:r>
      <w:r w:rsidR="00355961" w:rsidRPr="008F6EFF">
        <w:rPr>
          <w:sz w:val="20"/>
          <w:szCs w:val="20"/>
          <w:lang w:val="en-US"/>
        </w:rPr>
        <w:t>:</w:t>
      </w:r>
      <w:r w:rsidR="00D24A45" w:rsidRPr="008F6EFF">
        <w:rPr>
          <w:sz w:val="20"/>
          <w:szCs w:val="20"/>
          <w:lang w:val="en-US"/>
        </w:rPr>
        <w:t xml:space="preserve"> The study received funding from the Lundbeck Foundation</w:t>
      </w:r>
      <w:r w:rsidR="001C4EB9" w:rsidRPr="008F6EFF">
        <w:rPr>
          <w:sz w:val="20"/>
          <w:szCs w:val="20"/>
          <w:lang w:val="en-US"/>
        </w:rPr>
        <w:t>, Denmark,</w:t>
      </w:r>
      <w:r w:rsidR="00D24A45" w:rsidRPr="008F6EFF">
        <w:rPr>
          <w:sz w:val="20"/>
          <w:szCs w:val="20"/>
          <w:lang w:val="en-US"/>
        </w:rPr>
        <w:t xml:space="preserve"> </w:t>
      </w:r>
      <w:r w:rsidR="001C4EB9" w:rsidRPr="008F6EFF">
        <w:rPr>
          <w:sz w:val="20"/>
          <w:szCs w:val="20"/>
          <w:lang w:val="en-US"/>
        </w:rPr>
        <w:t>as well as from institutional and departmental sources.</w:t>
      </w:r>
    </w:p>
    <w:p w14:paraId="4F949DF9" w14:textId="5AB20F77" w:rsidR="00614B1A" w:rsidRPr="008F6EFF" w:rsidRDefault="00614B1A" w:rsidP="00614B1A">
      <w:pPr>
        <w:spacing w:line="360" w:lineRule="auto"/>
        <w:rPr>
          <w:sz w:val="20"/>
          <w:szCs w:val="20"/>
          <w:lang w:val="en-US"/>
        </w:rPr>
      </w:pPr>
      <w:r>
        <w:rPr>
          <w:b/>
          <w:sz w:val="20"/>
          <w:szCs w:val="20"/>
          <w:lang w:val="en-US"/>
        </w:rPr>
        <w:t xml:space="preserve">11. </w:t>
      </w:r>
      <w:r w:rsidRPr="008F6EFF">
        <w:rPr>
          <w:b/>
          <w:sz w:val="20"/>
          <w:szCs w:val="20"/>
          <w:lang w:val="en-US"/>
        </w:rPr>
        <w:t>Conflict of interest</w:t>
      </w:r>
      <w:r w:rsidRPr="008F6EFF">
        <w:rPr>
          <w:sz w:val="20"/>
          <w:szCs w:val="20"/>
          <w:lang w:val="en-US"/>
        </w:rPr>
        <w:t>: Prof. Kehlet is a board member of “Rapid Recovery”, by Zimmer Biomet.</w:t>
      </w:r>
      <w:r w:rsidR="009F125F">
        <w:rPr>
          <w:sz w:val="20"/>
          <w:szCs w:val="20"/>
          <w:lang w:val="en-US"/>
        </w:rPr>
        <w:t xml:space="preserve"> Mr. </w:t>
      </w:r>
      <w:proofErr w:type="spellStart"/>
      <w:r w:rsidR="009F125F">
        <w:rPr>
          <w:sz w:val="20"/>
          <w:szCs w:val="20"/>
          <w:lang w:val="en-US"/>
        </w:rPr>
        <w:t>Heltberg</w:t>
      </w:r>
      <w:proofErr w:type="spellEnd"/>
      <w:r w:rsidR="009F125F">
        <w:rPr>
          <w:sz w:val="20"/>
          <w:szCs w:val="20"/>
          <w:lang w:val="en-US"/>
        </w:rPr>
        <w:t xml:space="preserve"> is sponsored by a grant from the Lundbeck Foundation, independently of the present study.</w:t>
      </w:r>
    </w:p>
    <w:p w14:paraId="642316CA" w14:textId="77777777" w:rsidR="00DE67BB" w:rsidRPr="0067199C" w:rsidRDefault="00DE67BB">
      <w:pPr>
        <w:rPr>
          <w:lang w:val="en-US"/>
        </w:rPr>
      </w:pPr>
    </w:p>
    <w:p w14:paraId="312E313B" w14:textId="77777777" w:rsidR="00DE67BB" w:rsidRPr="0067199C" w:rsidRDefault="00DE67BB">
      <w:pPr>
        <w:rPr>
          <w:lang w:val="en-US"/>
        </w:rPr>
      </w:pPr>
    </w:p>
    <w:p w14:paraId="542362D9" w14:textId="77777777" w:rsidR="00DE67BB" w:rsidRPr="0067199C" w:rsidRDefault="00DE67BB">
      <w:pPr>
        <w:rPr>
          <w:lang w:val="en-US"/>
        </w:rPr>
      </w:pPr>
    </w:p>
    <w:p w14:paraId="057AFBDB" w14:textId="5084D176" w:rsidR="00DE67BB" w:rsidRPr="0067199C" w:rsidRDefault="00355961" w:rsidP="00D24A45">
      <w:pPr>
        <w:pStyle w:val="Overskrift1"/>
        <w:rPr>
          <w:lang w:val="en-US"/>
        </w:rPr>
      </w:pPr>
      <w:r w:rsidRPr="0067199C">
        <w:rPr>
          <w:lang w:val="en-US"/>
        </w:rPr>
        <w:br w:type="page"/>
      </w:r>
      <w:bookmarkStart w:id="3" w:name="_3sidi7bhk83r" w:colFirst="0" w:colLast="0"/>
      <w:bookmarkEnd w:id="3"/>
      <w:r w:rsidRPr="0067199C">
        <w:rPr>
          <w:lang w:val="en-US"/>
        </w:rPr>
        <w:lastRenderedPageBreak/>
        <w:t>Abstract</w:t>
      </w:r>
    </w:p>
    <w:p w14:paraId="5A1CB8D4" w14:textId="77777777" w:rsidR="00DE67BB" w:rsidRPr="0067199C" w:rsidRDefault="00DE67BB">
      <w:pPr>
        <w:rPr>
          <w:lang w:val="en-US"/>
        </w:rPr>
      </w:pPr>
    </w:p>
    <w:p w14:paraId="30995A96" w14:textId="49E34E10" w:rsidR="00614B1A" w:rsidRDefault="00614B1A" w:rsidP="00B67406">
      <w:pPr>
        <w:spacing w:line="360" w:lineRule="auto"/>
        <w:rPr>
          <w:lang w:val="en-US"/>
        </w:rPr>
      </w:pPr>
      <w:r w:rsidRPr="003C41C3">
        <w:rPr>
          <w:b/>
          <w:bCs/>
          <w:lang w:val="en-US"/>
        </w:rPr>
        <w:t>Background</w:t>
      </w:r>
      <w:r>
        <w:rPr>
          <w:lang w:val="en-US"/>
        </w:rPr>
        <w:t>:</w:t>
      </w:r>
      <w:r w:rsidR="00345E79">
        <w:rPr>
          <w:lang w:val="en-US"/>
        </w:rPr>
        <w:t xml:space="preserve"> </w:t>
      </w:r>
      <w:r w:rsidR="00171B72">
        <w:rPr>
          <w:lang w:val="en-US"/>
        </w:rPr>
        <w:t xml:space="preserve">There </w:t>
      </w:r>
      <w:r w:rsidR="00FB5D8D">
        <w:rPr>
          <w:lang w:val="en-US"/>
        </w:rPr>
        <w:t>are</w:t>
      </w:r>
      <w:r w:rsidR="00171B72">
        <w:rPr>
          <w:lang w:val="en-US"/>
        </w:rPr>
        <w:t xml:space="preserve"> m</w:t>
      </w:r>
      <w:r w:rsidR="00345E79" w:rsidRPr="0067199C">
        <w:rPr>
          <w:lang w:val="en-US"/>
        </w:rPr>
        <w:t xml:space="preserve">any efforts to predict </w:t>
      </w:r>
      <w:r w:rsidR="00446F8D">
        <w:rPr>
          <w:lang w:val="en-US"/>
        </w:rPr>
        <w:t xml:space="preserve">postoperative </w:t>
      </w:r>
      <w:r w:rsidR="00345E79" w:rsidRPr="0067199C">
        <w:rPr>
          <w:lang w:val="en-US"/>
        </w:rPr>
        <w:t>LOS and morbidity</w:t>
      </w:r>
      <w:r w:rsidR="00171B72">
        <w:rPr>
          <w:lang w:val="en-US"/>
        </w:rPr>
        <w:t>.</w:t>
      </w:r>
      <w:r w:rsidR="00345E79" w:rsidRPr="0067199C">
        <w:rPr>
          <w:lang w:val="en-US"/>
        </w:rPr>
        <w:t xml:space="preserve"> </w:t>
      </w:r>
      <w:r w:rsidR="00171B72">
        <w:rPr>
          <w:lang w:val="en-US"/>
        </w:rPr>
        <w:t>R</w:t>
      </w:r>
      <w:r w:rsidR="00446F8D" w:rsidRPr="0067199C">
        <w:rPr>
          <w:lang w:val="en-US"/>
        </w:rPr>
        <w:t>ecently, machine</w:t>
      </w:r>
      <w:r w:rsidR="00FB5D8D">
        <w:rPr>
          <w:lang w:val="en-US"/>
        </w:rPr>
        <w:t>-</w:t>
      </w:r>
      <w:r w:rsidR="00446F8D" w:rsidRPr="0067199C">
        <w:rPr>
          <w:lang w:val="en-US"/>
        </w:rPr>
        <w:t>learning</w:t>
      </w:r>
      <w:r w:rsidR="00446F8D">
        <w:rPr>
          <w:lang w:val="en-US"/>
        </w:rPr>
        <w:t xml:space="preserve"> (ML)</w:t>
      </w:r>
      <w:r w:rsidR="00446F8D" w:rsidRPr="0067199C">
        <w:rPr>
          <w:lang w:val="en-US"/>
        </w:rPr>
        <w:t xml:space="preserve"> methods have</w:t>
      </w:r>
      <w:r w:rsidR="00446F8D">
        <w:rPr>
          <w:lang w:val="en-US"/>
        </w:rPr>
        <w:t xml:space="preserve"> potentially improved </w:t>
      </w:r>
      <w:r w:rsidR="00446F8D" w:rsidRPr="0067199C">
        <w:rPr>
          <w:lang w:val="en-US"/>
        </w:rPr>
        <w:t>surgical risk prediction</w:t>
      </w:r>
      <w:r w:rsidR="00446F8D">
        <w:rPr>
          <w:lang w:val="en-US"/>
        </w:rPr>
        <w:t>, including after total hip (THA) and knee arthroplasty (TKA).</w:t>
      </w:r>
      <w:r w:rsidR="00DD7259">
        <w:rPr>
          <w:lang w:val="en-US"/>
        </w:rPr>
        <w:t xml:space="preserve"> </w:t>
      </w:r>
      <w:r w:rsidR="00DD7259" w:rsidRPr="0067199C">
        <w:rPr>
          <w:lang w:val="en-US"/>
        </w:rPr>
        <w:t xml:space="preserve">However, few </w:t>
      </w:r>
      <w:r w:rsidR="00DD7259">
        <w:rPr>
          <w:lang w:val="en-US"/>
        </w:rPr>
        <w:t>studies</w:t>
      </w:r>
      <w:r w:rsidR="00DD7259" w:rsidRPr="0067199C">
        <w:rPr>
          <w:lang w:val="en-US"/>
        </w:rPr>
        <w:t xml:space="preserve"> </w:t>
      </w:r>
      <w:r w:rsidR="00DD7259">
        <w:rPr>
          <w:lang w:val="en-US"/>
        </w:rPr>
        <w:t>i</w:t>
      </w:r>
      <w:r w:rsidR="00DD7259">
        <w:rPr>
          <w:lang w:val="en-US"/>
        </w:rPr>
        <w:t xml:space="preserve">nclude </w:t>
      </w:r>
      <w:r w:rsidR="00DD7259" w:rsidRPr="0067199C">
        <w:rPr>
          <w:lang w:val="en-US"/>
        </w:rPr>
        <w:t xml:space="preserve">enhanced recovery programs, </w:t>
      </w:r>
      <w:r w:rsidR="00DD7259">
        <w:rPr>
          <w:lang w:val="en-US"/>
        </w:rPr>
        <w:t>and</w:t>
      </w:r>
      <w:r w:rsidR="00DD7259" w:rsidRPr="0067199C">
        <w:rPr>
          <w:lang w:val="en-US"/>
        </w:rPr>
        <w:t xml:space="preserve"> </w:t>
      </w:r>
      <w:r w:rsidR="00F92DE8">
        <w:rPr>
          <w:lang w:val="en-US"/>
        </w:rPr>
        <w:t>most rely</w:t>
      </w:r>
      <w:r w:rsidR="00DD7259" w:rsidRPr="0067199C">
        <w:rPr>
          <w:lang w:val="en-US"/>
        </w:rPr>
        <w:t xml:space="preserve"> on </w:t>
      </w:r>
      <w:r w:rsidR="00DD7259">
        <w:rPr>
          <w:lang w:val="en-US"/>
        </w:rPr>
        <w:t>administrative</w:t>
      </w:r>
      <w:r w:rsidR="00DD7259" w:rsidRPr="0067199C">
        <w:rPr>
          <w:lang w:val="en-US"/>
        </w:rPr>
        <w:t xml:space="preserve"> cod</w:t>
      </w:r>
      <w:r w:rsidR="00DD7259">
        <w:rPr>
          <w:lang w:val="en-US"/>
        </w:rPr>
        <w:t>ing</w:t>
      </w:r>
      <w:r w:rsidR="00DD7259" w:rsidRPr="0067199C">
        <w:rPr>
          <w:lang w:val="en-US"/>
        </w:rPr>
        <w:t xml:space="preserve"> </w:t>
      </w:r>
      <w:r w:rsidR="00DD7259">
        <w:rPr>
          <w:lang w:val="en-US"/>
        </w:rPr>
        <w:t>with</w:t>
      </w:r>
      <w:r w:rsidR="00DD7259" w:rsidRPr="0067199C">
        <w:rPr>
          <w:lang w:val="en-US"/>
        </w:rPr>
        <w:t xml:space="preserve"> limited </w:t>
      </w:r>
      <w:r w:rsidR="00171B72">
        <w:rPr>
          <w:lang w:val="en-US"/>
        </w:rPr>
        <w:t xml:space="preserve">follow-up and </w:t>
      </w:r>
      <w:r w:rsidR="00DD7259" w:rsidRPr="0067199C">
        <w:rPr>
          <w:lang w:val="en-US"/>
        </w:rPr>
        <w:t>information on perioperative care</w:t>
      </w:r>
      <w:r w:rsidR="00171B72">
        <w:rPr>
          <w:lang w:val="en-US"/>
        </w:rPr>
        <w:t xml:space="preserve">. </w:t>
      </w:r>
      <w:r w:rsidR="00F92DE8">
        <w:rPr>
          <w:lang w:val="en-US"/>
        </w:rPr>
        <w:t xml:space="preserve">Thus, benefits of ML-methods for prediction of postoperative morbidity in enhanced recovery THA and TKA </w:t>
      </w:r>
      <w:r w:rsidR="00171B72">
        <w:rPr>
          <w:lang w:val="en-US"/>
        </w:rPr>
        <w:t>are</w:t>
      </w:r>
      <w:r w:rsidR="00F92DE8">
        <w:rPr>
          <w:lang w:val="en-US"/>
        </w:rPr>
        <w:t xml:space="preserve"> uncertain.</w:t>
      </w:r>
    </w:p>
    <w:p w14:paraId="6DCB5689" w14:textId="7AD57B5B" w:rsidR="00614B1A" w:rsidRDefault="00614B1A" w:rsidP="00B67406">
      <w:pPr>
        <w:spacing w:line="360" w:lineRule="auto"/>
        <w:rPr>
          <w:lang w:val="en-US"/>
        </w:rPr>
      </w:pPr>
      <w:r w:rsidRPr="003C41C3">
        <w:rPr>
          <w:b/>
          <w:bCs/>
          <w:lang w:val="en-US"/>
        </w:rPr>
        <w:t>Methods</w:t>
      </w:r>
      <w:r w:rsidR="00F92DE8" w:rsidRPr="003C41C3">
        <w:rPr>
          <w:b/>
          <w:bCs/>
          <w:lang w:val="en-US"/>
        </w:rPr>
        <w:t>:</w:t>
      </w:r>
      <w:r w:rsidR="00F92DE8">
        <w:rPr>
          <w:lang w:val="en-US"/>
        </w:rPr>
        <w:t xml:space="preserve"> </w:t>
      </w:r>
      <w:r w:rsidR="00B67406">
        <w:rPr>
          <w:lang w:val="en-US"/>
        </w:rPr>
        <w:t>Multicenter c</w:t>
      </w:r>
      <w:r w:rsidR="00F92DE8">
        <w:rPr>
          <w:lang w:val="en-US"/>
        </w:rPr>
        <w:t xml:space="preserve">ohort study </w:t>
      </w:r>
      <w:r w:rsidR="003C41C3">
        <w:rPr>
          <w:lang w:val="en-US"/>
        </w:rPr>
        <w:t xml:space="preserve">in </w:t>
      </w:r>
      <w:r w:rsidR="004C2BAA">
        <w:rPr>
          <w:lang w:val="en-US"/>
        </w:rPr>
        <w:t>enhanced recovery THA and TKA</w:t>
      </w:r>
      <w:r w:rsidR="003C41C3">
        <w:rPr>
          <w:lang w:val="en-US"/>
        </w:rPr>
        <w:t>.</w:t>
      </w:r>
      <w:r w:rsidR="00F92DE8">
        <w:rPr>
          <w:lang w:val="en-US"/>
        </w:rPr>
        <w:t xml:space="preserve"> </w:t>
      </w:r>
      <w:r w:rsidR="003C41C3">
        <w:rPr>
          <w:lang w:val="en-US"/>
        </w:rPr>
        <w:t>P</w:t>
      </w:r>
      <w:r w:rsidR="00F92DE8">
        <w:rPr>
          <w:lang w:val="en-US"/>
        </w:rPr>
        <w:t>rospective recording of comorbidity and prescriptions.</w:t>
      </w:r>
      <w:r w:rsidR="003C41C3">
        <w:rPr>
          <w:lang w:val="en-US"/>
        </w:rPr>
        <w:t xml:space="preserve"> Information on LOS and readmissions through the Danish National Patient registry and medical records. </w:t>
      </w:r>
      <w:r w:rsidR="000172A3">
        <w:rPr>
          <w:lang w:val="en-US"/>
        </w:rPr>
        <w:t>Data was split into a training (</w:t>
      </w:r>
      <w:r w:rsidR="004C2BAA">
        <w:rPr>
          <w:lang w:val="en-US"/>
        </w:rPr>
        <w:t>n:</w:t>
      </w:r>
      <w:r w:rsidR="004C2BAA" w:rsidRPr="0067199C">
        <w:rPr>
          <w:color w:val="000000"/>
          <w:lang w:val="en-US"/>
        </w:rPr>
        <w:t>18013</w:t>
      </w:r>
      <w:r w:rsidR="004C2BAA">
        <w:rPr>
          <w:lang w:val="en-US"/>
        </w:rPr>
        <w:t xml:space="preserve"> </w:t>
      </w:r>
      <w:r w:rsidR="000172A3">
        <w:rPr>
          <w:lang w:val="en-US"/>
        </w:rPr>
        <w:t>surgery 2014-2016) and a test set (</w:t>
      </w:r>
      <w:r w:rsidR="004C2BAA">
        <w:rPr>
          <w:lang w:val="en-US"/>
        </w:rPr>
        <w:t xml:space="preserve">n:3913 surgery in </w:t>
      </w:r>
      <w:r w:rsidR="000172A3">
        <w:rPr>
          <w:lang w:val="en-US"/>
        </w:rPr>
        <w:t xml:space="preserve">2017). </w:t>
      </w:r>
      <w:r w:rsidR="003C41C3">
        <w:rPr>
          <w:lang w:val="en-US"/>
        </w:rPr>
        <w:t>A</w:t>
      </w:r>
      <w:r w:rsidR="00FB5D8D">
        <w:rPr>
          <w:lang w:val="en-US"/>
        </w:rPr>
        <w:t xml:space="preserve"> </w:t>
      </w:r>
      <w:proofErr w:type="spellStart"/>
      <w:r w:rsidR="00FB5D8D">
        <w:rPr>
          <w:lang w:val="en-US"/>
        </w:rPr>
        <w:t>LightGBM</w:t>
      </w:r>
      <w:proofErr w:type="spellEnd"/>
      <w:r w:rsidR="003C41C3">
        <w:rPr>
          <w:lang w:val="en-US"/>
        </w:rPr>
        <w:t xml:space="preserve"> ML-method </w:t>
      </w:r>
      <w:r w:rsidR="00FB5D8D">
        <w:rPr>
          <w:lang w:val="en-US"/>
        </w:rPr>
        <w:t>using 33 variables (ML33)</w:t>
      </w:r>
      <w:r w:rsidR="003C41C3">
        <w:rPr>
          <w:lang w:val="en-US"/>
        </w:rPr>
        <w:t xml:space="preserve"> was used for predicting medical morbidity </w:t>
      </w:r>
      <w:r w:rsidR="00FB5D8D">
        <w:rPr>
          <w:lang w:val="en-US"/>
        </w:rPr>
        <w:t>with</w:t>
      </w:r>
      <w:r w:rsidR="003C41C3">
        <w:rPr>
          <w:lang w:val="en-US"/>
        </w:rPr>
        <w:t xml:space="preserve"> a LOS &gt;4 days or 90-days readmission and compared to a logistic regression (LR33) model, a ML-model excluding age, an </w:t>
      </w:r>
      <w:r w:rsidR="00C46056">
        <w:rPr>
          <w:lang w:val="en-US"/>
        </w:rPr>
        <w:t>Age</w:t>
      </w:r>
      <w:r w:rsidR="00B67406">
        <w:rPr>
          <w:lang w:val="en-US"/>
        </w:rPr>
        <w:t>-</w:t>
      </w:r>
      <w:r w:rsidR="003C41C3">
        <w:rPr>
          <w:lang w:val="en-US"/>
        </w:rPr>
        <w:t>model and two models (ML10 and LR10) using only the top ten variables. Model performances w</w:t>
      </w:r>
      <w:r w:rsidR="004C2BAA">
        <w:rPr>
          <w:lang w:val="en-US"/>
        </w:rPr>
        <w:t>ere</w:t>
      </w:r>
      <w:r w:rsidR="003C41C3">
        <w:rPr>
          <w:lang w:val="en-US"/>
        </w:rPr>
        <w:t xml:space="preserve"> </w:t>
      </w:r>
      <w:r w:rsidR="00C46056">
        <w:rPr>
          <w:lang w:val="en-US"/>
        </w:rPr>
        <w:t>evaluated u</w:t>
      </w:r>
      <w:r w:rsidR="003C41C3">
        <w:rPr>
          <w:lang w:val="en-US"/>
        </w:rPr>
        <w:t xml:space="preserve">sing </w:t>
      </w:r>
      <w:r w:rsidR="002B5B06">
        <w:rPr>
          <w:lang w:val="en-US"/>
        </w:rPr>
        <w:t>various metrics, including</w:t>
      </w:r>
      <w:r w:rsidR="003C41C3">
        <w:rPr>
          <w:lang w:val="en-US"/>
        </w:rPr>
        <w:t xml:space="preserve"> </w:t>
      </w:r>
      <w:r w:rsidR="00FB5D8D">
        <w:rPr>
          <w:lang w:val="en-US"/>
        </w:rPr>
        <w:t>p</w:t>
      </w:r>
      <w:r w:rsidR="00FB5D8D">
        <w:rPr>
          <w:lang w:val="en-US"/>
        </w:rPr>
        <w:t>ositive predictive value (PPV)</w:t>
      </w:r>
      <w:r w:rsidR="00FB5D8D">
        <w:rPr>
          <w:lang w:val="en-US"/>
        </w:rPr>
        <w:t xml:space="preserve">, </w:t>
      </w:r>
      <w:r w:rsidR="003C41C3">
        <w:rPr>
          <w:lang w:val="en-US"/>
        </w:rPr>
        <w:t>operating receiver (AUR</w:t>
      </w:r>
      <w:r w:rsidR="00C46056">
        <w:rPr>
          <w:lang w:val="en-US"/>
        </w:rPr>
        <w:t>O</w:t>
      </w:r>
      <w:r w:rsidR="003C41C3">
        <w:rPr>
          <w:lang w:val="en-US"/>
        </w:rPr>
        <w:t xml:space="preserve">C) </w:t>
      </w:r>
      <w:r w:rsidR="00FB5D8D">
        <w:rPr>
          <w:lang w:val="en-US"/>
        </w:rPr>
        <w:t xml:space="preserve">and </w:t>
      </w:r>
      <w:r w:rsidR="003C41C3">
        <w:rPr>
          <w:lang w:val="en-US"/>
        </w:rPr>
        <w:t xml:space="preserve">precision recall curves (AUPRC). Variable importance was analyzed using SHAP values. </w:t>
      </w:r>
    </w:p>
    <w:p w14:paraId="612C5E8D" w14:textId="4C0EB0C7" w:rsidR="00614B1A" w:rsidRPr="00C46056" w:rsidRDefault="00614B1A" w:rsidP="00B67406">
      <w:pPr>
        <w:spacing w:line="360" w:lineRule="auto"/>
        <w:rPr>
          <w:lang w:val="en-US"/>
        </w:rPr>
      </w:pPr>
      <w:r w:rsidRPr="003C41C3">
        <w:rPr>
          <w:b/>
          <w:bCs/>
          <w:lang w:val="en-US"/>
        </w:rPr>
        <w:t>Results</w:t>
      </w:r>
      <w:r w:rsidR="004C2BAA">
        <w:rPr>
          <w:b/>
          <w:bCs/>
          <w:lang w:val="en-US"/>
        </w:rPr>
        <w:t>:</w:t>
      </w:r>
      <w:r w:rsidR="00C46056">
        <w:rPr>
          <w:b/>
          <w:bCs/>
          <w:lang w:val="en-US"/>
        </w:rPr>
        <w:t xml:space="preserve"> </w:t>
      </w:r>
      <w:r w:rsidR="00FB5D8D">
        <w:rPr>
          <w:lang w:val="en-US"/>
        </w:rPr>
        <w:t>With</w:t>
      </w:r>
      <w:r w:rsidR="00FB5D8D" w:rsidRPr="00FB5D8D">
        <w:rPr>
          <w:lang w:val="en-US"/>
        </w:rPr>
        <w:t xml:space="preserve"> 782 “risk-patients”</w:t>
      </w:r>
      <w:r w:rsidR="00FB5D8D">
        <w:rPr>
          <w:lang w:val="en-US"/>
        </w:rPr>
        <w:t>,</w:t>
      </w:r>
      <w:r w:rsidR="00C46056" w:rsidRPr="00FB5D8D">
        <w:rPr>
          <w:lang w:val="en-US"/>
        </w:rPr>
        <w:t xml:space="preserve"> </w:t>
      </w:r>
      <w:r w:rsidR="00C46056">
        <w:rPr>
          <w:lang w:val="en-US"/>
        </w:rPr>
        <w:t>AUROC and AUPRC were 76.</w:t>
      </w:r>
      <w:r w:rsidR="002B5B06">
        <w:rPr>
          <w:lang w:val="en-US"/>
        </w:rPr>
        <w:t>3 and 75.9 and 15.5 and 17.1</w:t>
      </w:r>
      <w:r w:rsidR="00C46056">
        <w:rPr>
          <w:lang w:val="en-US"/>
        </w:rPr>
        <w:t xml:space="preserve"> </w:t>
      </w:r>
      <w:r w:rsidR="002B5B06">
        <w:rPr>
          <w:lang w:val="en-US"/>
        </w:rPr>
        <w:t>for the ML33 and ML10, respectively</w:t>
      </w:r>
      <w:r w:rsidR="00B67406">
        <w:rPr>
          <w:lang w:val="en-US"/>
        </w:rPr>
        <w:t>,</w:t>
      </w:r>
      <w:r w:rsidR="002B5B06">
        <w:rPr>
          <w:lang w:val="en-US"/>
        </w:rPr>
        <w:t xml:space="preserve"> vs. 74.5 and 15.7</w:t>
      </w:r>
      <w:r w:rsidR="00C46056">
        <w:rPr>
          <w:lang w:val="en-US"/>
        </w:rPr>
        <w:t xml:space="preserve"> </w:t>
      </w:r>
      <w:r w:rsidR="002B5B06">
        <w:rPr>
          <w:lang w:val="en-US"/>
        </w:rPr>
        <w:t>for LR33</w:t>
      </w:r>
      <w:r w:rsidR="00C46056">
        <w:rPr>
          <w:lang w:val="en-US"/>
        </w:rPr>
        <w:t>.</w:t>
      </w:r>
      <w:r w:rsidR="002B5B06">
        <w:rPr>
          <w:lang w:val="en-US"/>
        </w:rPr>
        <w:t xml:space="preserve"> </w:t>
      </w:r>
      <w:r w:rsidR="00A23424">
        <w:rPr>
          <w:lang w:val="en-US"/>
        </w:rPr>
        <w:t>PPV</w:t>
      </w:r>
      <w:r w:rsidR="002B5B06">
        <w:rPr>
          <w:lang w:val="en-US"/>
        </w:rPr>
        <w:t xml:space="preserve"> were 13.6% </w:t>
      </w:r>
      <w:r w:rsidR="00A23424">
        <w:rPr>
          <w:lang w:val="en-US"/>
        </w:rPr>
        <w:t xml:space="preserve">and 12.8% for ML33 and ML10 vs. 12.5% for LR33. </w:t>
      </w:r>
      <w:r w:rsidR="002B5B06">
        <w:rPr>
          <w:lang w:val="en-US"/>
        </w:rPr>
        <w:t>The ML</w:t>
      </w:r>
      <w:r w:rsidR="00B67406">
        <w:rPr>
          <w:lang w:val="en-US"/>
        </w:rPr>
        <w:t>-</w:t>
      </w:r>
      <w:r w:rsidR="002B5B06">
        <w:rPr>
          <w:lang w:val="en-US"/>
        </w:rPr>
        <w:t>model excluding age and Age</w:t>
      </w:r>
      <w:r w:rsidR="00B67406">
        <w:rPr>
          <w:lang w:val="en-US"/>
        </w:rPr>
        <w:t>-</w:t>
      </w:r>
      <w:r w:rsidR="002B5B06">
        <w:rPr>
          <w:lang w:val="en-US"/>
        </w:rPr>
        <w:t>model performed wors</w:t>
      </w:r>
      <w:r w:rsidR="00FB5D8D">
        <w:rPr>
          <w:lang w:val="en-US"/>
        </w:rPr>
        <w:t>t</w:t>
      </w:r>
      <w:r w:rsidR="002B5B06">
        <w:rPr>
          <w:lang w:val="en-US"/>
        </w:rPr>
        <w:t>.</w:t>
      </w:r>
      <w:r w:rsidR="00A23424">
        <w:rPr>
          <w:lang w:val="en-US"/>
        </w:rPr>
        <w:t xml:space="preserve"> SHAP analyses found overlapping variable importance between ML33 and LR33, </w:t>
      </w:r>
      <w:r w:rsidR="00FB5D8D">
        <w:rPr>
          <w:lang w:val="en-US"/>
        </w:rPr>
        <w:t>and</w:t>
      </w:r>
      <w:r w:rsidR="00A23424">
        <w:rPr>
          <w:lang w:val="en-US"/>
        </w:rPr>
        <w:t xml:space="preserve"> with considerable variation</w:t>
      </w:r>
      <w:r w:rsidR="00B67406">
        <w:rPr>
          <w:lang w:val="en-US"/>
        </w:rPr>
        <w:t>s</w:t>
      </w:r>
      <w:r w:rsidR="00A23424">
        <w:rPr>
          <w:lang w:val="en-US"/>
        </w:rPr>
        <w:t xml:space="preserve"> in influence of </w:t>
      </w:r>
      <w:r w:rsidR="00FB5D8D">
        <w:rPr>
          <w:lang w:val="en-US"/>
        </w:rPr>
        <w:t>prescribed medicine</w:t>
      </w:r>
    </w:p>
    <w:p w14:paraId="1AEB86AB" w14:textId="0EB8DA3E" w:rsidR="00DE67BB" w:rsidRPr="003C41C3" w:rsidRDefault="00614B1A" w:rsidP="00B67406">
      <w:pPr>
        <w:spacing w:line="360" w:lineRule="auto"/>
        <w:rPr>
          <w:b/>
          <w:bCs/>
          <w:lang w:val="en-US"/>
        </w:rPr>
      </w:pPr>
      <w:r w:rsidRPr="003C41C3">
        <w:rPr>
          <w:b/>
          <w:bCs/>
          <w:lang w:val="en-US"/>
        </w:rPr>
        <w:t>Conclusion</w:t>
      </w:r>
      <w:r w:rsidR="00A23424">
        <w:rPr>
          <w:b/>
          <w:bCs/>
          <w:lang w:val="en-US"/>
        </w:rPr>
        <w:t xml:space="preserve">: </w:t>
      </w:r>
      <w:r w:rsidR="00A23424" w:rsidRPr="0067199C">
        <w:rPr>
          <w:lang w:val="en-US"/>
        </w:rPr>
        <w:t xml:space="preserve">ML-algorithms may </w:t>
      </w:r>
      <w:r w:rsidR="00A23424">
        <w:rPr>
          <w:lang w:val="en-US"/>
        </w:rPr>
        <w:t>improve</w:t>
      </w:r>
      <w:r w:rsidR="00A23424" w:rsidRPr="0067199C">
        <w:rPr>
          <w:lang w:val="en-US"/>
        </w:rPr>
        <w:t xml:space="preserve"> </w:t>
      </w:r>
      <w:r w:rsidR="00A23424">
        <w:rPr>
          <w:lang w:val="en-US"/>
        </w:rPr>
        <w:t>prediction</w:t>
      </w:r>
      <w:r w:rsidR="00A23424" w:rsidRPr="0067199C">
        <w:rPr>
          <w:lang w:val="en-US"/>
        </w:rPr>
        <w:t xml:space="preserve"> </w:t>
      </w:r>
      <w:r w:rsidR="00A23424">
        <w:rPr>
          <w:lang w:val="en-US"/>
        </w:rPr>
        <w:t>of patients in high-risk of</w:t>
      </w:r>
      <w:r w:rsidR="00A23424" w:rsidRPr="0067199C">
        <w:rPr>
          <w:lang w:val="en-US"/>
        </w:rPr>
        <w:t xml:space="preserve"> medical complications in fast-track THA and TKA compared to a logistic regression model. Future studies could benefit from such algorithms to find a manageable population of patients benefit</w:t>
      </w:r>
      <w:r w:rsidR="00FB5D8D">
        <w:rPr>
          <w:lang w:val="en-US"/>
        </w:rPr>
        <w:t>ting</w:t>
      </w:r>
      <w:r w:rsidR="00A23424" w:rsidRPr="0067199C">
        <w:rPr>
          <w:lang w:val="en-US"/>
        </w:rPr>
        <w:t xml:space="preserve"> most from intensified perioperative care. </w:t>
      </w:r>
      <w:r w:rsidR="00355961" w:rsidRPr="003C41C3">
        <w:rPr>
          <w:b/>
          <w:bCs/>
          <w:lang w:val="en-US"/>
        </w:rPr>
        <w:br w:type="page"/>
      </w:r>
    </w:p>
    <w:p w14:paraId="589A05F1" w14:textId="77777777" w:rsidR="00DE67BB" w:rsidRPr="0067199C" w:rsidRDefault="00355961">
      <w:pPr>
        <w:pStyle w:val="Overskrift1"/>
        <w:spacing w:line="360" w:lineRule="auto"/>
        <w:rPr>
          <w:lang w:val="en-US"/>
        </w:rPr>
      </w:pPr>
      <w:bookmarkStart w:id="4" w:name="_48a8c1xb5uz3" w:colFirst="0" w:colLast="0"/>
      <w:bookmarkEnd w:id="4"/>
      <w:r w:rsidRPr="0067199C">
        <w:rPr>
          <w:lang w:val="en-US"/>
        </w:rPr>
        <w:lastRenderedPageBreak/>
        <w:t>INTRODUCTION</w:t>
      </w:r>
    </w:p>
    <w:p w14:paraId="44C4F702" w14:textId="0EA26F34" w:rsidR="00DE67BB" w:rsidRPr="0067199C" w:rsidRDefault="00355961">
      <w:pPr>
        <w:spacing w:line="360" w:lineRule="auto"/>
        <w:rPr>
          <w:lang w:val="en-US"/>
        </w:rPr>
      </w:pPr>
      <w:r w:rsidRPr="0067199C">
        <w:rPr>
          <w:lang w:val="en-US"/>
        </w:rPr>
        <w:t xml:space="preserve">Prediction of postoperative morbidity and requirement for </w:t>
      </w:r>
      <w:r w:rsidR="00614B1A" w:rsidRPr="0067199C">
        <w:rPr>
          <w:lang w:val="en-US"/>
        </w:rPr>
        <w:t>hospitalization</w:t>
      </w:r>
      <w:r w:rsidRPr="0067199C">
        <w:rPr>
          <w:lang w:val="en-US"/>
        </w:rPr>
        <w:t xml:space="preserve"> is important for planning of health care resources. With regard to the common surgical procedures of primary total hip and knee arthroplasty (THA and TKA), the introduction of enhanced recovery or fast-track programs have led to a significant reduction of postoperative length of stay (LOS) as well as morbidity</w:t>
      </w:r>
      <w:r w:rsidR="001D57DD" w:rsidRPr="0067199C">
        <w:rPr>
          <w:lang w:val="en-US"/>
        </w:rPr>
        <w:t xml:space="preserve"> and mortality.</w:t>
      </w:r>
      <w:r w:rsidR="001D57DD" w:rsidRPr="0067199C">
        <w:rPr>
          <w:lang w:val="en-US"/>
        </w:rPr>
        <w:fldChar w:fldCharType="begin">
          <w:fldData xml:space="preserve">PEVuZE5vdGU+PENpdGU+PEF1dGhvcj5QZXRlcnNlbjwvQXV0aG9yPjxZZWFyPjIwMjA8L1llYXI+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</w:fldData>
        </w:fldChar>
      </w:r>
      <w:r w:rsidR="001D57DD" w:rsidRPr="0067199C">
        <w:rPr>
          <w:lang w:val="en-US"/>
        </w:rPr>
        <w:instrText xml:space="preserve"> ADDIN EN.CITE </w:instrText>
      </w:r>
      <w:r w:rsidR="001D57DD" w:rsidRPr="0067199C">
        <w:rPr>
          <w:lang w:val="en-US"/>
        </w:rPr>
        <w:fldChar w:fldCharType="begin">
          <w:fldData xml:space="preserve">PEVuZE5vdGU+PENpdGU+PEF1dGhvcj5QZXRlcnNlbjwvQXV0aG9yPjxZZWFyPjIwMjA8L1llYXI+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</w:fldData>
        </w:fldChar>
      </w:r>
      <w:r w:rsidR="001D57DD" w:rsidRPr="0067199C">
        <w:rPr>
          <w:lang w:val="en-US"/>
        </w:rPr>
        <w:instrText xml:space="preserve"> ADDIN EN.CITE.DATA </w:instrText>
      </w:r>
      <w:r w:rsidR="001D57DD" w:rsidRPr="0067199C">
        <w:rPr>
          <w:lang w:val="en-US"/>
        </w:rPr>
      </w:r>
      <w:r w:rsidR="001D57DD" w:rsidRPr="0067199C">
        <w:rPr>
          <w:lang w:val="en-US"/>
        </w:rPr>
        <w:fldChar w:fldCharType="end"/>
      </w:r>
      <w:r w:rsidR="001D57DD" w:rsidRPr="0067199C">
        <w:rPr>
          <w:lang w:val="en-US"/>
        </w:rPr>
      </w:r>
      <w:r w:rsidR="001D57DD" w:rsidRPr="0067199C">
        <w:rPr>
          <w:lang w:val="en-US"/>
        </w:rPr>
        <w:fldChar w:fldCharType="separate"/>
      </w:r>
      <w:r w:rsidR="001D57DD" w:rsidRPr="0067199C">
        <w:rPr>
          <w:noProof/>
          <w:vertAlign w:val="superscript"/>
          <w:lang w:val="en-US"/>
        </w:rPr>
        <w:t>1-4</w:t>
      </w:r>
      <w:r w:rsidR="001D57DD" w:rsidRPr="0067199C">
        <w:rPr>
          <w:lang w:val="en-US"/>
        </w:rPr>
        <w:fldChar w:fldCharType="end"/>
      </w:r>
      <w:r w:rsidR="0040209C" w:rsidRPr="0067199C">
        <w:rPr>
          <w:lang w:val="en-US"/>
        </w:rPr>
        <w:t xml:space="preserve"> </w:t>
      </w:r>
      <w:r w:rsidRPr="0067199C">
        <w:rPr>
          <w:lang w:val="en-US"/>
        </w:rPr>
        <w:t xml:space="preserve">However, despite </w:t>
      </w:r>
      <w:r w:rsidR="00614B1A">
        <w:rPr>
          <w:lang w:val="en-US"/>
        </w:rPr>
        <w:t>such</w:t>
      </w:r>
      <w:r w:rsidRPr="0067199C">
        <w:rPr>
          <w:lang w:val="en-US"/>
        </w:rPr>
        <w:t xml:space="preserve"> progress, a </w:t>
      </w:r>
      <w:r w:rsidR="00AB6614" w:rsidRPr="0067199C">
        <w:rPr>
          <w:lang w:val="en-US"/>
        </w:rPr>
        <w:t>fraction</w:t>
      </w:r>
      <w:r w:rsidRPr="0067199C">
        <w:rPr>
          <w:lang w:val="en-US"/>
        </w:rPr>
        <w:t xml:space="preserve"> of patients still have postoperative complications </w:t>
      </w:r>
      <w:r w:rsidR="001D57DD" w:rsidRPr="0067199C">
        <w:rPr>
          <w:lang w:val="en-US"/>
        </w:rPr>
        <w:t>leading to prolonged LOS</w:t>
      </w:r>
      <w:r w:rsidRPr="0067199C">
        <w:rPr>
          <w:lang w:val="en-US"/>
        </w:rPr>
        <w:t xml:space="preserve"> or readmissions.</w:t>
      </w:r>
      <w:r w:rsidR="001D57DD" w:rsidRPr="0067199C">
        <w:rPr>
          <w:lang w:val="en-US"/>
        </w:rPr>
        <w:fldChar w:fldCharType="begin">
          <w:fldData xml:space="preserve">PEVuZE5vdGU+PENpdGU+PEF1dGhvcj5Kb3JnZW5zZW48L0F1dGhvcj48WWVhcj4yMDIxPC9ZZWFy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==
</w:fldData>
        </w:fldChar>
      </w:r>
      <w:r w:rsidR="00627000">
        <w:rPr>
          <w:lang w:val="en-US"/>
        </w:rPr>
        <w:instrText xml:space="preserve"> ADDIN EN.CITE </w:instrText>
      </w:r>
      <w:r w:rsidR="00627000">
        <w:rPr>
          <w:lang w:val="en-US"/>
        </w:rPr>
        <w:fldChar w:fldCharType="begin">
          <w:fldData xml:space="preserve">PEVuZE5vdGU+PENpdGU+PEF1dGhvcj5Kb3JnZW5zZW48L0F1dGhvcj48WWVhcj4yMDIxPC9ZZWFy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==
</w:fldData>
        </w:fldChar>
      </w:r>
      <w:r w:rsidR="00627000">
        <w:rPr>
          <w:lang w:val="en-US"/>
        </w:rPr>
        <w:instrText xml:space="preserve"> ADDIN EN.CITE.DATA </w:instrText>
      </w:r>
      <w:r w:rsidR="00627000">
        <w:rPr>
          <w:lang w:val="en-US"/>
        </w:rPr>
      </w:r>
      <w:r w:rsidR="00627000">
        <w:rPr>
          <w:lang w:val="en-US"/>
        </w:rPr>
        <w:fldChar w:fldCharType="end"/>
      </w:r>
      <w:r w:rsidR="001D57DD" w:rsidRPr="0067199C">
        <w:rPr>
          <w:lang w:val="en-US"/>
        </w:rPr>
      </w:r>
      <w:r w:rsidR="001D57DD" w:rsidRPr="0067199C">
        <w:rPr>
          <w:lang w:val="en-US"/>
        </w:rPr>
        <w:fldChar w:fldCharType="separate"/>
      </w:r>
      <w:r w:rsidR="00627000" w:rsidRPr="00627000">
        <w:rPr>
          <w:noProof/>
          <w:vertAlign w:val="superscript"/>
          <w:lang w:val="en-US"/>
        </w:rPr>
        <w:t>1,4,5</w:t>
      </w:r>
      <w:r w:rsidR="001D57DD" w:rsidRPr="0067199C">
        <w:rPr>
          <w:lang w:val="en-US"/>
        </w:rPr>
        <w:fldChar w:fldCharType="end"/>
      </w:r>
      <w:r w:rsidRPr="0067199C">
        <w:rPr>
          <w:lang w:val="en-US"/>
        </w:rPr>
        <w:t xml:space="preserve"> Consequently,</w:t>
      </w:r>
      <w:r w:rsidR="007968AE" w:rsidRPr="0067199C">
        <w:rPr>
          <w:lang w:val="en-US"/>
        </w:rPr>
        <w:t xml:space="preserve"> </w:t>
      </w:r>
      <w:bookmarkStart w:id="5" w:name="_Hlk81387951"/>
      <w:r w:rsidR="007968AE" w:rsidRPr="0067199C">
        <w:rPr>
          <w:lang w:val="en-US"/>
        </w:rPr>
        <w:t>in order to prioritize perioperative care,</w:t>
      </w:r>
      <w:r w:rsidRPr="0067199C">
        <w:rPr>
          <w:lang w:val="en-US"/>
        </w:rPr>
        <w:t xml:space="preserve"> many efforts have been published to preoperatively predict LOS and morbidity using traditional risk factors such as age, preoperative cardio-pulmonary disease, </w:t>
      </w:r>
      <w:r w:rsidR="005B2F43" w:rsidRPr="0067199C">
        <w:rPr>
          <w:lang w:val="en-US"/>
        </w:rPr>
        <w:t>anemia</w:t>
      </w:r>
      <w:r w:rsidRPr="0067199C">
        <w:rPr>
          <w:lang w:val="en-US"/>
        </w:rPr>
        <w:t>, diabetes, frailty, etc.</w:t>
      </w:r>
      <w:r w:rsidR="001D57DD" w:rsidRPr="0067199C">
        <w:rPr>
          <w:lang w:val="en-US"/>
        </w:rPr>
        <w:fldChar w:fldCharType="begin">
          <w:fldData xml:space="preserve">PEVuZE5vdGU+PENpdGU+PEF1dGhvcj5Kb3JnZW5zZW48L0F1dGhvcj48WWVhcj4yMDIxPC9ZZWFy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</w:fldData>
        </w:fldChar>
      </w:r>
      <w:r w:rsidR="00D471CD" w:rsidRPr="0067199C">
        <w:rPr>
          <w:lang w:val="en-US"/>
        </w:rPr>
        <w:instrText xml:space="preserve"> ADDIN EN.CITE </w:instrText>
      </w:r>
      <w:r w:rsidR="00D471CD" w:rsidRPr="0067199C">
        <w:rPr>
          <w:lang w:val="en-US"/>
        </w:rPr>
        <w:fldChar w:fldCharType="begin">
          <w:fldData xml:space="preserve">PEVuZE5vdGU+PENpdGU+PEF1dGhvcj5Kb3JnZW5zZW48L0F1dGhvcj48WWVhcj4yMDIxPC9ZZWFy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</w:fldData>
        </w:fldChar>
      </w:r>
      <w:r w:rsidR="00D471CD" w:rsidRPr="0067199C">
        <w:rPr>
          <w:lang w:val="en-US"/>
        </w:rPr>
        <w:instrText xml:space="preserve"> ADDIN EN.CITE.DATA </w:instrText>
      </w:r>
      <w:r w:rsidR="00D471CD" w:rsidRPr="0067199C">
        <w:rPr>
          <w:lang w:val="en-US"/>
        </w:rPr>
      </w:r>
      <w:r w:rsidR="00D471CD" w:rsidRPr="0067199C">
        <w:rPr>
          <w:lang w:val="en-US"/>
        </w:rPr>
        <w:fldChar w:fldCharType="end"/>
      </w:r>
      <w:r w:rsidR="001D57DD" w:rsidRPr="0067199C">
        <w:rPr>
          <w:lang w:val="en-US"/>
        </w:rPr>
      </w:r>
      <w:r w:rsidR="001D57DD" w:rsidRPr="0067199C">
        <w:rPr>
          <w:lang w:val="en-US"/>
        </w:rPr>
        <w:fldChar w:fldCharType="separate"/>
      </w:r>
      <w:r w:rsidR="00B70E47" w:rsidRPr="0067199C">
        <w:rPr>
          <w:noProof/>
          <w:vertAlign w:val="superscript"/>
          <w:lang w:val="en-US"/>
        </w:rPr>
        <w:t>5-10</w:t>
      </w:r>
      <w:r w:rsidR="001D57DD" w:rsidRPr="0067199C">
        <w:rPr>
          <w:lang w:val="en-US"/>
        </w:rPr>
        <w:fldChar w:fldCharType="end"/>
      </w:r>
      <w:r w:rsidR="00E04E4D" w:rsidRPr="0067199C">
        <w:rPr>
          <w:lang w:val="en-US"/>
        </w:rPr>
        <w:t xml:space="preserve"> </w:t>
      </w:r>
      <w:r w:rsidRPr="0067199C">
        <w:rPr>
          <w:lang w:val="en-US"/>
        </w:rPr>
        <w:t>These efforts have been based on traditional statistical methods</w:t>
      </w:r>
      <w:r w:rsidR="005B2F43">
        <w:rPr>
          <w:lang w:val="en-US"/>
        </w:rPr>
        <w:t xml:space="preserve">, most often </w:t>
      </w:r>
      <w:r w:rsidRPr="0067199C">
        <w:rPr>
          <w:lang w:val="en-US"/>
        </w:rPr>
        <w:t>multiple regression analyses</w:t>
      </w:r>
      <w:r w:rsidR="005B2F43">
        <w:rPr>
          <w:lang w:val="en-US"/>
        </w:rPr>
        <w:t>,</w:t>
      </w:r>
      <w:r w:rsidRPr="0067199C">
        <w:rPr>
          <w:lang w:val="en-US"/>
        </w:rPr>
        <w:t xml:space="preserve"> and essentially concluding that it is “better to be young and healthy than old and sick”.</w:t>
      </w:r>
      <w:bookmarkEnd w:id="5"/>
      <w:r w:rsidRPr="0067199C">
        <w:rPr>
          <w:lang w:val="en-US"/>
        </w:rPr>
        <w:t xml:space="preserve"> </w:t>
      </w:r>
      <w:bookmarkStart w:id="6" w:name="_Hlk81388032"/>
      <w:r w:rsidR="005B2F43">
        <w:rPr>
          <w:lang w:val="en-US"/>
        </w:rPr>
        <w:t>Consequently</w:t>
      </w:r>
      <w:r w:rsidRPr="0067199C">
        <w:rPr>
          <w:lang w:val="en-US"/>
        </w:rPr>
        <w:t>, despite being statistically significant, conventional risk</w:t>
      </w:r>
      <w:r w:rsidR="0040209C" w:rsidRPr="0067199C">
        <w:rPr>
          <w:lang w:val="en-US"/>
        </w:rPr>
        <w:t>-</w:t>
      </w:r>
      <w:r w:rsidR="007968AE" w:rsidRPr="0067199C">
        <w:rPr>
          <w:lang w:val="en-US"/>
        </w:rPr>
        <w:t>stratification based on</w:t>
      </w:r>
      <w:r w:rsidRPr="0067199C">
        <w:rPr>
          <w:lang w:val="en-US"/>
        </w:rPr>
        <w:t xml:space="preserve"> </w:t>
      </w:r>
      <w:r w:rsidR="007968AE" w:rsidRPr="0067199C">
        <w:rPr>
          <w:lang w:val="en-US"/>
        </w:rPr>
        <w:t>such</w:t>
      </w:r>
      <w:r w:rsidRPr="0067199C">
        <w:rPr>
          <w:lang w:val="en-US"/>
        </w:rPr>
        <w:t xml:space="preserve"> studies have had a relatively limited</w:t>
      </w:r>
      <w:r w:rsidR="007968AE" w:rsidRPr="0067199C">
        <w:rPr>
          <w:lang w:val="en-US"/>
        </w:rPr>
        <w:t xml:space="preserve"> clinically relevant ability </w:t>
      </w:r>
      <w:r w:rsidRPr="0067199C">
        <w:rPr>
          <w:lang w:val="en-US"/>
        </w:rPr>
        <w:t xml:space="preserve">to </w:t>
      </w:r>
      <w:r w:rsidR="0040209C" w:rsidRPr="0067199C">
        <w:rPr>
          <w:lang w:val="en-US"/>
        </w:rPr>
        <w:t>predict</w:t>
      </w:r>
      <w:r w:rsidR="007968AE" w:rsidRPr="0067199C">
        <w:rPr>
          <w:lang w:val="en-US"/>
        </w:rPr>
        <w:t xml:space="preserve"> </w:t>
      </w:r>
      <w:r w:rsidRPr="0067199C">
        <w:rPr>
          <w:lang w:val="en-US"/>
        </w:rPr>
        <w:t>potentially preventable morbidity and LOS</w:t>
      </w:r>
      <w:r w:rsidR="007968AE" w:rsidRPr="0067199C">
        <w:rPr>
          <w:lang w:val="en-US"/>
        </w:rPr>
        <w:t>.</w:t>
      </w:r>
      <w:bookmarkEnd w:id="6"/>
      <w:r w:rsidR="007968AE" w:rsidRPr="0067199C">
        <w:rPr>
          <w:lang w:val="en-US"/>
        </w:rPr>
        <w:fldChar w:fldCharType="begin">
          <w:fldData xml:space="preserve">PEVuZE5vdGU+PENpdGU+PEF1dGhvcj5Kb3JnZW5zZW48L0F1dGhvcj48WWVhcj4yMDIxPC9ZZWFy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</w:fldData>
        </w:fldChar>
      </w:r>
      <w:r w:rsidR="00D471CD" w:rsidRPr="0067199C">
        <w:rPr>
          <w:lang w:val="en-US"/>
        </w:rPr>
        <w:instrText xml:space="preserve"> ADDIN EN.CITE </w:instrText>
      </w:r>
      <w:r w:rsidR="00D471CD" w:rsidRPr="0067199C">
        <w:rPr>
          <w:lang w:val="en-US"/>
        </w:rPr>
        <w:fldChar w:fldCharType="begin">
          <w:fldData xml:space="preserve">PEVuZE5vdGU+PENpdGU+PEF1dGhvcj5Kb3JnZW5zZW48L0F1dGhvcj48WWVhcj4yMDIxPC9ZZWFy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</w:fldData>
        </w:fldChar>
      </w:r>
      <w:r w:rsidR="00D471CD" w:rsidRPr="0067199C">
        <w:rPr>
          <w:lang w:val="en-US"/>
        </w:rPr>
        <w:instrText xml:space="preserve"> ADDIN EN.CITE.DATA </w:instrText>
      </w:r>
      <w:r w:rsidR="00D471CD" w:rsidRPr="0067199C">
        <w:rPr>
          <w:lang w:val="en-US"/>
        </w:rPr>
      </w:r>
      <w:r w:rsidR="00D471CD" w:rsidRPr="0067199C">
        <w:rPr>
          <w:lang w:val="en-US"/>
        </w:rPr>
        <w:fldChar w:fldCharType="end"/>
      </w:r>
      <w:r w:rsidR="007968AE" w:rsidRPr="0067199C">
        <w:rPr>
          <w:lang w:val="en-US"/>
        </w:rPr>
      </w:r>
      <w:r w:rsidR="007968AE" w:rsidRPr="0067199C">
        <w:rPr>
          <w:lang w:val="en-US"/>
        </w:rPr>
        <w:fldChar w:fldCharType="separate"/>
      </w:r>
      <w:r w:rsidR="007968AE" w:rsidRPr="0067199C">
        <w:rPr>
          <w:noProof/>
          <w:vertAlign w:val="superscript"/>
          <w:lang w:val="en-US"/>
        </w:rPr>
        <w:t>5-11</w:t>
      </w:r>
      <w:r w:rsidR="007968AE" w:rsidRPr="0067199C">
        <w:rPr>
          <w:lang w:val="en-US"/>
        </w:rPr>
        <w:fldChar w:fldCharType="end"/>
      </w:r>
    </w:p>
    <w:p w14:paraId="175A0926" w14:textId="37BE57E6" w:rsidR="00DE67BB" w:rsidRPr="0067199C" w:rsidRDefault="00355961">
      <w:pPr>
        <w:spacing w:line="360" w:lineRule="auto"/>
        <w:rPr>
          <w:lang w:val="en-US"/>
        </w:rPr>
      </w:pPr>
      <w:r w:rsidRPr="0067199C">
        <w:rPr>
          <w:lang w:val="en-US"/>
        </w:rPr>
        <w:t>More r</w:t>
      </w:r>
      <w:bookmarkStart w:id="7" w:name="_Hlk81388165"/>
      <w:r w:rsidRPr="0067199C">
        <w:rPr>
          <w:lang w:val="en-US"/>
        </w:rPr>
        <w:t xml:space="preserve">ecently, machine learning (ML) methods have been introduced with success in several areas of healthcare and where preliminary data suggest them to improve surgical risk prediction compared to traditional risk calculation in certain </w:t>
      </w:r>
      <w:r w:rsidR="005B2F43" w:rsidRPr="0067199C">
        <w:rPr>
          <w:lang w:val="en-US"/>
        </w:rPr>
        <w:t>anesthetic</w:t>
      </w:r>
      <w:r w:rsidRPr="0067199C">
        <w:rPr>
          <w:lang w:val="en-US"/>
        </w:rPr>
        <w:t xml:space="preserve"> and surgical conditions</w:t>
      </w:r>
      <w:bookmarkEnd w:id="7"/>
      <w:r w:rsidR="00460067" w:rsidRPr="0067199C">
        <w:rPr>
          <w:lang w:val="en-US"/>
        </w:rPr>
        <w:fldChar w:fldCharType="begin">
          <w:fldData xml:space="preserve">PEVuZE5vdGU+PENpdGU+PEF1dGhvcj5MaTwvQXV0aG9yPjxZZWFyPjIwMjE8L1llYXI+PFJlY051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</w:fldData>
        </w:fldChar>
      </w:r>
      <w:r w:rsidR="00627000">
        <w:rPr>
          <w:lang w:val="en-US"/>
        </w:rPr>
        <w:instrText xml:space="preserve"> ADDIN EN.CITE </w:instrText>
      </w:r>
      <w:r w:rsidR="00627000">
        <w:rPr>
          <w:lang w:val="en-US"/>
        </w:rPr>
        <w:fldChar w:fldCharType="begin">
          <w:fldData xml:space="preserve">PEVuZE5vdGU+PENpdGU+PEF1dGhvcj5MaTwvQXV0aG9yPjxZZWFyPjIwMjE8L1llYXI+PFJlY051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</w:fldData>
        </w:fldChar>
      </w:r>
      <w:r w:rsidR="00627000">
        <w:rPr>
          <w:lang w:val="en-US"/>
        </w:rPr>
        <w:instrText xml:space="preserve"> ADDIN EN.CITE.DATA </w:instrText>
      </w:r>
      <w:r w:rsidR="00627000">
        <w:rPr>
          <w:lang w:val="en-US"/>
        </w:rPr>
      </w:r>
      <w:r w:rsidR="00627000">
        <w:rPr>
          <w:lang w:val="en-US"/>
        </w:rPr>
        <w:fldChar w:fldCharType="end"/>
      </w:r>
      <w:r w:rsidR="00460067" w:rsidRPr="0067199C">
        <w:rPr>
          <w:lang w:val="en-US"/>
        </w:rPr>
      </w:r>
      <w:r w:rsidR="00460067" w:rsidRPr="0067199C">
        <w:rPr>
          <w:lang w:val="en-US"/>
        </w:rPr>
        <w:fldChar w:fldCharType="separate"/>
      </w:r>
      <w:r w:rsidR="00627000" w:rsidRPr="00627000">
        <w:rPr>
          <w:noProof/>
          <w:vertAlign w:val="superscript"/>
          <w:lang w:val="en-US"/>
        </w:rPr>
        <w:t>12,13</w:t>
      </w:r>
      <w:r w:rsidR="00460067" w:rsidRPr="0067199C">
        <w:rPr>
          <w:lang w:val="en-US"/>
        </w:rPr>
        <w:fldChar w:fldCharType="end"/>
      </w:r>
      <w:r w:rsidRPr="0067199C">
        <w:rPr>
          <w:lang w:val="en-US"/>
        </w:rPr>
        <w:t xml:space="preserve"> </w:t>
      </w:r>
      <w:r w:rsidR="00027BA2" w:rsidRPr="0067199C">
        <w:rPr>
          <w:lang w:val="en-US"/>
        </w:rPr>
        <w:t xml:space="preserve">This is also the case in </w:t>
      </w:r>
      <w:r w:rsidR="005B2F43">
        <w:rPr>
          <w:lang w:val="en-US"/>
        </w:rPr>
        <w:t>both THA, TKA</w:t>
      </w:r>
      <w:r w:rsidR="00027BA2" w:rsidRPr="0067199C">
        <w:rPr>
          <w:lang w:val="en-US"/>
        </w:rPr>
        <w:t xml:space="preserve"> and </w:t>
      </w:r>
      <w:proofErr w:type="spellStart"/>
      <w:r w:rsidR="00027BA2" w:rsidRPr="0067199C">
        <w:rPr>
          <w:lang w:val="en-US"/>
        </w:rPr>
        <w:t>uni</w:t>
      </w:r>
      <w:proofErr w:type="spellEnd"/>
      <w:r w:rsidR="005B2F43">
        <w:rPr>
          <w:lang w:val="en-US"/>
        </w:rPr>
        <w:t>-</w:t>
      </w:r>
      <w:r w:rsidR="00027BA2" w:rsidRPr="0067199C">
        <w:rPr>
          <w:lang w:val="en-US"/>
        </w:rPr>
        <w:t>compartmental knee replacement (UKA), where</w:t>
      </w:r>
      <w:r w:rsidRPr="0067199C">
        <w:rPr>
          <w:lang w:val="en-US"/>
        </w:rPr>
        <w:t xml:space="preserve"> several publications </w:t>
      </w:r>
      <w:r w:rsidR="00027BA2" w:rsidRPr="0067199C">
        <w:rPr>
          <w:lang w:val="en-US"/>
        </w:rPr>
        <w:t>on</w:t>
      </w:r>
      <w:r w:rsidRPr="0067199C">
        <w:rPr>
          <w:lang w:val="en-US"/>
        </w:rPr>
        <w:t xml:space="preserve"> ML</w:t>
      </w:r>
      <w:r w:rsidR="00027BA2" w:rsidRPr="0067199C">
        <w:rPr>
          <w:lang w:val="en-US"/>
        </w:rPr>
        <w:t xml:space="preserve">-algorithms for prediction of </w:t>
      </w:r>
      <w:r w:rsidRPr="0067199C">
        <w:rPr>
          <w:lang w:val="en-US"/>
        </w:rPr>
        <w:t xml:space="preserve"> LOS</w:t>
      </w:r>
      <w:r w:rsidR="00AB3970" w:rsidRPr="0067199C">
        <w:rPr>
          <w:lang w:val="en-US"/>
        </w:rPr>
        <w:fldChar w:fldCharType="begin">
          <w:fldData xml:space="preserve">PEVuZE5vdGU+PENpdGU+PEF1dGhvcj5MaTwvQXV0aG9yPjxZZWFyPjIwMjA8L1llYXI+PFJlY051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=
</w:fldData>
        </w:fldChar>
      </w:r>
      <w:r w:rsidR="00627000">
        <w:rPr>
          <w:lang w:val="en-US"/>
        </w:rPr>
        <w:instrText xml:space="preserve"> ADDIN EN.CITE </w:instrText>
      </w:r>
      <w:r w:rsidR="00627000">
        <w:rPr>
          <w:lang w:val="en-US"/>
        </w:rPr>
        <w:fldChar w:fldCharType="begin">
          <w:fldData xml:space="preserve">PEVuZE5vdGU+PENpdGU+PEF1dGhvcj5MaTwvQXV0aG9yPjxZZWFyPjIwMjA8L1llYXI+PFJlY051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=
</w:fldData>
        </w:fldChar>
      </w:r>
      <w:r w:rsidR="00627000">
        <w:rPr>
          <w:lang w:val="en-US"/>
        </w:rPr>
        <w:instrText xml:space="preserve"> ADDIN EN.CITE.DATA </w:instrText>
      </w:r>
      <w:r w:rsidR="00627000">
        <w:rPr>
          <w:lang w:val="en-US"/>
        </w:rPr>
      </w:r>
      <w:r w:rsidR="00627000">
        <w:rPr>
          <w:lang w:val="en-US"/>
        </w:rPr>
        <w:fldChar w:fldCharType="end"/>
      </w:r>
      <w:r w:rsidR="00AB3970" w:rsidRPr="0067199C">
        <w:rPr>
          <w:lang w:val="en-US"/>
        </w:rPr>
      </w:r>
      <w:r w:rsidR="00AB3970" w:rsidRPr="0067199C">
        <w:rPr>
          <w:lang w:val="en-US"/>
        </w:rPr>
        <w:fldChar w:fldCharType="separate"/>
      </w:r>
      <w:r w:rsidR="00627000" w:rsidRPr="00627000">
        <w:rPr>
          <w:noProof/>
          <w:vertAlign w:val="superscript"/>
          <w:lang w:val="en-US"/>
        </w:rPr>
        <w:t>14,15</w:t>
      </w:r>
      <w:r w:rsidR="00AB3970" w:rsidRPr="0067199C">
        <w:rPr>
          <w:lang w:val="en-US"/>
        </w:rPr>
        <w:fldChar w:fldCharType="end"/>
      </w:r>
      <w:r w:rsidRPr="0067199C">
        <w:rPr>
          <w:lang w:val="en-US"/>
        </w:rPr>
        <w:t>, complications</w:t>
      </w:r>
      <w:r w:rsidR="00E04E4D" w:rsidRPr="0067199C">
        <w:rPr>
          <w:lang w:val="en-US"/>
        </w:rPr>
        <w:t>,</w:t>
      </w:r>
      <w:r w:rsidR="00E04E4D" w:rsidRPr="0067199C">
        <w:rPr>
          <w:lang w:val="en-US"/>
        </w:rPr>
        <w:fldChar w:fldCharType="begin">
          <w:fldData xml:space="preserve">PEVuZE5vdGU+PENpdGU+PEF1dGhvcj5TaGFoPC9BdXRob3I+PFllYXI+MjAyMTwvWWVhcj48UmVj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</w:fldData>
        </w:fldChar>
      </w:r>
      <w:r w:rsidR="00E04E4D" w:rsidRPr="0067199C">
        <w:rPr>
          <w:lang w:val="en-US"/>
        </w:rPr>
        <w:instrText xml:space="preserve"> ADDIN EN.CITE </w:instrText>
      </w:r>
      <w:r w:rsidR="00E04E4D" w:rsidRPr="0067199C">
        <w:rPr>
          <w:lang w:val="en-US"/>
        </w:rPr>
        <w:fldChar w:fldCharType="begin">
          <w:fldData xml:space="preserve">PEVuZE5vdGU+PENpdGU+PEF1dGhvcj5TaGFoPC9BdXRob3I+PFllYXI+MjAyMTwvWWVhcj48UmVj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</w:fldData>
        </w:fldChar>
      </w:r>
      <w:r w:rsidR="00E04E4D" w:rsidRPr="0067199C">
        <w:rPr>
          <w:lang w:val="en-US"/>
        </w:rPr>
        <w:instrText xml:space="preserve"> ADDIN EN.CITE.DATA </w:instrText>
      </w:r>
      <w:r w:rsidR="00E04E4D" w:rsidRPr="0067199C">
        <w:rPr>
          <w:lang w:val="en-US"/>
        </w:rPr>
      </w:r>
      <w:r w:rsidR="00E04E4D" w:rsidRPr="0067199C">
        <w:rPr>
          <w:lang w:val="en-US"/>
        </w:rPr>
        <w:fldChar w:fldCharType="end"/>
      </w:r>
      <w:r w:rsidR="00E04E4D" w:rsidRPr="0067199C">
        <w:rPr>
          <w:lang w:val="en-US"/>
        </w:rPr>
      </w:r>
      <w:r w:rsidR="00E04E4D" w:rsidRPr="0067199C">
        <w:rPr>
          <w:lang w:val="en-US"/>
        </w:rPr>
        <w:fldChar w:fldCharType="separate"/>
      </w:r>
      <w:r w:rsidR="00E04E4D" w:rsidRPr="0067199C">
        <w:rPr>
          <w:noProof/>
          <w:vertAlign w:val="superscript"/>
          <w:lang w:val="en-US"/>
        </w:rPr>
        <w:t>16</w:t>
      </w:r>
      <w:r w:rsidR="00E04E4D" w:rsidRPr="0067199C">
        <w:rPr>
          <w:lang w:val="en-US"/>
        </w:rPr>
        <w:fldChar w:fldCharType="end"/>
      </w:r>
      <w:r w:rsidRPr="0067199C">
        <w:rPr>
          <w:lang w:val="en-US"/>
        </w:rPr>
        <w:t xml:space="preserve"> disability</w:t>
      </w:r>
      <w:r w:rsidR="00E04E4D" w:rsidRPr="0067199C">
        <w:rPr>
          <w:lang w:val="en-US"/>
        </w:rPr>
        <w:t>,</w:t>
      </w:r>
      <w:r w:rsidR="00E04E4D" w:rsidRPr="0067199C">
        <w:rPr>
          <w:lang w:val="en-US"/>
        </w:rPr>
        <w:fldChar w:fldCharType="begin">
          <w:fldData xml:space="preserve">PEVuZE5vdGU+PENpdGU+PEF1dGhvcj5TbmlkZXJtYW48L0F1dGhvcj48WWVhcj4yMDIxPC9ZZWFy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</w:fldData>
        </w:fldChar>
      </w:r>
      <w:r w:rsidR="00E04E4D" w:rsidRPr="0067199C">
        <w:rPr>
          <w:lang w:val="en-US"/>
        </w:rPr>
        <w:instrText xml:space="preserve"> ADDIN EN.CITE </w:instrText>
      </w:r>
      <w:r w:rsidR="00E04E4D" w:rsidRPr="0067199C">
        <w:rPr>
          <w:lang w:val="en-US"/>
        </w:rPr>
        <w:fldChar w:fldCharType="begin">
          <w:fldData xml:space="preserve">PEVuZE5vdGU+PENpdGU+PEF1dGhvcj5TbmlkZXJtYW48L0F1dGhvcj48WWVhcj4yMDIxPC9ZZWFy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</w:fldData>
        </w:fldChar>
      </w:r>
      <w:r w:rsidR="00E04E4D" w:rsidRPr="0067199C">
        <w:rPr>
          <w:lang w:val="en-US"/>
        </w:rPr>
        <w:instrText xml:space="preserve"> ADDIN EN.CITE.DATA </w:instrText>
      </w:r>
      <w:r w:rsidR="00E04E4D" w:rsidRPr="0067199C">
        <w:rPr>
          <w:lang w:val="en-US"/>
        </w:rPr>
      </w:r>
      <w:r w:rsidR="00E04E4D" w:rsidRPr="0067199C">
        <w:rPr>
          <w:lang w:val="en-US"/>
        </w:rPr>
        <w:fldChar w:fldCharType="end"/>
      </w:r>
      <w:r w:rsidR="00E04E4D" w:rsidRPr="0067199C">
        <w:rPr>
          <w:lang w:val="en-US"/>
        </w:rPr>
      </w:r>
      <w:r w:rsidR="00E04E4D" w:rsidRPr="0067199C">
        <w:rPr>
          <w:lang w:val="en-US"/>
        </w:rPr>
        <w:fldChar w:fldCharType="separate"/>
      </w:r>
      <w:r w:rsidR="00E04E4D" w:rsidRPr="0067199C">
        <w:rPr>
          <w:noProof/>
          <w:vertAlign w:val="superscript"/>
          <w:lang w:val="en-US"/>
        </w:rPr>
        <w:t>17</w:t>
      </w:r>
      <w:r w:rsidR="00E04E4D" w:rsidRPr="0067199C">
        <w:rPr>
          <w:lang w:val="en-US"/>
        </w:rPr>
        <w:fldChar w:fldCharType="end"/>
      </w:r>
      <w:r w:rsidRPr="0067199C">
        <w:rPr>
          <w:lang w:val="en-US"/>
        </w:rPr>
        <w:t xml:space="preserve"> potential outpatient setup</w:t>
      </w:r>
      <w:r w:rsidR="00E04E4D" w:rsidRPr="0067199C">
        <w:rPr>
          <w:lang w:val="en-US"/>
        </w:rPr>
        <w:t>,</w:t>
      </w:r>
      <w:r w:rsidR="00E04E4D" w:rsidRPr="0067199C">
        <w:rPr>
          <w:lang w:val="en-US"/>
        </w:rPr>
        <w:fldChar w:fldCharType="begin"/>
      </w:r>
      <w:r w:rsidR="00E04E4D" w:rsidRPr="0067199C">
        <w:rPr>
          <w:lang w:val="en-US"/>
        </w:rPr>
        <w:instrText xml:space="preserve"> ADDIN EN.CITE &lt;EndNote&gt;&lt;Cite&gt;&lt;Author&gt;Kugelman&lt;/Author&gt;&lt;Year&gt;2021&lt;/Year&gt;&lt;RecNum&gt;1251&lt;/RecNum&gt;&lt;DisplayText&gt;&lt;style face="superscript"&gt;18&lt;/style&gt;&lt;/DisplayText&gt;&lt;record&gt;&lt;rec-number&gt;1251&lt;/rec-number&gt;&lt;foreign-keys&gt;&lt;key app="EN" db-id="5zxaz90vjvrv5leds09pd0vptztx95vva0pf" timestamp="1627461598"&gt;1251&lt;/key&gt;&lt;/foreign-keys&gt;&lt;ref-type name="Journal Article"&gt;17&lt;/ref-type&gt;&lt;contributors&gt;&lt;authors&gt;&lt;author&gt;Kugelman, D. N.&lt;/author&gt;&lt;author&gt;Teo, G.&lt;/author&gt;&lt;author&gt;Huang, S.&lt;/author&gt;&lt;author&gt;Doran, M. G.&lt;/author&gt;&lt;author&gt;Singh, V.&lt;/author&gt;&lt;author&gt;Long, W. J.&lt;/author&gt;&lt;/authors&gt;&lt;/contributors&gt;&lt;auth-address&gt;New York University Langone Orthopaedic Hospital, New York, NY.&lt;/auth-address&gt;&lt;titles&gt;&lt;title&gt;A Novel Machine Learning Predictive Tool Assessing Outpatient or Inpatient Designation for Medicare Patients Undergoing Total Hip Arthroplasty&lt;/title&gt;&lt;secondary-title&gt;Arthroplast Today&lt;/secondary-title&gt;&lt;alt-title&gt;Arthroplasty today&lt;/alt-title&gt;&lt;/titles&gt;&lt;periodical&gt;&lt;full-title&gt;Arthroplast Today&lt;/full-title&gt;&lt;abbr-1&gt;Arthroplasty today&lt;/abbr-1&gt;&lt;/periodical&gt;&lt;alt-periodical&gt;&lt;full-title&gt;Arthroplast Today&lt;/full-title&gt;&lt;abbr-1&gt;Arthroplasty today&lt;/abbr-1&gt;&lt;/alt-periodical&gt;&lt;pages&gt;194-199&lt;/pages&gt;&lt;volume&gt;8&lt;/volume&gt;&lt;edition&gt;2021/05/04&lt;/edition&gt;&lt;keywords&gt;&lt;keyword&gt;Arthroplasty inpatient only&lt;/keyword&gt;&lt;keyword&gt;Medicare bundle payment&lt;/keyword&gt;&lt;keyword&gt;Medicare inpatient only list&lt;/keyword&gt;&lt;keyword&gt;Medicare total hip&lt;/keyword&gt;&lt;keyword&gt;Predictive model&lt;/keyword&gt;&lt;keyword&gt;Total hip arthroplasty&lt;/keyword&gt;&lt;/keywords&gt;&lt;dates&gt;&lt;year&gt;2021&lt;/year&gt;&lt;pub-dates&gt;&lt;date&gt;Apr&lt;/date&gt;&lt;/pub-dates&gt;&lt;/dates&gt;&lt;isbn&gt;2352-3441 (Print)&amp;#xD;2352-3441&lt;/isbn&gt;&lt;accession-num&gt;33937457&lt;/accession-num&gt;&lt;urls&gt;&lt;related-urls&gt;&lt;url&gt;https://www.ncbi.nlm.nih.gov/pmc/articles/PMC8076615/pdf/main.pdf&lt;/url&gt;&lt;/related-urls&gt;&lt;/urls&gt;&lt;custom2&gt;PMC8076615&lt;/custom2&gt;&lt;electronic-resource-num&gt;10.1016/j.artd.2021.03.001&lt;/electronic-resource-num&gt;&lt;remote-database-provider&gt;NLM&lt;/remote-database-provider&gt;&lt;language&gt;eng&lt;/language&gt;&lt;/record&gt;&lt;/Cite&gt;&lt;/EndNote&gt;</w:instrText>
      </w:r>
      <w:r w:rsidR="00E04E4D" w:rsidRPr="0067199C">
        <w:rPr>
          <w:lang w:val="en-US"/>
        </w:rPr>
        <w:fldChar w:fldCharType="separate"/>
      </w:r>
      <w:r w:rsidR="00E04E4D" w:rsidRPr="0067199C">
        <w:rPr>
          <w:noProof/>
          <w:vertAlign w:val="superscript"/>
          <w:lang w:val="en-US"/>
        </w:rPr>
        <w:t>18</w:t>
      </w:r>
      <w:r w:rsidR="00E04E4D" w:rsidRPr="0067199C">
        <w:rPr>
          <w:lang w:val="en-US"/>
        </w:rPr>
        <w:fldChar w:fldCharType="end"/>
      </w:r>
      <w:r w:rsidRPr="0067199C">
        <w:rPr>
          <w:lang w:val="en-US"/>
        </w:rPr>
        <w:t xml:space="preserve"> readmissions</w:t>
      </w:r>
      <w:r w:rsidR="00E04E4D" w:rsidRPr="0067199C">
        <w:rPr>
          <w:lang w:val="en-US"/>
        </w:rPr>
        <w:fldChar w:fldCharType="begin"/>
      </w:r>
      <w:r w:rsidR="00E04E4D" w:rsidRPr="0067199C">
        <w:rPr>
          <w:lang w:val="en-US"/>
        </w:rPr>
        <w:instrText xml:space="preserve"> ADDIN EN.CITE &lt;EndNote&gt;&lt;Cite&gt;&lt;Author&gt;Mohammadi&lt;/Author&gt;&lt;Year&gt;2020&lt;/Year&gt;&lt;RecNum&gt;1252&lt;/RecNum&gt;&lt;DisplayText&gt;&lt;style face="superscript"&gt;19&lt;/style&gt;&lt;/DisplayText&gt;&lt;record&gt;&lt;rec-number&gt;1252&lt;/rec-number&gt;&lt;foreign-keys&gt;&lt;key app="EN" db-id="5zxaz90vjvrv5leds09pd0vptztx95vva0pf" timestamp="1627461749"&gt;1252&lt;/key&gt;&lt;/foreign-keys&gt;&lt;ref-type name="Journal Article"&gt;17&lt;/ref-type&gt;&lt;contributors&gt;&lt;authors&gt;&lt;author&gt;Mohammadi, R.&lt;/author&gt;&lt;author&gt;Jain, S.&lt;/author&gt;&lt;author&gt;Namin, A. T.&lt;/author&gt;&lt;author&gt;Scholem Heller, M.&lt;/author&gt;&lt;author&gt;Palacholla, R.&lt;/author&gt;&lt;author&gt;Kamarthi, S.&lt;/author&gt;&lt;author&gt;Wallace, B.&lt;/author&gt;&lt;/authors&gt;&lt;/contributors&gt;&lt;auth-address&gt;Northeastern University, Boston, MA, United States.&amp;#xD;Tufts University School of Medicine, Boston, MA, United States.&lt;/auth-address&gt;&lt;titles&gt;&lt;title&gt;Predicting Unplanned Readmissions Following a Hip or Knee Arthroplasty: Retrospective Observational Study&lt;/title&gt;&lt;secondary-title&gt;JMIR Med Inform&lt;/secondary-title&gt;&lt;alt-title&gt;JMIR medical informatics&lt;/alt-title&gt;&lt;/titles&gt;&lt;periodical&gt;&lt;full-title&gt;JMIR Med Inform&lt;/full-title&gt;&lt;abbr-1&gt;JMIR medical informatics&lt;/abbr-1&gt;&lt;/periodical&gt;&lt;alt-periodical&gt;&lt;full-title&gt;JMIR Med Inform&lt;/full-title&gt;&lt;abbr-1&gt;JMIR medical informatics&lt;/abbr-1&gt;&lt;/alt-periodical&gt;&lt;pages&gt;e19761&lt;/pages&gt;&lt;volume&gt;8&lt;/volume&gt;&lt;number&gt;11&lt;/number&gt;&lt;edition&gt;2020/11/28&lt;/edition&gt;&lt;keywords&gt;&lt;keyword&gt;30-days readmission&lt;/keyword&gt;&lt;keyword&gt;auto ML&lt;/keyword&gt;&lt;keyword&gt;deep learning&lt;/keyword&gt;&lt;keyword&gt;electronic health records&lt;/keyword&gt;&lt;keyword&gt;hip arthroplasty&lt;/keyword&gt;&lt;keyword&gt;knee arthroplasty&lt;/keyword&gt;&lt;keyword&gt;natural language processing&lt;/keyword&gt;&lt;/keywords&gt;&lt;dates&gt;&lt;year&gt;2020&lt;/year&gt;&lt;pub-dates&gt;&lt;date&gt;Nov 27&lt;/date&gt;&lt;/pub-dates&gt;&lt;/dates&gt;&lt;isbn&gt;2291-9694 (Print)&lt;/isbn&gt;&lt;accession-num&gt;33245283&lt;/accession-num&gt;&lt;urls&gt;&lt;/urls&gt;&lt;custom2&gt;PMC7732713&lt;/custom2&gt;&lt;electronic-resource-num&gt;10.2196/19761&lt;/electronic-resource-num&gt;&lt;remote-database-provider&gt;NLM&lt;/remote-database-provider&gt;&lt;language&gt;eng&lt;/language&gt;&lt;/record&gt;&lt;/Cite&gt;&lt;/EndNote&gt;</w:instrText>
      </w:r>
      <w:r w:rsidR="00E04E4D" w:rsidRPr="0067199C">
        <w:rPr>
          <w:lang w:val="en-US"/>
        </w:rPr>
        <w:fldChar w:fldCharType="separate"/>
      </w:r>
      <w:r w:rsidR="00E04E4D" w:rsidRPr="0067199C">
        <w:rPr>
          <w:noProof/>
          <w:vertAlign w:val="superscript"/>
          <w:lang w:val="en-US"/>
        </w:rPr>
        <w:t>19</w:t>
      </w:r>
      <w:r w:rsidR="00E04E4D" w:rsidRPr="0067199C">
        <w:rPr>
          <w:lang w:val="en-US"/>
        </w:rPr>
        <w:fldChar w:fldCharType="end"/>
      </w:r>
      <w:r w:rsidRPr="0067199C">
        <w:rPr>
          <w:lang w:val="en-US"/>
        </w:rPr>
        <w:t xml:space="preserve">  or payment models</w:t>
      </w:r>
      <w:r w:rsidR="00E04E4D" w:rsidRPr="0067199C">
        <w:rPr>
          <w:lang w:val="en-US"/>
        </w:rPr>
        <w:fldChar w:fldCharType="begin">
          <w:fldData xml:space="preserve">PEVuZE5vdGU+PENpdGU+PEF1dGhvcj5SYW1rdW1hcjwvQXV0aG9yPjxZZWFyPjIwMTk8L1llYXI+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=
</w:fldData>
        </w:fldChar>
      </w:r>
      <w:r w:rsidR="00627000">
        <w:rPr>
          <w:lang w:val="en-US"/>
        </w:rPr>
        <w:instrText xml:space="preserve"> ADDIN EN.CITE </w:instrText>
      </w:r>
      <w:r w:rsidR="00627000">
        <w:rPr>
          <w:lang w:val="en-US"/>
        </w:rPr>
        <w:fldChar w:fldCharType="begin">
          <w:fldData xml:space="preserve">PEVuZE5vdGU+PENpdGU+PEF1dGhvcj5SYW1rdW1hcjwvQXV0aG9yPjxZZWFyPjIwMTk8L1llYXI+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=
</w:fldData>
        </w:fldChar>
      </w:r>
      <w:r w:rsidR="00627000">
        <w:rPr>
          <w:lang w:val="en-US"/>
        </w:rPr>
        <w:instrText xml:space="preserve"> ADDIN EN.CITE.DATA </w:instrText>
      </w:r>
      <w:r w:rsidR="00627000">
        <w:rPr>
          <w:lang w:val="en-US"/>
        </w:rPr>
      </w:r>
      <w:r w:rsidR="00627000">
        <w:rPr>
          <w:lang w:val="en-US"/>
        </w:rPr>
        <w:fldChar w:fldCharType="end"/>
      </w:r>
      <w:r w:rsidR="00E04E4D" w:rsidRPr="0067199C">
        <w:rPr>
          <w:lang w:val="en-US"/>
        </w:rPr>
      </w:r>
      <w:r w:rsidR="00E04E4D" w:rsidRPr="0067199C">
        <w:rPr>
          <w:lang w:val="en-US"/>
        </w:rPr>
        <w:fldChar w:fldCharType="separate"/>
      </w:r>
      <w:r w:rsidR="00627000" w:rsidRPr="00627000">
        <w:rPr>
          <w:noProof/>
          <w:vertAlign w:val="superscript"/>
          <w:lang w:val="en-US"/>
        </w:rPr>
        <w:t>20,21</w:t>
      </w:r>
      <w:r w:rsidR="00E04E4D" w:rsidRPr="0067199C">
        <w:rPr>
          <w:lang w:val="en-US"/>
        </w:rPr>
        <w:fldChar w:fldCharType="end"/>
      </w:r>
      <w:r w:rsidRPr="0067199C">
        <w:rPr>
          <w:lang w:val="en-US"/>
        </w:rPr>
        <w:t xml:space="preserve">, </w:t>
      </w:r>
      <w:r w:rsidR="00027BA2" w:rsidRPr="0067199C">
        <w:rPr>
          <w:lang w:val="en-US"/>
        </w:rPr>
        <w:t>have shown</w:t>
      </w:r>
      <w:r w:rsidRPr="0067199C">
        <w:rPr>
          <w:lang w:val="en-US"/>
        </w:rPr>
        <w:t xml:space="preserve"> promising predictive value compared to conventional statistical methods</w:t>
      </w:r>
      <w:r w:rsidR="00E04E4D" w:rsidRPr="0067199C">
        <w:rPr>
          <w:lang w:val="en-US"/>
        </w:rPr>
        <w:t>.</w:t>
      </w:r>
      <w:r w:rsidR="00E04E4D" w:rsidRPr="0067199C">
        <w:rPr>
          <w:lang w:val="en-US"/>
        </w:rPr>
        <w:fldChar w:fldCharType="begin">
          <w:fldData xml:space="preserve">PEVuZE5vdGU+PENpdGU+PEF1dGhvcj5IYWViZXJsZTwvQXV0aG9yPjxZZWFyPjIwMTk8L1llYXI+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</w:fldData>
        </w:fldChar>
      </w:r>
      <w:r w:rsidR="00E04E4D" w:rsidRPr="0067199C">
        <w:rPr>
          <w:lang w:val="en-US"/>
        </w:rPr>
        <w:instrText xml:space="preserve"> ADDIN EN.CITE </w:instrText>
      </w:r>
      <w:r w:rsidR="00E04E4D" w:rsidRPr="0067199C">
        <w:rPr>
          <w:lang w:val="en-US"/>
        </w:rPr>
        <w:fldChar w:fldCharType="begin">
          <w:fldData xml:space="preserve">PEVuZE5vdGU+PENpdGU+PEF1dGhvcj5IYWViZXJsZTwvQXV0aG9yPjxZZWFyPjIwMTk8L1llYXI+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</w:fldData>
        </w:fldChar>
      </w:r>
      <w:r w:rsidR="00E04E4D" w:rsidRPr="0067199C">
        <w:rPr>
          <w:lang w:val="en-US"/>
        </w:rPr>
        <w:instrText xml:space="preserve"> ADDIN EN.CITE.DATA </w:instrText>
      </w:r>
      <w:r w:rsidR="00E04E4D" w:rsidRPr="0067199C">
        <w:rPr>
          <w:lang w:val="en-US"/>
        </w:rPr>
      </w:r>
      <w:r w:rsidR="00E04E4D" w:rsidRPr="0067199C">
        <w:rPr>
          <w:lang w:val="en-US"/>
        </w:rPr>
        <w:fldChar w:fldCharType="end"/>
      </w:r>
      <w:r w:rsidR="00E04E4D" w:rsidRPr="0067199C">
        <w:rPr>
          <w:lang w:val="en-US"/>
        </w:rPr>
      </w:r>
      <w:r w:rsidR="00E04E4D" w:rsidRPr="0067199C">
        <w:rPr>
          <w:lang w:val="en-US"/>
        </w:rPr>
        <w:fldChar w:fldCharType="separate"/>
      </w:r>
      <w:r w:rsidR="00E04E4D" w:rsidRPr="0067199C">
        <w:rPr>
          <w:noProof/>
          <w:vertAlign w:val="superscript"/>
          <w:lang w:val="en-US"/>
        </w:rPr>
        <w:t>22</w:t>
      </w:r>
      <w:r w:rsidR="00E04E4D" w:rsidRPr="0067199C">
        <w:rPr>
          <w:lang w:val="en-US"/>
        </w:rPr>
        <w:fldChar w:fldCharType="end"/>
      </w:r>
      <w:r w:rsidRPr="0067199C">
        <w:rPr>
          <w:lang w:val="en-US"/>
        </w:rPr>
        <w:t xml:space="preserve"> </w:t>
      </w:r>
    </w:p>
    <w:p w14:paraId="29857420" w14:textId="391AEF22" w:rsidR="00DE67BB" w:rsidRPr="0067199C" w:rsidRDefault="00355961">
      <w:pPr>
        <w:spacing w:line="360" w:lineRule="auto"/>
        <w:rPr>
          <w:lang w:val="en-US"/>
        </w:rPr>
      </w:pPr>
      <w:r w:rsidRPr="0067199C">
        <w:rPr>
          <w:lang w:val="en-US"/>
        </w:rPr>
        <w:t>However,</w:t>
      </w:r>
      <w:r w:rsidR="0040209C" w:rsidRPr="0067199C">
        <w:rPr>
          <w:lang w:val="en-US"/>
        </w:rPr>
        <w:t xml:space="preserve"> few of such papers have </w:t>
      </w:r>
      <w:r w:rsidR="005B2F43">
        <w:rPr>
          <w:lang w:val="en-US"/>
        </w:rPr>
        <w:t xml:space="preserve">included </w:t>
      </w:r>
      <w:r w:rsidR="0040209C" w:rsidRPr="0067199C">
        <w:rPr>
          <w:lang w:val="en-US"/>
        </w:rPr>
        <w:t xml:space="preserve">enhanced recovery programs, </w:t>
      </w:r>
      <w:r w:rsidR="005B2F43">
        <w:rPr>
          <w:lang w:val="en-US"/>
        </w:rPr>
        <w:t>and</w:t>
      </w:r>
      <w:r w:rsidRPr="0067199C">
        <w:rPr>
          <w:lang w:val="en-US"/>
        </w:rPr>
        <w:t xml:space="preserve"> most are based on large database cohorts with </w:t>
      </w:r>
      <w:r w:rsidR="0040209C" w:rsidRPr="0067199C">
        <w:rPr>
          <w:lang w:val="en-US"/>
        </w:rPr>
        <w:t xml:space="preserve">the presence of risk factors and complications often </w:t>
      </w:r>
      <w:r w:rsidR="00DD7259">
        <w:rPr>
          <w:lang w:val="en-US"/>
        </w:rPr>
        <w:t>relying</w:t>
      </w:r>
      <w:r w:rsidR="0040209C" w:rsidRPr="0067199C">
        <w:rPr>
          <w:lang w:val="en-US"/>
        </w:rPr>
        <w:t xml:space="preserve"> on </w:t>
      </w:r>
      <w:r w:rsidR="005B2F43">
        <w:rPr>
          <w:lang w:val="en-US"/>
        </w:rPr>
        <w:t>administrative</w:t>
      </w:r>
      <w:r w:rsidR="0040209C" w:rsidRPr="0067199C">
        <w:rPr>
          <w:lang w:val="en-US"/>
        </w:rPr>
        <w:t xml:space="preserve"> cod</w:t>
      </w:r>
      <w:r w:rsidR="002D0DDA">
        <w:rPr>
          <w:lang w:val="en-US"/>
        </w:rPr>
        <w:t>ing</w:t>
      </w:r>
      <w:r w:rsidR="0040209C" w:rsidRPr="0067199C">
        <w:rPr>
          <w:lang w:val="en-US"/>
        </w:rPr>
        <w:t xml:space="preserve"> </w:t>
      </w:r>
      <w:r w:rsidR="00446F8D">
        <w:rPr>
          <w:lang w:val="en-US"/>
        </w:rPr>
        <w:t>with</w:t>
      </w:r>
      <w:r w:rsidR="0040209C" w:rsidRPr="0067199C">
        <w:rPr>
          <w:lang w:val="en-US"/>
        </w:rPr>
        <w:t xml:space="preserve"> </w:t>
      </w:r>
      <w:r w:rsidRPr="0067199C">
        <w:rPr>
          <w:lang w:val="en-US"/>
        </w:rPr>
        <w:t xml:space="preserve">limited information on </w:t>
      </w:r>
      <w:r w:rsidR="009A4758" w:rsidRPr="0067199C">
        <w:rPr>
          <w:lang w:val="en-US"/>
        </w:rPr>
        <w:t xml:space="preserve">perioperative care, </w:t>
      </w:r>
      <w:proofErr w:type="gramStart"/>
      <w:r w:rsidRPr="0067199C">
        <w:rPr>
          <w:lang w:val="en-US"/>
        </w:rPr>
        <w:t>follow-up</w:t>
      </w:r>
      <w:proofErr w:type="gramEnd"/>
      <w:r w:rsidRPr="0067199C">
        <w:rPr>
          <w:lang w:val="en-US"/>
        </w:rPr>
        <w:t xml:space="preserve"> and discharge </w:t>
      </w:r>
      <w:r w:rsidR="00AB6614" w:rsidRPr="0067199C">
        <w:rPr>
          <w:lang w:val="en-US"/>
        </w:rPr>
        <w:t>destination</w:t>
      </w:r>
      <w:r w:rsidR="0040209C" w:rsidRPr="0067199C">
        <w:rPr>
          <w:lang w:val="en-US"/>
        </w:rPr>
        <w:t>.</w:t>
      </w:r>
      <w:r w:rsidR="00446F8D">
        <w:rPr>
          <w:lang w:val="en-US"/>
        </w:rPr>
        <w:t xml:space="preserve"> Thus, a recent study THA and TKA within an enhanced recovery protocol and including the above information, did not find advantages of ML methods compared to logistic regression in predicting a LOS &gt; 2 days.</w:t>
      </w:r>
      <w:r w:rsidR="00446F8D">
        <w:rPr>
          <w:lang w:val="en-US"/>
        </w:rPr>
        <w:fldChar w:fldCharType="begin"/>
      </w:r>
      <w:r w:rsidR="00446F8D">
        <w:rPr>
          <w:lang w:val="en-US"/>
        </w:rPr>
        <w:instrText xml:space="preserve"> ADDIN EN.CITE &lt;EndNote&gt;&lt;Cite&gt;&lt;Author&gt;Johannesdottir&lt;/Author&gt;&lt;RecNum&gt;1322&lt;/RecNum&gt;&lt;DisplayText&gt;&lt;style face="superscript"&gt;23&lt;/style&gt;&lt;/DisplayText&gt;&lt;record&gt;&lt;rec-number&gt;1322&lt;/rec-number&gt;&lt;foreign-keys&gt;&lt;key app="EN" db-id="5zxaz90vjvrv5leds09pd0vptztx95vva0pf" timestamp="1638168618"&gt;1322&lt;/key&gt;&lt;/foreign-keys&gt;&lt;ref-type name="Journal Article"&gt;17&lt;/ref-type&gt;&lt;contributors&gt;&lt;authors&gt;&lt;author&gt;Johannesdottir, K. B.&lt;/author&gt;&lt;author&gt;Kehlet, H.&lt;/author&gt;&lt;author&gt;Petersen, B.P.&lt;/author&gt;&lt;author&gt;Aasvang, E. K.&lt;/author&gt;&lt;author&gt;Sørensen, B.D&lt;/author&gt;&lt;author&gt;Jorgensen, C.&lt;/author&gt;&lt;/authors&gt;&lt;/contributors&gt;&lt;titles&gt;&lt;title&gt;Machine learning classifiers do not improve prediction of hospitalization &amp;gt; 2 days after fast-track hip and knee arthroplasty compared&amp;#xD;with a classical statistical risk model&lt;/title&gt;&lt;secondary-title&gt;acta Orthop&lt;/secondary-title&gt;&lt;/titles&gt;&lt;periodical&gt;&lt;full-title&gt;Acta Orthop&lt;/full-title&gt;&lt;abbr-1&gt;Acta orthopaedica&lt;/abbr-1&gt;&lt;/periodical&gt;&lt;volume&gt;in press&lt;/volume&gt;&lt;dates&gt;&lt;pub-dates&gt;&lt;date&gt;2021&lt;/date&gt;&lt;/pub-dates&gt;&lt;/dates&gt;&lt;urls&gt;&lt;/urls&gt;&lt;/record&gt;&lt;/Cite&gt;&lt;/EndNote&gt;</w:instrText>
      </w:r>
      <w:r w:rsidR="00446F8D">
        <w:rPr>
          <w:lang w:val="en-US"/>
        </w:rPr>
        <w:fldChar w:fldCharType="separate"/>
      </w:r>
      <w:r w:rsidR="00446F8D" w:rsidRPr="00446F8D">
        <w:rPr>
          <w:noProof/>
          <w:vertAlign w:val="superscript"/>
          <w:lang w:val="en-US"/>
        </w:rPr>
        <w:t>23</w:t>
      </w:r>
      <w:r w:rsidR="00446F8D">
        <w:rPr>
          <w:lang w:val="en-US"/>
        </w:rPr>
        <w:fldChar w:fldCharType="end"/>
      </w:r>
      <w:r w:rsidR="00446F8D">
        <w:rPr>
          <w:lang w:val="en-US"/>
        </w:rPr>
        <w:t xml:space="preserve"> Nonetheless, </w:t>
      </w:r>
      <w:r w:rsidRPr="0067199C">
        <w:rPr>
          <w:lang w:val="en-US"/>
        </w:rPr>
        <w:t xml:space="preserve"> ML predictive models </w:t>
      </w:r>
      <w:r w:rsidR="00446F8D">
        <w:rPr>
          <w:lang w:val="en-US"/>
        </w:rPr>
        <w:t xml:space="preserve">remain </w:t>
      </w:r>
      <w:r w:rsidRPr="0067199C">
        <w:rPr>
          <w:lang w:val="en-US"/>
        </w:rPr>
        <w:t xml:space="preserve">promising and could provide an improved basis for identifying a potential “high-risk” surgical population who may benefit from more </w:t>
      </w:r>
      <w:r w:rsidR="00146272" w:rsidRPr="0067199C">
        <w:rPr>
          <w:lang w:val="en-US"/>
        </w:rPr>
        <w:t>ext</w:t>
      </w:r>
      <w:r w:rsidRPr="0067199C">
        <w:rPr>
          <w:lang w:val="en-US"/>
        </w:rPr>
        <w:t>ensive preoperative evaluation and postoperative medical care.</w:t>
      </w:r>
    </w:p>
    <w:p w14:paraId="499F910A" w14:textId="5BC7BE8C" w:rsidR="00DE67BB" w:rsidRPr="0067199C" w:rsidRDefault="00355961" w:rsidP="00E04E4D">
      <w:pPr>
        <w:spacing w:line="360" w:lineRule="auto"/>
        <w:rPr>
          <w:lang w:val="en-US"/>
        </w:rPr>
      </w:pPr>
      <w:r w:rsidRPr="0067199C">
        <w:rPr>
          <w:lang w:val="en-US"/>
        </w:rPr>
        <w:t xml:space="preserve">Consequently, </w:t>
      </w:r>
      <w:r w:rsidR="009A33FF" w:rsidRPr="0067199C">
        <w:rPr>
          <w:lang w:val="en-US"/>
        </w:rPr>
        <w:t xml:space="preserve">we </w:t>
      </w:r>
      <w:r w:rsidR="00DF30E5">
        <w:rPr>
          <w:lang w:val="en-US"/>
        </w:rPr>
        <w:t xml:space="preserve">analyzed </w:t>
      </w:r>
      <w:r w:rsidR="00DF30E5" w:rsidRPr="0067199C">
        <w:rPr>
          <w:lang w:val="en-US"/>
        </w:rPr>
        <w:t xml:space="preserve">whether a ML-algorithm </w:t>
      </w:r>
      <w:r w:rsidR="00DF30E5">
        <w:rPr>
          <w:lang w:val="en-US"/>
        </w:rPr>
        <w:t>was</w:t>
      </w:r>
      <w:r w:rsidR="00DF30E5" w:rsidRPr="0067199C">
        <w:rPr>
          <w:lang w:val="en-US"/>
        </w:rPr>
        <w:t xml:space="preserve"> able to improve </w:t>
      </w:r>
      <w:r w:rsidR="00DF30E5">
        <w:rPr>
          <w:lang w:val="en-US"/>
        </w:rPr>
        <w:t xml:space="preserve">preoperative </w:t>
      </w:r>
      <w:r w:rsidR="00DF30E5" w:rsidRPr="0067199C">
        <w:rPr>
          <w:lang w:val="en-US"/>
        </w:rPr>
        <w:t>prediction of medical complications resulting in prolonged LOS and readmissions compared to a traditional logistic regression model</w:t>
      </w:r>
      <w:r w:rsidR="00D57BF2">
        <w:rPr>
          <w:lang w:val="en-US"/>
        </w:rPr>
        <w:t xml:space="preserve"> </w:t>
      </w:r>
      <w:r w:rsidR="00DF30E5">
        <w:rPr>
          <w:lang w:val="en-US"/>
        </w:rPr>
        <w:t xml:space="preserve">in </w:t>
      </w:r>
      <w:r w:rsidR="00C12E31" w:rsidRPr="0067199C">
        <w:rPr>
          <w:lang w:val="en-US"/>
        </w:rPr>
        <w:t xml:space="preserve">a </w:t>
      </w:r>
      <w:r w:rsidRPr="0067199C">
        <w:rPr>
          <w:lang w:val="en-US"/>
        </w:rPr>
        <w:t xml:space="preserve">large, consecutive cohort </w:t>
      </w:r>
      <w:r w:rsidR="00D57BF2">
        <w:rPr>
          <w:lang w:val="en-US"/>
        </w:rPr>
        <w:t xml:space="preserve">of patients having </w:t>
      </w:r>
      <w:r w:rsidRPr="0067199C">
        <w:rPr>
          <w:lang w:val="en-US"/>
        </w:rPr>
        <w:t xml:space="preserve">fast-track </w:t>
      </w:r>
      <w:r w:rsidR="00AB6614" w:rsidRPr="0067199C">
        <w:rPr>
          <w:lang w:val="en-US"/>
        </w:rPr>
        <w:lastRenderedPageBreak/>
        <w:t>THA/TKA</w:t>
      </w:r>
      <w:r w:rsidRPr="0067199C">
        <w:rPr>
          <w:lang w:val="en-US"/>
        </w:rPr>
        <w:t xml:space="preserve"> in a national public health</w:t>
      </w:r>
      <w:r w:rsidR="009A33FF" w:rsidRPr="0067199C">
        <w:rPr>
          <w:lang w:val="en-US"/>
        </w:rPr>
        <w:t>-</w:t>
      </w:r>
      <w:r w:rsidRPr="0067199C">
        <w:rPr>
          <w:lang w:val="en-US"/>
        </w:rPr>
        <w:t>care system</w:t>
      </w:r>
      <w:r w:rsidR="00DF30E5">
        <w:rPr>
          <w:lang w:val="en-US"/>
        </w:rPr>
        <w:t>.</w:t>
      </w:r>
      <w:r w:rsidR="009A33FF" w:rsidRPr="0067199C">
        <w:rPr>
          <w:lang w:val="en-US"/>
        </w:rPr>
        <w:fldChar w:fldCharType="begin"/>
      </w:r>
      <w:r w:rsidR="009A33FF" w:rsidRPr="0067199C">
        <w:rPr>
          <w:lang w:val="en-US"/>
        </w:rPr>
        <w:instrText xml:space="preserve"> ADDIN EN.CITE &lt;EndNote&gt;&lt;Cite&gt;&lt;Author&gt;Petersen&lt;/Author&gt;&lt;Year&gt;2020&lt;/Year&gt;&lt;RecNum&gt;1165&lt;/RecNum&gt;&lt;DisplayText&gt;&lt;style face="superscript"&gt;1&lt;/style&gt;&lt;/DisplayText&gt;&lt;record&gt;&lt;rec-number&gt;1165&lt;/rec-number&gt;&lt;foreign-keys&gt;&lt;key app="EN" db-id="5zxaz90vjvrv5leds09pd0vptztx95vva0pf" timestamp="1607362891"&gt;1165&lt;/key&gt;&lt;/foreign-keys&gt;&lt;ref-type name="Journal Article"&gt;17&lt;/ref-type&gt;&lt;contributors&gt;&lt;authors&gt;&lt;author&gt;Petersen, P. B.&lt;/author&gt;&lt;author&gt;Kehlet, H.&lt;/author&gt;&lt;author&gt;Jørgensen, C. C.&lt;/author&gt;&lt;/authors&gt;&lt;/contributors&gt;&lt;auth-address&gt;Section for Surgical Pathophysiology, 7621, Copenhagen University Hospital, Rigshospitalet, Blegdamsvej 9, 2100, Copenhagen, Denmark. Pelle.Petersen.01@regionh.dk.&amp;#xD;Section for Surgical Pathophysiology, 7621, Copenhagen University Hospital, Rigshospitalet, Blegdamsvej 9, 2100, Copenhagen, Denmark.&amp;#xD;Lundbeck Foundation Centre for Fast-Track Hip and Knee Arthroplasty, Copenhagen, Denmark.&lt;/auth-address&gt;&lt;titles&gt;&lt;title&gt;Improvement in fast-track hip and knee arthroplasty: a prospective multicentre study of 36,935 procedures from 2010 to 2017&lt;/title&gt;&lt;secondary-title&gt;Sci Rep&lt;/secondary-title&gt;&lt;alt-title&gt;Scientific reports&lt;/alt-title&gt;&lt;/titles&gt;&lt;periodical&gt;&lt;full-title&gt;Sci Rep&lt;/full-title&gt;&lt;abbr-1&gt;Scientific reports&lt;/abbr-1&gt;&lt;/periodical&gt;&lt;alt-periodical&gt;&lt;full-title&gt;Sci Rep&lt;/full-title&gt;&lt;abbr-1&gt;Scientific reports&lt;/abbr-1&gt;&lt;/alt-periodical&gt;&lt;pages&gt;21233&lt;/pages&gt;&lt;volume&gt;10&lt;/volume&gt;&lt;number&gt;1&lt;/number&gt;&lt;edition&gt;2020/12/06&lt;/edition&gt;&lt;dates&gt;&lt;year&gt;2020&lt;/year&gt;&lt;pub-dates&gt;&lt;date&gt;Dec 4&lt;/date&gt;&lt;/pub-dates&gt;&lt;/dates&gt;&lt;isbn&gt;2045-2322&lt;/isbn&gt;&lt;accession-num&gt;33277508&lt;/accession-num&gt;&lt;urls&gt;&lt;related-urls&gt;&lt;url&gt;https://www.nature.com/articles/s41598-020-77127-6.pdf&lt;/url&gt;&lt;/related-urls&gt;&lt;/urls&gt;&lt;electronic-resource-num&gt;10.1038/s41598-020-77127-6&lt;/electronic-resource-num&gt;&lt;remote-database-provider&gt;NLM&lt;/remote-database-provider&gt;&lt;language&gt;eng&lt;/language&gt;&lt;/record&gt;&lt;/Cite&gt;&lt;/EndNote&gt;</w:instrText>
      </w:r>
      <w:r w:rsidR="009A33FF" w:rsidRPr="0067199C">
        <w:rPr>
          <w:lang w:val="en-US"/>
        </w:rPr>
        <w:fldChar w:fldCharType="separate"/>
      </w:r>
      <w:r w:rsidR="009A33FF" w:rsidRPr="0067199C">
        <w:rPr>
          <w:noProof/>
          <w:vertAlign w:val="superscript"/>
          <w:lang w:val="en-US"/>
        </w:rPr>
        <w:t>1</w:t>
      </w:r>
      <w:r w:rsidR="009A33FF" w:rsidRPr="0067199C">
        <w:rPr>
          <w:lang w:val="en-US"/>
        </w:rPr>
        <w:fldChar w:fldCharType="end"/>
      </w:r>
      <w:r w:rsidR="00DF30E5">
        <w:rPr>
          <w:lang w:val="en-US"/>
        </w:rPr>
        <w:t xml:space="preserve"> In addition to well-defined </w:t>
      </w:r>
      <w:r w:rsidR="00D57BF2">
        <w:rPr>
          <w:lang w:val="en-US"/>
        </w:rPr>
        <w:t xml:space="preserve">patient-reported </w:t>
      </w:r>
      <w:r w:rsidR="00DF30E5">
        <w:rPr>
          <w:lang w:val="en-US"/>
        </w:rPr>
        <w:t>preoperative risk-factors</w:t>
      </w:r>
      <w:r w:rsidR="00D57BF2">
        <w:rPr>
          <w:lang w:val="en-US"/>
        </w:rPr>
        <w:t>,</w:t>
      </w:r>
      <w:r w:rsidR="00DF30E5">
        <w:rPr>
          <w:lang w:val="en-US"/>
        </w:rPr>
        <w:t xml:space="preserve"> we included information on reimbursed prescriptions </w:t>
      </w:r>
      <w:r w:rsidR="00D57BF2">
        <w:rPr>
          <w:lang w:val="en-US"/>
        </w:rPr>
        <w:t xml:space="preserve">6 months prior to surgery </w:t>
      </w:r>
      <w:r w:rsidR="00DF30E5">
        <w:rPr>
          <w:lang w:val="en-US"/>
        </w:rPr>
        <w:t>using a nationwide registry</w:t>
      </w:r>
      <w:r w:rsidR="00D57BF2">
        <w:rPr>
          <w:lang w:val="en-US"/>
        </w:rPr>
        <w:t>.</w:t>
      </w:r>
      <w:r w:rsidR="00D57BF2">
        <w:rPr>
          <w:lang w:val="en-US"/>
        </w:rPr>
        <w:fldChar w:fldCharType="begin"/>
      </w:r>
      <w:r w:rsidR="00446F8D">
        <w:rPr>
          <w:lang w:val="en-US"/>
        </w:rPr>
        <w:instrText xml:space="preserve"> ADDIN EN.CITE &lt;EndNote&gt;&lt;Cite&gt;&lt;Author&gt;Johannesdottir&lt;/Author&gt;&lt;Year&gt;2012&lt;/Year&gt;&lt;RecNum&gt;323&lt;/RecNum&gt;&lt;DisplayText&gt;&lt;style face="superscript"&gt;24&lt;/style&gt;&lt;/DisplayText&gt;&lt;record&gt;&lt;rec-number&gt;323&lt;/rec-number&gt;&lt;foreign-keys&gt;&lt;key app="EN" db-id="5zxaz90vjvrv5leds09pd0vptztx95vva0pf" timestamp="1517231664"&gt;323&lt;/key&gt;&lt;/foreign-keys&gt;&lt;ref-type name="Journal Article"&gt;17&lt;/ref-type&gt;&lt;contributors&gt;&lt;authors&gt;&lt;author&gt;Johannesdottir, S. A.&lt;/author&gt;&lt;author&gt;Horvath-Puho, E.&lt;/author&gt;&lt;author&gt;Ehrenstein, V.&lt;/author&gt;&lt;author&gt;Schmidt, M.&lt;/author&gt;&lt;author&gt;Pedersen, L.&lt;/author&gt;&lt;author&gt;Sorensen, H. T.&lt;/author&gt;&lt;/authors&gt;&lt;/contributors&gt;&lt;auth-address&gt;Department of Clinical Epidemiology, Institute of Clinical Medicine, Aarhus University Hospital, Aarhus, Denmark&lt;/auth-address&gt;&lt;titles&gt;&lt;title&gt;Existing data sources for clinical epidemiology: The Danish National Database of Reimbursed Prescriptions&lt;/title&gt;&lt;secondary-title&gt;Clin.Epidemiol.&lt;/secondary-title&gt;&lt;/titles&gt;&lt;periodical&gt;&lt;full-title&gt;Clin.Epidemiol.&lt;/full-title&gt;&lt;/periodical&gt;&lt;pages&gt;303-313&lt;/pages&gt;&lt;volume&gt;4&lt;/volume&gt;&lt;reprint-edition&gt;NOT IN FILE&lt;/reprint-edition&gt;&lt;keywords&gt;&lt;keyword&gt;Denmark&lt;/keyword&gt;&lt;keyword&gt;drug effects&lt;/keyword&gt;&lt;keyword&gt;epidemiology&lt;/keyword&gt;&lt;keyword&gt;Medical Records&lt;/keyword&gt;&lt;keyword&gt;Registries&lt;/keyword&gt;&lt;keyword&gt;Research&lt;/keyword&gt;&lt;keyword&gt;Time&lt;/keyword&gt;&lt;/keywords&gt;&lt;dates&gt;&lt;year&gt;2012&lt;/year&gt;&lt;/dates&gt;&lt;work-type&gt;10.2147/CLEP.S37587 doi ;clep-4-303 pii&lt;/work-type&gt;&lt;urls&gt;&lt;related-urls&gt;&lt;url&gt;PM:23204870&lt;/url&gt;&lt;url&gt;https://www.dovepress.com/getfile.php?fileID=14474&lt;/url&gt;&lt;/related-urls&gt;&lt;/urls&gt;&lt;/record&gt;&lt;/Cite&gt;&lt;/EndNote&gt;</w:instrText>
      </w:r>
      <w:r w:rsidR="00D57BF2">
        <w:rPr>
          <w:lang w:val="en-US"/>
        </w:rPr>
        <w:fldChar w:fldCharType="separate"/>
      </w:r>
      <w:r w:rsidR="00446F8D" w:rsidRPr="00446F8D">
        <w:rPr>
          <w:noProof/>
          <w:vertAlign w:val="superscript"/>
          <w:lang w:val="en-US"/>
        </w:rPr>
        <w:t>24</w:t>
      </w:r>
      <w:r w:rsidR="00D57BF2">
        <w:rPr>
          <w:lang w:val="en-US"/>
        </w:rPr>
        <w:fldChar w:fldCharType="end"/>
      </w:r>
      <w:r w:rsidR="00AB6614" w:rsidRPr="0067199C">
        <w:rPr>
          <w:lang w:val="en-US"/>
        </w:rPr>
        <w:t xml:space="preserve"> </w:t>
      </w:r>
    </w:p>
    <w:p w14:paraId="098C099F" w14:textId="77777777" w:rsidR="00DE67BB" w:rsidRPr="0067199C" w:rsidRDefault="00355961">
      <w:pPr>
        <w:pStyle w:val="Overskrift1"/>
        <w:rPr>
          <w:lang w:val="en-US"/>
        </w:rPr>
      </w:pPr>
      <w:bookmarkStart w:id="8" w:name="_ikpsx5rv2zs0" w:colFirst="0" w:colLast="0"/>
      <w:bookmarkEnd w:id="8"/>
      <w:r w:rsidRPr="0067199C">
        <w:rPr>
          <w:lang w:val="en-US"/>
        </w:rPr>
        <w:t>Method</w:t>
      </w:r>
    </w:p>
    <w:p w14:paraId="58AB07A6" w14:textId="21F064FA" w:rsidR="00E04E4D" w:rsidRPr="0067199C" w:rsidRDefault="00355961" w:rsidP="00E04E4D">
      <w:pPr>
        <w:spacing w:line="360" w:lineRule="auto"/>
        <w:rPr>
          <w:rFonts w:eastAsia="Arial Unicode MS"/>
          <w:lang w:val="en-US"/>
        </w:rPr>
      </w:pPr>
      <w:r w:rsidRPr="0067199C">
        <w:rPr>
          <w:lang w:val="en-US"/>
        </w:rPr>
        <w:br/>
      </w:r>
      <w:r w:rsidR="00844A1E" w:rsidRPr="0067199C">
        <w:rPr>
          <w:lang w:val="en-US"/>
        </w:rPr>
        <w:t>Reporting of the study is done in accordance with the Transparent reporting of multivariable prediction model for individual prognosis or diagnosis (TRIPOD) statement</w:t>
      </w:r>
      <w:r w:rsidR="00844A1E" w:rsidRPr="0067199C">
        <w:rPr>
          <w:lang w:val="en-US"/>
        </w:rPr>
        <w:fldChar w:fldCharType="begin"/>
      </w:r>
      <w:r w:rsidR="00446F8D">
        <w:rPr>
          <w:lang w:val="en-US"/>
        </w:rPr>
        <w:instrText xml:space="preserve"> ADDIN EN.CITE &lt;EndNote&gt;&lt;Cite&gt;&lt;Author&gt;Moons&lt;/Author&gt;&lt;Year&gt;2015&lt;/Year&gt;&lt;RecNum&gt;1211&lt;/RecNum&gt;&lt;DisplayText&gt;&lt;style face="superscript"&gt;25&lt;/style&gt;&lt;/DisplayText&gt;&lt;record&gt;&lt;rec-number&gt;1211&lt;/rec-number&gt;&lt;foreign-keys&gt;&lt;key app="EN" db-id="5zxaz90vjvrv5leds09pd0vptztx95vva0pf" timestamp="1621441792"&gt;1211&lt;/key&gt;&lt;/foreign-keys&gt;&lt;ref-type name="Journal Article"&gt;17&lt;/ref-type&gt;&lt;contributors&gt;&lt;authors&gt;&lt;author&gt;Moons, K. G.&lt;/author&gt;&lt;author&gt;Altman, D. G.&lt;/author&gt;&lt;author&gt;Reitsma, J. B.&lt;/author&gt;&lt;author&gt;Ioannidis, J. P.&lt;/author&gt;&lt;author&gt;Macaskill, P.&lt;/author&gt;&lt;author&gt;Steyerberg, E. W.&lt;/author&gt;&lt;author&gt;Vickers, A. J.&lt;/author&gt;&lt;author&gt;Ransohoff, D. F.&lt;/author&gt;&lt;author&gt;Collins, G. S.&lt;/author&gt;&lt;/authors&gt;&lt;/contributors&gt;&lt;titles&gt;&lt;title&gt;Transparent Reporting of a multivariable prediction model for Individual Prognosis or Diagnosis (TRIPOD): explanation and elaboration&lt;/title&gt;&lt;secondary-title&gt;Ann Intern Med&lt;/secondary-title&gt;&lt;alt-title&gt;Annals of internal medicine&lt;/alt-title&gt;&lt;/titles&gt;&lt;periodical&gt;&lt;full-title&gt;Ann Intern Med&lt;/full-title&gt;&lt;abbr-1&gt;Annals of internal medicine&lt;/abbr-1&gt;&lt;/periodical&gt;&lt;alt-periodical&gt;&lt;full-title&gt;Ann Intern Med&lt;/full-title&gt;&lt;abbr-1&gt;Annals of internal medicine&lt;/abbr-1&gt;&lt;/alt-periodical&gt;&lt;pages&gt;W1-73&lt;/pages&gt;&lt;volume&gt;162&lt;/volume&gt;&lt;number&gt;1&lt;/number&gt;&lt;edition&gt;2015/01/07&lt;/edition&gt;&lt;keywords&gt;&lt;keyword&gt;Checklist&lt;/keyword&gt;&lt;keyword&gt;*Decision Support Techniques&lt;/keyword&gt;&lt;keyword&gt;*Diagnosis&lt;/keyword&gt;&lt;keyword&gt;Guidelines as Topic&lt;/keyword&gt;&lt;keyword&gt;Humans&lt;/keyword&gt;&lt;keyword&gt;*Models, Statistical&lt;/keyword&gt;&lt;keyword&gt;Multivariate Analysis&lt;/keyword&gt;&lt;keyword&gt;*Prognosis&lt;/keyword&gt;&lt;keyword&gt;Publishing/*standards&lt;/keyword&gt;&lt;keyword&gt;Reproducibility of Results&lt;/keyword&gt;&lt;/keywords&gt;&lt;dates&gt;&lt;year&gt;2015&lt;/year&gt;&lt;pub-dates&gt;&lt;date&gt;Jan 6&lt;/date&gt;&lt;/pub-dates&gt;&lt;/dates&gt;&lt;isbn&gt;0003-4819&lt;/isbn&gt;&lt;accession-num&gt;25560730&lt;/accession-num&gt;&lt;urls&gt;&lt;/urls&gt;&lt;electronic-resource-num&gt;10.7326/m14-0698&lt;/electronic-resource-num&gt;&lt;remote-database-provider&gt;NLM&lt;/remote-database-provider&gt;&lt;language&gt;eng&lt;/language&gt;&lt;/record&gt;&lt;/Cite&gt;&lt;/EndNote&gt;</w:instrText>
      </w:r>
      <w:r w:rsidR="00844A1E" w:rsidRPr="0067199C">
        <w:rPr>
          <w:lang w:val="en-US"/>
        </w:rPr>
        <w:fldChar w:fldCharType="separate"/>
      </w:r>
      <w:r w:rsidR="00446F8D" w:rsidRPr="00446F8D">
        <w:rPr>
          <w:noProof/>
          <w:vertAlign w:val="superscript"/>
          <w:lang w:val="en-US"/>
        </w:rPr>
        <w:t>25</w:t>
      </w:r>
      <w:r w:rsidR="00844A1E" w:rsidRPr="0067199C">
        <w:rPr>
          <w:lang w:val="en-US"/>
        </w:rPr>
        <w:fldChar w:fldCharType="end"/>
      </w:r>
      <w:r w:rsidR="00844A1E" w:rsidRPr="0067199C">
        <w:rPr>
          <w:lang w:val="en-US"/>
        </w:rPr>
        <w:t xml:space="preserve"> and the Clinical AI Research (CAIR) checklist proposal.</w:t>
      </w:r>
      <w:r w:rsidR="00844A1E" w:rsidRPr="0067199C">
        <w:rPr>
          <w:lang w:val="en-US"/>
        </w:rPr>
        <w:fldChar w:fldCharType="begin">
          <w:fldData xml:space="preserve">PEVuZE5vdGU+PENpdGU+PEF1dGhvcj5PbGN6YWs8L0F1dGhvcj48WWVhcj4yMDIxPC9ZZWFyPjxS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=
</w:fldData>
        </w:fldChar>
      </w:r>
      <w:r w:rsidR="00446F8D">
        <w:rPr>
          <w:lang w:val="en-US"/>
        </w:rPr>
        <w:instrText xml:space="preserve"> ADDIN EN.CITE </w:instrText>
      </w:r>
      <w:r w:rsidR="00446F8D">
        <w:rPr>
          <w:lang w:val="en-US"/>
        </w:rPr>
        <w:fldChar w:fldCharType="begin">
          <w:fldData xml:space="preserve">PEVuZE5vdGU+PENpdGU+PEF1dGhvcj5PbGN6YWs8L0F1dGhvcj48WWVhcj4yMDIxPC9ZZWFyPjxS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=
</w:fldData>
        </w:fldChar>
      </w:r>
      <w:r w:rsidR="00446F8D">
        <w:rPr>
          <w:lang w:val="en-US"/>
        </w:rPr>
        <w:instrText xml:space="preserve"> ADDIN EN.CITE.DATA </w:instrText>
      </w:r>
      <w:r w:rsidR="00446F8D">
        <w:rPr>
          <w:lang w:val="en-US"/>
        </w:rPr>
      </w:r>
      <w:r w:rsidR="00446F8D">
        <w:rPr>
          <w:lang w:val="en-US"/>
        </w:rPr>
        <w:fldChar w:fldCharType="end"/>
      </w:r>
      <w:r w:rsidR="00844A1E" w:rsidRPr="0067199C">
        <w:rPr>
          <w:lang w:val="en-US"/>
        </w:rPr>
        <w:fldChar w:fldCharType="separate"/>
      </w:r>
      <w:r w:rsidR="00446F8D" w:rsidRPr="00446F8D">
        <w:rPr>
          <w:noProof/>
          <w:vertAlign w:val="superscript"/>
          <w:lang w:val="en-US"/>
        </w:rPr>
        <w:t>26</w:t>
      </w:r>
      <w:r w:rsidR="00844A1E" w:rsidRPr="0067199C">
        <w:rPr>
          <w:lang w:val="en-US"/>
        </w:rPr>
        <w:fldChar w:fldCharType="end"/>
      </w:r>
      <w:r w:rsidR="00844A1E" w:rsidRPr="0067199C">
        <w:rPr>
          <w:lang w:val="en-US"/>
        </w:rPr>
        <w:br/>
        <w:t>The</w:t>
      </w:r>
      <w:r w:rsidRPr="0067199C">
        <w:rPr>
          <w:lang w:val="en-US"/>
        </w:rPr>
        <w:t xml:space="preserve"> study is based on the Centre for Fast-track Hip and Knee Replacement database which </w:t>
      </w:r>
      <w:r w:rsidR="00AB6614" w:rsidRPr="0067199C">
        <w:rPr>
          <w:lang w:val="en-US"/>
        </w:rPr>
        <w:t>is</w:t>
      </w:r>
      <w:r w:rsidRPr="0067199C">
        <w:rPr>
          <w:lang w:val="en-US"/>
        </w:rPr>
        <w:t xml:space="preserve"> a prospective database on preoperative patient characteristics </w:t>
      </w:r>
      <w:r w:rsidR="00AB6614" w:rsidRPr="0067199C">
        <w:rPr>
          <w:lang w:val="en-US"/>
        </w:rPr>
        <w:t xml:space="preserve">and </w:t>
      </w:r>
      <w:r w:rsidR="00E04E4D" w:rsidRPr="0067199C">
        <w:rPr>
          <w:lang w:val="en-US"/>
        </w:rPr>
        <w:t xml:space="preserve">enrolling </w:t>
      </w:r>
      <w:r w:rsidR="00AB6614" w:rsidRPr="0067199C">
        <w:rPr>
          <w:lang w:val="en-US"/>
        </w:rPr>
        <w:t>consecutive patients</w:t>
      </w:r>
      <w:r w:rsidR="00E04E4D" w:rsidRPr="0067199C">
        <w:rPr>
          <w:lang w:val="en-US"/>
        </w:rPr>
        <w:t xml:space="preserve"> </w:t>
      </w:r>
      <w:r w:rsidR="00BC3ECD">
        <w:rPr>
          <w:lang w:val="en-US"/>
        </w:rPr>
        <w:t xml:space="preserve">from 7 departments </w:t>
      </w:r>
      <w:r w:rsidR="00E04E4D" w:rsidRPr="0067199C">
        <w:rPr>
          <w:lang w:val="en-US"/>
        </w:rPr>
        <w:t>between 2010 and 2017</w:t>
      </w:r>
      <w:r w:rsidRPr="0067199C">
        <w:rPr>
          <w:lang w:val="en-US"/>
        </w:rPr>
        <w:t>. The database is registered on ClinicalTrials.gov as a study registry (NCT01515670</w:t>
      </w:r>
      <w:r w:rsidRPr="0067199C">
        <w:rPr>
          <w:shd w:val="clear" w:color="auto" w:fill="E9F0FF"/>
          <w:lang w:val="en-US"/>
        </w:rPr>
        <w:t>)</w:t>
      </w:r>
      <w:r w:rsidRPr="0067199C">
        <w:rPr>
          <w:lang w:val="en-US"/>
        </w:rPr>
        <w:t xml:space="preserve">. </w:t>
      </w:r>
      <w:r w:rsidR="005F276F" w:rsidRPr="0067199C">
        <w:rPr>
          <w:lang w:val="en-US"/>
        </w:rPr>
        <w:t>Permission to review and store information from medical records without informed consent was acquired from Center for Regional Development</w:t>
      </w:r>
      <w:r w:rsidR="008B039D" w:rsidRPr="0067199C">
        <w:rPr>
          <w:lang w:val="en-US"/>
        </w:rPr>
        <w:t xml:space="preserve"> (R-20073405) and the Danish Data Protection Agency (RH-2007-30-0623).</w:t>
      </w:r>
      <w:r w:rsidR="005F276F" w:rsidRPr="0067199C">
        <w:rPr>
          <w:lang w:val="en-US"/>
        </w:rPr>
        <w:t xml:space="preserve"> </w:t>
      </w:r>
      <w:r w:rsidR="00E04E4D" w:rsidRPr="0067199C">
        <w:rPr>
          <w:lang w:val="en-US"/>
        </w:rPr>
        <w:t>Patient</w:t>
      </w:r>
      <w:r w:rsidR="008B039D" w:rsidRPr="0067199C">
        <w:rPr>
          <w:lang w:val="en-US"/>
        </w:rPr>
        <w:t>s</w:t>
      </w:r>
      <w:r w:rsidR="00E04E4D" w:rsidRPr="0067199C">
        <w:rPr>
          <w:lang w:val="en-US"/>
        </w:rPr>
        <w:t xml:space="preserve"> completed the preoperative questionnaire with nurse assistance if needed and a</w:t>
      </w:r>
      <w:r w:rsidRPr="0067199C">
        <w:rPr>
          <w:rFonts w:eastAsia="Arial Unicode MS"/>
          <w:lang w:val="en-US"/>
        </w:rPr>
        <w:t>dditional information on</w:t>
      </w:r>
      <w:r w:rsidR="00E04E4D" w:rsidRPr="0067199C">
        <w:rPr>
          <w:rFonts w:eastAsia="Arial Unicode MS"/>
          <w:lang w:val="en-US"/>
        </w:rPr>
        <w:t xml:space="preserve"> </w:t>
      </w:r>
      <w:r w:rsidR="00C12E31" w:rsidRPr="0067199C">
        <w:rPr>
          <w:rFonts w:eastAsia="Arial Unicode MS"/>
          <w:lang w:val="en-US"/>
        </w:rPr>
        <w:t>reimbursed prescriptions 6 months prior to surgery</w:t>
      </w:r>
      <w:r w:rsidRPr="0067199C">
        <w:rPr>
          <w:rFonts w:eastAsia="Arial Unicode MS"/>
          <w:lang w:val="en-US"/>
        </w:rPr>
        <w:t xml:space="preserve"> </w:t>
      </w:r>
      <w:r w:rsidR="00E04E4D" w:rsidRPr="0067199C">
        <w:rPr>
          <w:rFonts w:eastAsia="Arial Unicode MS"/>
          <w:lang w:val="en-US"/>
        </w:rPr>
        <w:t>was</w:t>
      </w:r>
      <w:r w:rsidRPr="0067199C">
        <w:rPr>
          <w:rFonts w:eastAsia="Arial Unicode MS"/>
          <w:lang w:val="en-US"/>
        </w:rPr>
        <w:t xml:space="preserve"> </w:t>
      </w:r>
      <w:r w:rsidR="00E04E4D" w:rsidRPr="0067199C">
        <w:rPr>
          <w:rFonts w:eastAsia="Arial Unicode MS"/>
          <w:lang w:val="en-US"/>
        </w:rPr>
        <w:t>acquired</w:t>
      </w:r>
      <w:r w:rsidRPr="0067199C">
        <w:rPr>
          <w:rFonts w:eastAsia="Arial Unicode MS"/>
          <w:lang w:val="en-US"/>
        </w:rPr>
        <w:t xml:space="preserve"> using the Danish National </w:t>
      </w:r>
      <w:r w:rsidR="009C69F5">
        <w:rPr>
          <w:rFonts w:eastAsia="Arial Unicode MS"/>
          <w:lang w:val="en-US"/>
        </w:rPr>
        <w:t>Database</w:t>
      </w:r>
      <w:r w:rsidRPr="0067199C">
        <w:rPr>
          <w:rFonts w:eastAsia="Arial Unicode MS"/>
          <w:lang w:val="en-US"/>
        </w:rPr>
        <w:t xml:space="preserve"> of Reimbursed Prescription</w:t>
      </w:r>
      <w:r w:rsidR="00E04E4D" w:rsidRPr="0067199C">
        <w:rPr>
          <w:rFonts w:eastAsia="Arial Unicode MS"/>
          <w:lang w:val="en-US"/>
        </w:rPr>
        <w:t>s</w:t>
      </w:r>
      <w:r w:rsidR="009C69F5">
        <w:rPr>
          <w:rFonts w:eastAsia="Arial Unicode MS"/>
          <w:lang w:val="en-US"/>
        </w:rPr>
        <w:t xml:space="preserve"> (DNDRP)</w:t>
      </w:r>
      <w:r w:rsidR="00C12E31" w:rsidRPr="0067199C">
        <w:rPr>
          <w:rFonts w:eastAsia="Arial Unicode MS"/>
          <w:lang w:val="en-US"/>
        </w:rPr>
        <w:t xml:space="preserve"> which records all dispensed prescriptions with reimbursement in Denmark</w:t>
      </w:r>
      <w:r w:rsidR="00E04E4D" w:rsidRPr="0067199C">
        <w:rPr>
          <w:rFonts w:eastAsia="Arial Unicode MS"/>
          <w:lang w:val="en-US"/>
        </w:rPr>
        <w:t>.</w:t>
      </w:r>
      <w:r w:rsidR="00E04E4D" w:rsidRPr="0067199C">
        <w:rPr>
          <w:rFonts w:eastAsia="Arial Unicode MS"/>
          <w:lang w:val="en-US"/>
        </w:rPr>
        <w:fldChar w:fldCharType="begin"/>
      </w:r>
      <w:r w:rsidR="00446F8D">
        <w:rPr>
          <w:rFonts w:eastAsia="Arial Unicode MS"/>
          <w:lang w:val="en-US"/>
        </w:rPr>
        <w:instrText xml:space="preserve"> ADDIN EN.CITE &lt;EndNote&gt;&lt;Cite&gt;&lt;Author&gt;Johannesdottir&lt;/Author&gt;&lt;Year&gt;2012&lt;/Year&gt;&lt;RecNum&gt;323&lt;/RecNum&gt;&lt;DisplayText&gt;&lt;style face="superscript"&gt;24&lt;/style&gt;&lt;/DisplayText&gt;&lt;record&gt;&lt;rec-number&gt;323&lt;/rec-number&gt;&lt;foreign-keys&gt;&lt;key app="EN" db-id="5zxaz90vjvrv5leds09pd0vptztx95vva0pf" timestamp="1517231664"&gt;323&lt;/key&gt;&lt;/foreign-keys&gt;&lt;ref-type name="Journal Article"&gt;17&lt;/ref-type&gt;&lt;contributors&gt;&lt;authors&gt;&lt;author&gt;Johannesdottir, S. A.&lt;/author&gt;&lt;author&gt;Horvath-Puho, E.&lt;/author&gt;&lt;author&gt;Ehrenstein, V.&lt;/author&gt;&lt;author&gt;Schmidt, M.&lt;/author&gt;&lt;author&gt;Pedersen, L.&lt;/author&gt;&lt;author&gt;Sorensen, H. T.&lt;/author&gt;&lt;/authors&gt;&lt;/contributors&gt;&lt;auth-address&gt;Department of Clinical Epidemiology, Institute of Clinical Medicine, Aarhus University Hospital, Aarhus, Denmark&lt;/auth-address&gt;&lt;titles&gt;&lt;title&gt;Existing data sources for clinical epidemiology: The Danish National Database of Reimbursed Prescriptions&lt;/title&gt;&lt;secondary-title&gt;Clin.Epidemiol.&lt;/secondary-title&gt;&lt;/titles&gt;&lt;periodical&gt;&lt;full-title&gt;Clin.Epidemiol.&lt;/full-title&gt;&lt;/periodical&gt;&lt;pages&gt;303-313&lt;/pages&gt;&lt;volume&gt;4&lt;/volume&gt;&lt;reprint-edition&gt;NOT IN FILE&lt;/reprint-edition&gt;&lt;keywords&gt;&lt;keyword&gt;Denmark&lt;/keyword&gt;&lt;keyword&gt;drug effects&lt;/keyword&gt;&lt;keyword&gt;epidemiology&lt;/keyword&gt;&lt;keyword&gt;Medical Records&lt;/keyword&gt;&lt;keyword&gt;Registries&lt;/keyword&gt;&lt;keyword&gt;Research&lt;/keyword&gt;&lt;keyword&gt;Time&lt;/keyword&gt;&lt;/keywords&gt;&lt;dates&gt;&lt;year&gt;2012&lt;/year&gt;&lt;/dates&gt;&lt;work-type&gt;10.2147/CLEP.S37587 doi ;clep-4-303 pii&lt;/work-type&gt;&lt;urls&gt;&lt;related-urls&gt;&lt;url&gt;PM:23204870&lt;/url&gt;&lt;url&gt;https://www.dovepress.com/getfile.php?fileID=14474&lt;/url&gt;&lt;/related-urls&gt;&lt;/urls&gt;&lt;/record&gt;&lt;/Cite&gt;&lt;/EndNote&gt;</w:instrText>
      </w:r>
      <w:r w:rsidR="00E04E4D" w:rsidRPr="0067199C">
        <w:rPr>
          <w:rFonts w:eastAsia="Arial Unicode MS"/>
          <w:lang w:val="en-US"/>
        </w:rPr>
        <w:fldChar w:fldCharType="separate"/>
      </w:r>
      <w:r w:rsidR="00446F8D" w:rsidRPr="00446F8D">
        <w:rPr>
          <w:rFonts w:eastAsia="Arial Unicode MS"/>
          <w:noProof/>
          <w:vertAlign w:val="superscript"/>
          <w:lang w:val="en-US"/>
        </w:rPr>
        <w:t>24</w:t>
      </w:r>
      <w:r w:rsidR="00E04E4D" w:rsidRPr="0067199C">
        <w:rPr>
          <w:rFonts w:eastAsia="Arial Unicode MS"/>
          <w:lang w:val="en-US"/>
        </w:rPr>
        <w:fldChar w:fldCharType="end"/>
      </w:r>
      <w:r w:rsidRPr="0067199C">
        <w:rPr>
          <w:rFonts w:eastAsia="Arial Unicode MS"/>
          <w:lang w:val="en-US"/>
        </w:rPr>
        <w:t xml:space="preserve"> Finally, data </w:t>
      </w:r>
      <w:r w:rsidR="00E04E4D" w:rsidRPr="0067199C">
        <w:rPr>
          <w:rFonts w:eastAsia="Arial Unicode MS"/>
          <w:lang w:val="en-US"/>
        </w:rPr>
        <w:t>was</w:t>
      </w:r>
      <w:r w:rsidRPr="0067199C">
        <w:rPr>
          <w:rFonts w:eastAsia="Arial Unicode MS"/>
          <w:lang w:val="en-US"/>
        </w:rPr>
        <w:t xml:space="preserve"> crossed with the Danish National Patient Registry (DNP</w:t>
      </w:r>
      <w:r w:rsidR="009C69F5">
        <w:rPr>
          <w:rFonts w:eastAsia="Arial Unicode MS"/>
          <w:lang w:val="en-US"/>
        </w:rPr>
        <w:t>R</w:t>
      </w:r>
      <w:r w:rsidRPr="0067199C">
        <w:rPr>
          <w:rFonts w:eastAsia="Arial Unicode MS"/>
          <w:lang w:val="en-US"/>
        </w:rPr>
        <w:t>) for information on LOS (counted as nights spent in hospital), 90-days readmissions with overnight stay and mortality. In case of LOS &gt;4 days or readmission</w:t>
      </w:r>
      <w:r w:rsidR="00CE42F9" w:rsidRPr="0067199C">
        <w:rPr>
          <w:rFonts w:eastAsia="Arial Unicode MS"/>
          <w:lang w:val="en-US"/>
        </w:rPr>
        <w:t>,</w:t>
      </w:r>
      <w:r w:rsidRPr="0067199C">
        <w:rPr>
          <w:rFonts w:eastAsia="Arial Unicode MS"/>
          <w:lang w:val="en-US"/>
        </w:rPr>
        <w:t xml:space="preserve"> patient discharge summaries </w:t>
      </w:r>
      <w:r w:rsidR="00E04E4D" w:rsidRPr="0067199C">
        <w:rPr>
          <w:rFonts w:eastAsia="Arial Unicode MS"/>
          <w:lang w:val="en-US"/>
        </w:rPr>
        <w:t>were</w:t>
      </w:r>
      <w:r w:rsidRPr="0067199C">
        <w:rPr>
          <w:rFonts w:eastAsia="Arial Unicode MS"/>
          <w:lang w:val="en-US"/>
        </w:rPr>
        <w:t xml:space="preserve"> reviewed for information on postoperative morbidity and in case of insufficient information, the entire medical records were reviewed. Readmissions </w:t>
      </w:r>
      <w:r w:rsidR="00E04E4D" w:rsidRPr="0067199C">
        <w:rPr>
          <w:rFonts w:eastAsia="Arial Unicode MS"/>
          <w:lang w:val="en-US"/>
        </w:rPr>
        <w:t>were</w:t>
      </w:r>
      <w:r w:rsidRPr="0067199C">
        <w:rPr>
          <w:rFonts w:eastAsia="Arial Unicode MS"/>
          <w:lang w:val="en-US"/>
        </w:rPr>
        <w:t xml:space="preserve"> only included if considered related to the surgical procedure, thus excluding planned procedures</w:t>
      </w:r>
      <w:r w:rsidR="00AB6614" w:rsidRPr="0067199C">
        <w:rPr>
          <w:rFonts w:eastAsia="Arial Unicode MS"/>
          <w:lang w:val="en-US"/>
        </w:rPr>
        <w:t xml:space="preserve"> like </w:t>
      </w:r>
      <w:r w:rsidRPr="0067199C">
        <w:rPr>
          <w:rFonts w:eastAsia="Arial Unicode MS"/>
          <w:lang w:val="en-US"/>
        </w:rPr>
        <w:t>cancer workouts</w:t>
      </w:r>
      <w:r w:rsidR="00AB6614" w:rsidRPr="0067199C">
        <w:rPr>
          <w:rFonts w:eastAsia="Arial Unicode MS"/>
          <w:lang w:val="en-US"/>
        </w:rPr>
        <w:t>,</w:t>
      </w:r>
      <w:r w:rsidR="00BF60F3" w:rsidRPr="0067199C">
        <w:rPr>
          <w:rFonts w:eastAsia="Arial Unicode MS"/>
          <w:lang w:val="en-US"/>
        </w:rPr>
        <w:t xml:space="preserve"> cataract surgery, </w:t>
      </w:r>
      <w:r w:rsidRPr="0067199C">
        <w:rPr>
          <w:rFonts w:eastAsia="Arial Unicode MS"/>
          <w:lang w:val="en-US"/>
        </w:rPr>
        <w:t xml:space="preserve">etc. Readmissions due to urinary tract infection or dizziness after day 30 were also considered unrelated to the surgical procedure. </w:t>
      </w:r>
      <w:r w:rsidRPr="0067199C">
        <w:rPr>
          <w:lang w:val="en-US"/>
        </w:rPr>
        <w:t>In case of postoperative mortality</w:t>
      </w:r>
      <w:r w:rsidR="00BF60F3" w:rsidRPr="0067199C">
        <w:rPr>
          <w:lang w:val="en-US"/>
        </w:rPr>
        <w:t>,</w:t>
      </w:r>
      <w:r w:rsidRPr="0067199C">
        <w:rPr>
          <w:lang w:val="en-US"/>
        </w:rPr>
        <w:t xml:space="preserve"> the entire medical record, including potential readmissions w</w:t>
      </w:r>
      <w:r w:rsidR="00BF60F3" w:rsidRPr="0067199C">
        <w:rPr>
          <w:lang w:val="en-US"/>
        </w:rPr>
        <w:t>as</w:t>
      </w:r>
      <w:r w:rsidRPr="0067199C">
        <w:rPr>
          <w:lang w:val="en-US"/>
        </w:rPr>
        <w:t xml:space="preserve"> always reviewed to identify cause of death. Evaluation of discharge and medical records was </w:t>
      </w:r>
      <w:r w:rsidR="00CE42F9" w:rsidRPr="0067199C">
        <w:rPr>
          <w:lang w:val="en-US"/>
        </w:rPr>
        <w:t xml:space="preserve">performed </w:t>
      </w:r>
      <w:r w:rsidRPr="0067199C">
        <w:rPr>
          <w:lang w:val="en-US"/>
        </w:rPr>
        <w:t xml:space="preserve">by CJ until 2015, and then by PP supervised by CJ. In case of disagreement, records were conferred with HK. Subsequently, causes of LOS &gt;4, readmissions or mortality were classified as “medical” when related to perioperative care (renal failure, falls, pain, thrombosis, </w:t>
      </w:r>
      <w:r w:rsidR="0080158D" w:rsidRPr="0067199C">
        <w:rPr>
          <w:lang w:val="en-US"/>
        </w:rPr>
        <w:t>anemia</w:t>
      </w:r>
      <w:r w:rsidRPr="0067199C">
        <w:rPr>
          <w:lang w:val="en-US"/>
        </w:rPr>
        <w:t>, venous thromboembolism or infection etc.) and “surgical” if related to surgical technique (prosthetic infection, revision surgery, periprosthetic fracture, hip dislocation etc.)</w:t>
      </w:r>
      <w:r w:rsidR="00E04E4D" w:rsidRPr="0067199C">
        <w:rPr>
          <w:lang w:val="en-US"/>
        </w:rPr>
        <w:t>.</w:t>
      </w:r>
      <w:r w:rsidR="00E04E4D" w:rsidRPr="0067199C">
        <w:rPr>
          <w:lang w:val="en-US"/>
        </w:rPr>
        <w:fldChar w:fldCharType="begin"/>
      </w:r>
      <w:r w:rsidR="00E04E4D" w:rsidRPr="0067199C">
        <w:rPr>
          <w:lang w:val="en-US"/>
        </w:rPr>
        <w:instrText xml:space="preserve"> ADDIN EN.CITE &lt;EndNote&gt;&lt;Cite&gt;&lt;Author&gt;Petersen&lt;/Author&gt;&lt;Year&gt;2020&lt;/Year&gt;&lt;RecNum&gt;1165&lt;/RecNum&gt;&lt;DisplayText&gt;&lt;style face="superscript"&gt;1&lt;/style&gt;&lt;/DisplayText&gt;&lt;record&gt;&lt;rec-number&gt;1165&lt;/rec-number&gt;&lt;foreign-keys&gt;&lt;key app="EN" db-id="5zxaz90vjvrv5leds09pd0vptztx95vva0pf" timestamp="1607362891"&gt;1165&lt;/key&gt;&lt;/foreign-keys&gt;&lt;ref-type name="Journal Article"&gt;17&lt;/ref-type&gt;&lt;contributors&gt;&lt;authors&gt;&lt;author&gt;Petersen, P. B.&lt;/author&gt;&lt;author&gt;Kehlet, H.&lt;/author&gt;&lt;author&gt;Jørgensen, C. C.&lt;/author&gt;&lt;/authors&gt;&lt;/contributors&gt;&lt;auth-address&gt;Section for Surgical Pathophysiology, 7621, Copenhagen University Hospital, Rigshospitalet, Blegdamsvej 9, 2100, Copenhagen, Denmark. Pelle.Petersen.01@regionh.dk.&amp;#xD;Section for Surgical Pathophysiology, 7621, Copenhagen University Hospital, Rigshospitalet, Blegdamsvej 9, 2100, Copenhagen, Denmark.&amp;#xD;Lundbeck Foundation Centre for Fast-Track Hip and Knee Arthroplasty, Copenhagen, Denmark.&lt;/auth-address&gt;&lt;titles&gt;&lt;title&gt;Improvement in fast-track hip and knee arthroplasty: a prospective multicentre study of 36,935 procedures from 2010 to 2017&lt;/title&gt;&lt;secondary-title&gt;Sci Rep&lt;/secondary-title&gt;&lt;alt-title&gt;Scientific reports&lt;/alt-title&gt;&lt;/titles&gt;&lt;periodical&gt;&lt;full-title&gt;Sci Rep&lt;/full-title&gt;&lt;abbr-1&gt;Scientific reports&lt;/abbr-1&gt;&lt;/periodical&gt;&lt;alt-periodical&gt;&lt;full-title&gt;Sci Rep&lt;/full-title&gt;&lt;abbr-1&gt;Scientific reports&lt;/abbr-1&gt;&lt;/alt-periodical&gt;&lt;pages&gt;21233&lt;/pages&gt;&lt;volume&gt;10&lt;/volume&gt;&lt;number&gt;1&lt;/number&gt;&lt;edition&gt;2020/12/06&lt;/edition&gt;&lt;dates&gt;&lt;year&gt;2020&lt;/year&gt;&lt;pub-dates&gt;&lt;date&gt;Dec 4&lt;/date&gt;&lt;/pub-dates&gt;&lt;/dates&gt;&lt;isbn&gt;2045-2322&lt;/isbn&gt;&lt;accession-num&gt;33277508&lt;/accession-num&gt;&lt;urls&gt;&lt;related-urls&gt;&lt;url&gt;https://www.nature.com/articles/s41598-020-77127-6.pdf&lt;/url&gt;&lt;/related-urls&gt;&lt;/urls&gt;&lt;electronic-resource-num&gt;10.1038/s41598-020-77127-6&lt;/electronic-resource-num&gt;&lt;remote-database-provider&gt;NLM&lt;/remote-database-provider&gt;&lt;language&gt;eng&lt;/language&gt;&lt;/record&gt;&lt;/Cite&gt;&lt;/EndNote&gt;</w:instrText>
      </w:r>
      <w:r w:rsidR="00E04E4D" w:rsidRPr="0067199C">
        <w:rPr>
          <w:lang w:val="en-US"/>
        </w:rPr>
        <w:fldChar w:fldCharType="separate"/>
      </w:r>
      <w:r w:rsidR="00E04E4D" w:rsidRPr="0067199C">
        <w:rPr>
          <w:noProof/>
          <w:vertAlign w:val="superscript"/>
          <w:lang w:val="en-US"/>
        </w:rPr>
        <w:t>1</w:t>
      </w:r>
      <w:r w:rsidR="00E04E4D" w:rsidRPr="0067199C">
        <w:rPr>
          <w:lang w:val="en-US"/>
        </w:rPr>
        <w:fldChar w:fldCharType="end"/>
      </w:r>
      <w:r w:rsidRPr="0067199C">
        <w:rPr>
          <w:lang w:val="en-US"/>
        </w:rPr>
        <w:t xml:space="preserve"> In case of a LOS &gt;4 </w:t>
      </w:r>
      <w:r w:rsidRPr="0067199C">
        <w:rPr>
          <w:lang w:val="en-US"/>
        </w:rPr>
        <w:lastRenderedPageBreak/>
        <w:t xml:space="preserve">days </w:t>
      </w:r>
      <w:r w:rsidR="00E04E4D" w:rsidRPr="0067199C">
        <w:rPr>
          <w:lang w:val="en-US"/>
        </w:rPr>
        <w:t>with</w:t>
      </w:r>
      <w:r w:rsidRPr="0067199C">
        <w:rPr>
          <w:lang w:val="en-US"/>
        </w:rPr>
        <w:t xml:space="preserve"> a standard discharge summary describing a successful postoperative course, it was assumed that no </w:t>
      </w:r>
      <w:r w:rsidR="00E04E4D" w:rsidRPr="0067199C">
        <w:rPr>
          <w:lang w:val="en-US"/>
        </w:rPr>
        <w:t>clinically relevant</w:t>
      </w:r>
      <w:r w:rsidRPr="0067199C">
        <w:rPr>
          <w:lang w:val="en-US"/>
        </w:rPr>
        <w:t xml:space="preserve"> postoperative complications had occurred.</w:t>
      </w:r>
      <w:r w:rsidR="00E04E4D" w:rsidRPr="0067199C">
        <w:rPr>
          <w:lang w:val="en-US"/>
        </w:rPr>
        <w:t xml:space="preserve"> </w:t>
      </w:r>
      <w:r w:rsidR="00E04E4D" w:rsidRPr="0067199C">
        <w:rPr>
          <w:lang w:val="en-US"/>
        </w:rPr>
        <w:br/>
        <w:t xml:space="preserve">For the present study, only cases between 2014 and 2017 were used to provide the most up-to date data.  </w:t>
      </w:r>
      <w:r w:rsidR="00E04E4D" w:rsidRPr="0067199C">
        <w:rPr>
          <w:rFonts w:eastAsia="Arial Unicode MS"/>
          <w:lang w:val="en-US"/>
        </w:rPr>
        <w:t xml:space="preserve">All patients had elective unilateral </w:t>
      </w:r>
      <w:r w:rsidR="00BF60F3" w:rsidRPr="0067199C">
        <w:rPr>
          <w:rFonts w:eastAsia="Arial Unicode MS"/>
          <w:lang w:val="en-US"/>
        </w:rPr>
        <w:t>THA or TKA</w:t>
      </w:r>
      <w:r w:rsidR="00E04E4D" w:rsidRPr="0067199C">
        <w:rPr>
          <w:rFonts w:eastAsia="Arial Unicode MS"/>
          <w:lang w:val="en-US"/>
        </w:rPr>
        <w:t xml:space="preserve"> in dedicated arthroplasty departments with similar fast-track protocols</w:t>
      </w:r>
      <w:r w:rsidR="00C12E31" w:rsidRPr="0067199C">
        <w:rPr>
          <w:rFonts w:eastAsia="Arial Unicode MS"/>
          <w:lang w:val="en-US"/>
        </w:rPr>
        <w:t>,</w:t>
      </w:r>
      <w:r w:rsidR="00E04E4D" w:rsidRPr="0067199C">
        <w:rPr>
          <w:rFonts w:eastAsia="Arial Unicode MS"/>
          <w:lang w:val="en-US"/>
        </w:rPr>
        <w:t xml:space="preserve"> including multimodal opioid sparing analgesia with high-dose (125mg) methylprednisolone, preference for spinal </w:t>
      </w:r>
      <w:r w:rsidR="00614B1A" w:rsidRPr="0067199C">
        <w:rPr>
          <w:rFonts w:eastAsia="Arial Unicode MS"/>
          <w:lang w:val="en-US"/>
        </w:rPr>
        <w:t>anesthesia</w:t>
      </w:r>
      <w:r w:rsidR="00E04E4D" w:rsidRPr="0067199C">
        <w:rPr>
          <w:rFonts w:eastAsia="Arial Unicode MS"/>
          <w:lang w:val="en-US"/>
        </w:rPr>
        <w:t>, only in-hospital thromboprophylaxis when LOS ≤5 days, early mobilization, functional discharge criteria and discharge to own home.</w:t>
      </w:r>
      <w:r w:rsidR="00E04E4D" w:rsidRPr="0067199C">
        <w:rPr>
          <w:rFonts w:eastAsia="Arial Unicode MS"/>
          <w:lang w:val="en-US"/>
        </w:rPr>
        <w:fldChar w:fldCharType="begin"/>
      </w:r>
      <w:r w:rsidR="00E04E4D" w:rsidRPr="0067199C">
        <w:rPr>
          <w:rFonts w:eastAsia="Arial Unicode MS"/>
          <w:lang w:val="en-US"/>
        </w:rPr>
        <w:instrText xml:space="preserve"> ADDIN EN.CITE &lt;EndNote&gt;&lt;Cite&gt;&lt;Author&gt;Petersen&lt;/Author&gt;&lt;Year&gt;2020&lt;/Year&gt;&lt;RecNum&gt;1165&lt;/RecNum&gt;&lt;DisplayText&gt;&lt;style face="superscript"&gt;1&lt;/style&gt;&lt;/DisplayText&gt;&lt;record&gt;&lt;rec-number&gt;1165&lt;/rec-number&gt;&lt;foreign-keys&gt;&lt;key app="EN" db-id="5zxaz90vjvrv5leds09pd0vptztx95vva0pf" timestamp="1607362891"&gt;1165&lt;/key&gt;&lt;/foreign-keys&gt;&lt;ref-type name="Journal Article"&gt;17&lt;/ref-type&gt;&lt;contributors&gt;&lt;authors&gt;&lt;author&gt;Petersen, P. B.&lt;/author&gt;&lt;author&gt;Kehlet, H.&lt;/author&gt;&lt;author&gt;Jørgensen, C. C.&lt;/author&gt;&lt;/authors&gt;&lt;/contributors&gt;&lt;auth-address&gt;Section for Surgical Pathophysiology, 7621, Copenhagen University Hospital, Rigshospitalet, Blegdamsvej 9, 2100, Copenhagen, Denmark. Pelle.Petersen.01@regionh.dk.&amp;#xD;Section for Surgical Pathophysiology, 7621, Copenhagen University Hospital, Rigshospitalet, Blegdamsvej 9, 2100, Copenhagen, Denmark.&amp;#xD;Lundbeck Foundation Centre for Fast-Track Hip and Knee Arthroplasty, Copenhagen, Denmark.&lt;/auth-address&gt;&lt;titles&gt;&lt;title&gt;Improvement in fast-track hip and knee arthroplasty: a prospective multicentre study of 36,935 procedures from 2010 to 2017&lt;/title&gt;&lt;secondary-title&gt;Sci Rep&lt;/secondary-title&gt;&lt;alt-title&gt;Scientific reports&lt;/alt-title&gt;&lt;/titles&gt;&lt;periodical&gt;&lt;full-title&gt;Sci Rep&lt;/full-title&gt;&lt;abbr-1&gt;Scientific reports&lt;/abbr-1&gt;&lt;/periodical&gt;&lt;alt-periodical&gt;&lt;full-title&gt;Sci Rep&lt;/full-title&gt;&lt;abbr-1&gt;Scientific reports&lt;/abbr-1&gt;&lt;/alt-periodical&gt;&lt;pages&gt;21233&lt;/pages&gt;&lt;volume&gt;10&lt;/volume&gt;&lt;number&gt;1&lt;/number&gt;&lt;edition&gt;2020/12/06&lt;/edition&gt;&lt;dates&gt;&lt;year&gt;2020&lt;/year&gt;&lt;pub-dates&gt;&lt;date&gt;Dec 4&lt;/date&gt;&lt;/pub-dates&gt;&lt;/dates&gt;&lt;isbn&gt;2045-2322&lt;/isbn&gt;&lt;accession-num&gt;33277508&lt;/accession-num&gt;&lt;urls&gt;&lt;related-urls&gt;&lt;url&gt;https://www.nature.com/articles/s41598-020-77127-6.pdf&lt;/url&gt;&lt;/related-urls&gt;&lt;/urls&gt;&lt;electronic-resource-num&gt;10.1038/s41598-020-77127-6&lt;/electronic-resource-num&gt;&lt;remote-database-provider&gt;NLM&lt;/remote-database-provider&gt;&lt;language&gt;eng&lt;/language&gt;&lt;/record&gt;&lt;/Cite&gt;&lt;/EndNote&gt;</w:instrText>
      </w:r>
      <w:r w:rsidR="00E04E4D" w:rsidRPr="0067199C">
        <w:rPr>
          <w:rFonts w:eastAsia="Arial Unicode MS"/>
          <w:lang w:val="en-US"/>
        </w:rPr>
        <w:fldChar w:fldCharType="separate"/>
      </w:r>
      <w:r w:rsidR="00E04E4D" w:rsidRPr="0067199C">
        <w:rPr>
          <w:rFonts w:eastAsia="Arial Unicode MS"/>
          <w:noProof/>
          <w:vertAlign w:val="superscript"/>
          <w:lang w:val="en-US"/>
        </w:rPr>
        <w:t>1</w:t>
      </w:r>
      <w:r w:rsidR="00E04E4D" w:rsidRPr="0067199C">
        <w:rPr>
          <w:rFonts w:eastAsia="Arial Unicode MS"/>
          <w:lang w:val="en-US"/>
        </w:rPr>
        <w:fldChar w:fldCharType="end"/>
      </w:r>
      <w:r w:rsidR="00E04E4D" w:rsidRPr="0067199C">
        <w:rPr>
          <w:rFonts w:eastAsia="Arial Unicode MS"/>
          <w:lang w:val="en-US"/>
        </w:rPr>
        <w:t xml:space="preserve"> There are no selection criteria for the fast-track protocol as it is considered standard of care, but we excluded patients with previous major hip or knee surgery within 90-days of their THA or TKA, </w:t>
      </w:r>
      <w:r w:rsidR="00605877">
        <w:rPr>
          <w:rFonts w:eastAsia="Arial Unicode MS"/>
          <w:lang w:val="en-US"/>
        </w:rPr>
        <w:t>THA due to</w:t>
      </w:r>
      <w:r w:rsidR="00E04E4D" w:rsidRPr="0067199C">
        <w:rPr>
          <w:rFonts w:eastAsia="Arial Unicode MS"/>
          <w:lang w:val="en-US"/>
        </w:rPr>
        <w:t xml:space="preserve"> severe congenital </w:t>
      </w:r>
      <w:r w:rsidR="00BF60F3" w:rsidRPr="0067199C">
        <w:rPr>
          <w:rFonts w:eastAsia="Arial Unicode MS"/>
          <w:lang w:val="en-US"/>
        </w:rPr>
        <w:t xml:space="preserve">joint </w:t>
      </w:r>
      <w:r w:rsidR="00E04E4D" w:rsidRPr="0067199C">
        <w:rPr>
          <w:rFonts w:eastAsia="Arial Unicode MS"/>
          <w:lang w:val="en-US"/>
        </w:rPr>
        <w:t xml:space="preserve">disorder </w:t>
      </w:r>
      <w:r w:rsidR="00605877">
        <w:rPr>
          <w:rFonts w:eastAsia="Arial Unicode MS"/>
          <w:lang w:val="en-US"/>
        </w:rPr>
        <w:t>and</w:t>
      </w:r>
      <w:r w:rsidR="00E04E4D" w:rsidRPr="0067199C">
        <w:rPr>
          <w:rFonts w:eastAsia="Arial Unicode MS"/>
          <w:lang w:val="en-US"/>
        </w:rPr>
        <w:t xml:space="preserve"> cancer surgery.</w:t>
      </w:r>
    </w:p>
    <w:p w14:paraId="77380C7A" w14:textId="34515AE0" w:rsidR="00DE67BB" w:rsidRPr="0067199C" w:rsidRDefault="00355961" w:rsidP="00E04E4D">
      <w:pPr>
        <w:pStyle w:val="Overskrift2"/>
        <w:rPr>
          <w:lang w:val="en-US"/>
        </w:rPr>
      </w:pPr>
      <w:r w:rsidRPr="0067199C">
        <w:rPr>
          <w:lang w:val="en-US"/>
        </w:rPr>
        <w:t>Outcomes</w:t>
      </w:r>
    </w:p>
    <w:p w14:paraId="3C439C22" w14:textId="7ABB8157" w:rsidR="00DE67BB" w:rsidRPr="0067199C" w:rsidRDefault="00355961">
      <w:pPr>
        <w:spacing w:line="360" w:lineRule="auto"/>
        <w:rPr>
          <w:lang w:val="en-US"/>
        </w:rPr>
      </w:pPr>
      <w:r w:rsidRPr="0067199C">
        <w:rPr>
          <w:lang w:val="en-US"/>
        </w:rPr>
        <w:t>The primary outcome was to compare</w:t>
      </w:r>
      <w:r w:rsidR="00D4269A" w:rsidRPr="0067199C">
        <w:rPr>
          <w:lang w:val="en-US"/>
        </w:rPr>
        <w:t xml:space="preserve"> prediction</w:t>
      </w:r>
      <w:r w:rsidRPr="0067199C">
        <w:rPr>
          <w:lang w:val="en-US"/>
        </w:rPr>
        <w:t xml:space="preserve"> </w:t>
      </w:r>
      <w:r w:rsidR="00CE42F9" w:rsidRPr="0067199C">
        <w:rPr>
          <w:lang w:val="en-US"/>
        </w:rPr>
        <w:t xml:space="preserve">quality </w:t>
      </w:r>
      <w:r w:rsidRPr="0067199C">
        <w:rPr>
          <w:lang w:val="en-US"/>
        </w:rPr>
        <w:t>when using a</w:t>
      </w:r>
      <w:r w:rsidR="00CE42F9" w:rsidRPr="0067199C">
        <w:rPr>
          <w:lang w:val="en-US"/>
        </w:rPr>
        <w:t>n ML</w:t>
      </w:r>
      <w:r w:rsidRPr="0067199C">
        <w:rPr>
          <w:lang w:val="en-US"/>
        </w:rPr>
        <w:t xml:space="preserve"> algorithm to predict the occurrence of “medical” complications resulting in a LOS &gt;4 days or readmission compared to a traditional logistic regression model</w:t>
      </w:r>
      <w:r w:rsidR="00AB467D" w:rsidRPr="0067199C">
        <w:rPr>
          <w:lang w:val="en-US"/>
        </w:rPr>
        <w:t xml:space="preserve"> (outcome A)</w:t>
      </w:r>
      <w:r w:rsidRPr="0067199C">
        <w:rPr>
          <w:lang w:val="en-US"/>
        </w:rPr>
        <w:t>. Secondarily</w:t>
      </w:r>
      <w:r w:rsidR="00BF60F3" w:rsidRPr="0067199C">
        <w:rPr>
          <w:lang w:val="en-US"/>
        </w:rPr>
        <w:t>,</w:t>
      </w:r>
      <w:r w:rsidRPr="0067199C">
        <w:rPr>
          <w:lang w:val="en-US"/>
        </w:rPr>
        <w:t xml:space="preserve"> </w:t>
      </w:r>
      <w:r w:rsidR="00CE42F9" w:rsidRPr="0067199C">
        <w:rPr>
          <w:lang w:val="en-US"/>
        </w:rPr>
        <w:t>we investigated how inclusion of cases with a LOS &gt;4 days but no reported medical complication as positive outcome influenced the model (outcome B).</w:t>
      </w:r>
      <w:r w:rsidR="00C12E31" w:rsidRPr="0067199C">
        <w:rPr>
          <w:lang w:val="en-US"/>
        </w:rPr>
        <w:t xml:space="preserve"> F</w:t>
      </w:r>
      <w:r w:rsidR="00CE42F9" w:rsidRPr="0067199C">
        <w:rPr>
          <w:lang w:val="en-US"/>
        </w:rPr>
        <w:t>or both outcomes</w:t>
      </w:r>
      <w:r w:rsidR="00C12E31" w:rsidRPr="0067199C">
        <w:rPr>
          <w:lang w:val="en-US"/>
        </w:rPr>
        <w:t xml:space="preserve">, </w:t>
      </w:r>
      <w:r w:rsidR="00CE42F9" w:rsidRPr="0067199C">
        <w:rPr>
          <w:lang w:val="en-US"/>
        </w:rPr>
        <w:t>we also investigated whether a parsimonious model with a limited number of covariates would equally performant to the full-scale model with all available variables and whether the effect of age per se would compare to the full-scale ML-model.</w:t>
      </w:r>
      <w:r w:rsidR="002B670D" w:rsidRPr="0067199C">
        <w:rPr>
          <w:lang w:val="en-US"/>
        </w:rPr>
        <w:t xml:space="preserve"> </w:t>
      </w:r>
      <w:r w:rsidR="00DF2B44" w:rsidRPr="0067199C">
        <w:rPr>
          <w:lang w:val="en-US"/>
        </w:rPr>
        <w:t>A</w:t>
      </w:r>
      <w:r w:rsidR="00836275" w:rsidRPr="0067199C">
        <w:rPr>
          <w:lang w:val="en-US"/>
        </w:rPr>
        <w:t xml:space="preserve">ll figures and tables in the main text are based on outcome A; the corresponding figures for outcome B can be found in the </w:t>
      </w:r>
      <w:r w:rsidR="00791BFA">
        <w:rPr>
          <w:lang w:val="en-US"/>
        </w:rPr>
        <w:t>Supplemental Digital Content</w:t>
      </w:r>
      <w:r w:rsidR="00836275" w:rsidRPr="0067199C">
        <w:rPr>
          <w:lang w:val="en-US"/>
        </w:rPr>
        <w:t>.</w:t>
      </w:r>
    </w:p>
    <w:p w14:paraId="36963434" w14:textId="77777777" w:rsidR="00DE67BB" w:rsidRPr="0067199C" w:rsidRDefault="00355961">
      <w:pPr>
        <w:pStyle w:val="Overskrift2"/>
        <w:spacing w:line="360" w:lineRule="auto"/>
        <w:rPr>
          <w:lang w:val="en-US"/>
        </w:rPr>
      </w:pPr>
      <w:bookmarkStart w:id="9" w:name="_2sj39do1xzob" w:colFirst="0" w:colLast="0"/>
      <w:bookmarkEnd w:id="9"/>
      <w:r w:rsidRPr="0067199C">
        <w:rPr>
          <w:lang w:val="en-US"/>
        </w:rPr>
        <w:t>Statistical Analysis</w:t>
      </w:r>
    </w:p>
    <w:p w14:paraId="70F69D77" w14:textId="2752725A" w:rsidR="00D471CD" w:rsidRPr="0067199C" w:rsidRDefault="00C12E31" w:rsidP="00D471CD">
      <w:pPr>
        <w:spacing w:line="360" w:lineRule="auto"/>
        <w:rPr>
          <w:color w:val="000000"/>
          <w:lang w:val="en-US"/>
        </w:rPr>
      </w:pPr>
      <w:r w:rsidRPr="0067199C">
        <w:rPr>
          <w:lang w:val="en-US"/>
        </w:rPr>
        <w:t xml:space="preserve">Data was </w:t>
      </w:r>
      <w:r w:rsidR="00E04E4D" w:rsidRPr="0067199C">
        <w:rPr>
          <w:lang w:val="en-US"/>
        </w:rPr>
        <w:t xml:space="preserve">initially trimmed </w:t>
      </w:r>
      <w:r w:rsidRPr="0067199C">
        <w:rPr>
          <w:lang w:val="en-US"/>
        </w:rPr>
        <w:t>by removing</w:t>
      </w:r>
      <w:r w:rsidR="00E04E4D" w:rsidRPr="0067199C">
        <w:rPr>
          <w:lang w:val="en-US"/>
        </w:rPr>
        <w:t xml:space="preserve"> 156 patients (1.7%) wh</w:t>
      </w:r>
      <w:r w:rsidR="00470FFD" w:rsidRPr="0067199C">
        <w:rPr>
          <w:lang w:val="en-US"/>
        </w:rPr>
        <w:t>o either had missing data or</w:t>
      </w:r>
      <w:r w:rsidR="00E04E4D" w:rsidRPr="0067199C">
        <w:rPr>
          <w:lang w:val="en-US"/>
        </w:rPr>
        <w:t xml:space="preserve"> were outliers with regards to weight (&lt;30 kg or &gt;250 kg) and heigh</w:t>
      </w:r>
      <w:r w:rsidRPr="0067199C">
        <w:rPr>
          <w:lang w:val="en-US"/>
        </w:rPr>
        <w:t>t</w:t>
      </w:r>
      <w:r w:rsidR="00E04E4D" w:rsidRPr="0067199C">
        <w:rPr>
          <w:lang w:val="en-US"/>
        </w:rPr>
        <w:t xml:space="preserve"> </w:t>
      </w:r>
      <w:r w:rsidR="00CE42F9" w:rsidRPr="0067199C">
        <w:rPr>
          <w:lang w:val="en-US"/>
        </w:rPr>
        <w:t>(</w:t>
      </w:r>
      <w:r w:rsidR="00E04E4D" w:rsidRPr="0067199C">
        <w:rPr>
          <w:lang w:val="en-US"/>
        </w:rPr>
        <w:t>&lt;100 cm or &gt;210 cm).</w:t>
      </w:r>
      <w:r w:rsidR="00355961" w:rsidRPr="0067199C">
        <w:rPr>
          <w:lang w:val="en-US"/>
        </w:rPr>
        <w:t xml:space="preserve"> </w:t>
      </w:r>
      <w:r w:rsidR="00D471CD" w:rsidRPr="0067199C">
        <w:rPr>
          <w:color w:val="000000"/>
          <w:lang w:val="en-US"/>
        </w:rPr>
        <w:t>To reduce the risk of overfitting, data was split into a training set</w:t>
      </w:r>
      <w:r w:rsidR="001A0DB1" w:rsidRPr="0067199C">
        <w:rPr>
          <w:color w:val="000000"/>
          <w:lang w:val="en-US"/>
        </w:rPr>
        <w:t xml:space="preserve"> consisting of 18.013 procedures with surgery between 2014-2016</w:t>
      </w:r>
      <w:r w:rsidR="00D471CD" w:rsidRPr="0067199C">
        <w:rPr>
          <w:color w:val="000000"/>
          <w:lang w:val="en-US"/>
        </w:rPr>
        <w:t xml:space="preserve"> and a test </w:t>
      </w:r>
      <w:r w:rsidR="001A0DB1" w:rsidRPr="0067199C">
        <w:rPr>
          <w:color w:val="000000"/>
          <w:lang w:val="en-US"/>
        </w:rPr>
        <w:t>set of 391</w:t>
      </w:r>
      <w:r w:rsidR="00605877">
        <w:rPr>
          <w:color w:val="000000"/>
          <w:lang w:val="en-US"/>
        </w:rPr>
        <w:t>3</w:t>
      </w:r>
      <w:r w:rsidR="001A0DB1" w:rsidRPr="0067199C">
        <w:rPr>
          <w:color w:val="000000"/>
          <w:lang w:val="en-US"/>
        </w:rPr>
        <w:t xml:space="preserve"> procedures with surgery in 2017.</w:t>
      </w:r>
    </w:p>
    <w:p w14:paraId="2DF69DB4" w14:textId="737D7046" w:rsidR="00CE42F9" w:rsidRPr="0067199C" w:rsidRDefault="00CE42F9" w:rsidP="00D471CD">
      <w:pPr>
        <w:pStyle w:val="NormalWeb"/>
        <w:spacing w:before="0" w:beforeAutospacing="0" w:after="0" w:afterAutospacing="0" w:line="360" w:lineRule="auto"/>
        <w:rPr>
          <w:rFonts w:ascii="Arial" w:hAnsi="Arial" w:cs="Arial"/>
          <w:color w:val="000000"/>
          <w:sz w:val="22"/>
          <w:szCs w:val="22"/>
        </w:rPr>
      </w:pPr>
      <w:r w:rsidRPr="0067199C">
        <w:rPr>
          <w:rFonts w:ascii="Arial" w:hAnsi="Arial" w:cs="Arial"/>
          <w:color w:val="000000"/>
          <w:sz w:val="22"/>
          <w:szCs w:val="22"/>
        </w:rPr>
        <w:t>As a reference model, we used classical logistic regression (LR) using all 33 input variables (LR33). Cases of missing values in the LR were handled by imputing missing values with the median of present values. All variables were then normalized.</w:t>
      </w:r>
    </w:p>
    <w:p w14:paraId="21C276A6" w14:textId="2A956257" w:rsidR="00D471CD" w:rsidRPr="0067199C" w:rsidRDefault="00CE42F9" w:rsidP="00D471CD">
      <w:pPr>
        <w:pStyle w:val="NormalWeb"/>
        <w:spacing w:before="0" w:beforeAutospacing="0" w:after="0" w:afterAutospacing="0" w:line="360" w:lineRule="auto"/>
      </w:pPr>
      <w:r w:rsidRPr="0067199C">
        <w:rPr>
          <w:rFonts w:ascii="Arial" w:hAnsi="Arial" w:cs="Arial"/>
          <w:color w:val="000000"/>
          <w:sz w:val="22"/>
          <w:szCs w:val="22"/>
        </w:rPr>
        <w:t>In addition, w</w:t>
      </w:r>
      <w:r w:rsidR="00D471CD" w:rsidRPr="0067199C">
        <w:rPr>
          <w:rFonts w:ascii="Arial" w:hAnsi="Arial" w:cs="Arial"/>
          <w:color w:val="000000"/>
          <w:sz w:val="22"/>
          <w:szCs w:val="22"/>
        </w:rPr>
        <w:t>e use</w:t>
      </w:r>
      <w:r w:rsidR="001A0DB1" w:rsidRPr="0067199C">
        <w:rPr>
          <w:rFonts w:ascii="Arial" w:hAnsi="Arial" w:cs="Arial"/>
          <w:color w:val="000000"/>
          <w:sz w:val="22"/>
          <w:szCs w:val="22"/>
        </w:rPr>
        <w:t xml:space="preserve">d </w:t>
      </w:r>
      <w:r w:rsidR="00D471CD" w:rsidRPr="0067199C">
        <w:rPr>
          <w:rFonts w:ascii="Arial" w:hAnsi="Arial" w:cs="Arial"/>
          <w:color w:val="000000"/>
          <w:sz w:val="22"/>
          <w:szCs w:val="22"/>
        </w:rPr>
        <w:t>Boosted Decision Trees (</w:t>
      </w:r>
      <w:proofErr w:type="spellStart"/>
      <w:r w:rsidR="00D471CD" w:rsidRPr="0067199C">
        <w:rPr>
          <w:rFonts w:ascii="Arial" w:hAnsi="Arial" w:cs="Arial"/>
          <w:color w:val="000000"/>
          <w:sz w:val="22"/>
          <w:szCs w:val="22"/>
        </w:rPr>
        <w:t>LightGBM</w:t>
      </w:r>
      <w:proofErr w:type="spellEnd"/>
      <w:r w:rsidR="00D471CD" w:rsidRPr="0067199C">
        <w:rPr>
          <w:rFonts w:ascii="Arial" w:hAnsi="Arial" w:cs="Arial"/>
          <w:color w:val="000000"/>
          <w:sz w:val="22"/>
          <w:szCs w:val="22"/>
        </w:rPr>
        <w:t>)</w:t>
      </w:r>
      <w:r w:rsidR="00605877">
        <w:rPr>
          <w:rFonts w:ascii="Arial" w:hAnsi="Arial" w:cs="Arial"/>
          <w:color w:val="000000"/>
          <w:sz w:val="22"/>
          <w:szCs w:val="22"/>
        </w:rPr>
        <w:fldChar w:fldCharType="begin"/>
      </w:r>
      <w:r w:rsidR="00446F8D">
        <w:rPr>
          <w:rFonts w:ascii="Arial" w:hAnsi="Arial" w:cs="Arial"/>
          <w:color w:val="000000"/>
          <w:sz w:val="22"/>
          <w:szCs w:val="22"/>
        </w:rPr>
        <w:instrText xml:space="preserve"> ADDIN EN.CITE &lt;EndNote&gt;&lt;Cite&gt;&lt;Author&gt;Ke G&lt;/Author&gt;&lt;Year&gt;2017&lt;/Year&gt;&lt;RecNum&gt;1255&lt;/RecNum&gt;&lt;DisplayText&gt;&lt;style face="superscript"&gt;27&lt;/style&gt;&lt;/DisplayText&gt;&lt;record&gt;&lt;rec-number&gt;1255&lt;/rec-number&gt;&lt;foreign-keys&gt;&lt;key app="EN" db-id="5zxaz90vjvrv5leds09pd0vptztx95vva0pf" timestamp="1627463690"&gt;1255&lt;/key&gt;&lt;/foreign-keys&gt;&lt;ref-type name="Book Section"&gt;5&lt;/ref-type&gt;&lt;contributors&gt;&lt;authors&gt;&lt;author&gt;Ke G,, Meng Q, Finley T, Wang T, Chen W, Ma W, Ye Q, Liu T&lt;/author&gt;&lt;/authors&gt;&lt;/contributors&gt;&lt;titles&gt;&lt;title&gt;LightGBM: a highly efficient gradient boosting decision tree&lt;/title&gt;&lt;secondary-title&gt;Proceedings of the 31st International Conference on Neural Information Processing Systems&lt;/secondary-title&gt;&lt;/titles&gt;&lt;pages&gt;3149-57&lt;/pages&gt;&lt;dates&gt;&lt;year&gt;2017&lt;/year&gt;&lt;/dates&gt;&lt;pub-location&gt;Red Hook, NY, USA&lt;/pub-location&gt;&lt;publisher&gt;Curran Associates Inc&lt;/publisher&gt;&lt;urls&gt;&lt;/urls&gt;&lt;/record&gt;&lt;/Cite&gt;&lt;/EndNote&gt;</w:instrText>
      </w:r>
      <w:r w:rsidR="00605877">
        <w:rPr>
          <w:rFonts w:ascii="Arial" w:hAnsi="Arial" w:cs="Arial"/>
          <w:color w:val="000000"/>
          <w:sz w:val="22"/>
          <w:szCs w:val="22"/>
        </w:rPr>
        <w:fldChar w:fldCharType="separate"/>
      </w:r>
      <w:r w:rsidR="00446F8D" w:rsidRPr="00446F8D">
        <w:rPr>
          <w:rFonts w:ascii="Arial" w:hAnsi="Arial" w:cs="Arial"/>
          <w:noProof/>
          <w:color w:val="000000"/>
          <w:sz w:val="22"/>
          <w:szCs w:val="22"/>
          <w:vertAlign w:val="superscript"/>
        </w:rPr>
        <w:t>27</w:t>
      </w:r>
      <w:r w:rsidR="00605877">
        <w:rPr>
          <w:rFonts w:ascii="Arial" w:hAnsi="Arial" w:cs="Arial"/>
          <w:color w:val="000000"/>
          <w:sz w:val="22"/>
          <w:szCs w:val="22"/>
        </w:rPr>
        <w:fldChar w:fldCharType="end"/>
      </w:r>
      <w:r w:rsidR="00D471CD" w:rsidRPr="0067199C">
        <w:rPr>
          <w:rFonts w:ascii="Arial" w:hAnsi="Arial" w:cs="Arial"/>
          <w:color w:val="000000"/>
          <w:sz w:val="22"/>
          <w:szCs w:val="22"/>
        </w:rPr>
        <w:t xml:space="preserve"> for the</w:t>
      </w:r>
      <w:r w:rsidRPr="0067199C">
        <w:rPr>
          <w:rFonts w:ascii="Arial" w:hAnsi="Arial" w:cs="Arial"/>
          <w:color w:val="000000"/>
          <w:sz w:val="22"/>
          <w:szCs w:val="22"/>
        </w:rPr>
        <w:t xml:space="preserve"> ML</w:t>
      </w:r>
      <w:r w:rsidR="00D471CD" w:rsidRPr="0067199C">
        <w:rPr>
          <w:rFonts w:ascii="Arial" w:hAnsi="Arial" w:cs="Arial"/>
          <w:color w:val="000000"/>
          <w:sz w:val="22"/>
          <w:szCs w:val="22"/>
        </w:rPr>
        <w:t xml:space="preserve"> mode</w:t>
      </w:r>
      <w:r w:rsidRPr="0067199C">
        <w:rPr>
          <w:rFonts w:ascii="Arial" w:hAnsi="Arial" w:cs="Arial"/>
          <w:color w:val="000000"/>
          <w:sz w:val="22"/>
          <w:szCs w:val="22"/>
        </w:rPr>
        <w:t>ls</w:t>
      </w:r>
      <w:r w:rsidR="00D471CD" w:rsidRPr="0067199C">
        <w:rPr>
          <w:rFonts w:ascii="Arial" w:hAnsi="Arial" w:cs="Arial"/>
          <w:color w:val="000000"/>
          <w:sz w:val="22"/>
          <w:szCs w:val="22"/>
        </w:rPr>
        <w:t xml:space="preserve"> as </w:t>
      </w:r>
      <w:r w:rsidRPr="0067199C">
        <w:rPr>
          <w:rFonts w:ascii="Arial" w:hAnsi="Arial" w:cs="Arial"/>
          <w:color w:val="000000"/>
          <w:sz w:val="22"/>
          <w:szCs w:val="22"/>
        </w:rPr>
        <w:t xml:space="preserve">such methods </w:t>
      </w:r>
      <w:r w:rsidR="00D471CD" w:rsidRPr="0067199C">
        <w:rPr>
          <w:rFonts w:ascii="Arial" w:hAnsi="Arial" w:cs="Arial"/>
          <w:color w:val="000000"/>
          <w:sz w:val="22"/>
          <w:szCs w:val="22"/>
        </w:rPr>
        <w:t>work well with categorical data and missing values</w:t>
      </w:r>
      <w:r w:rsidRPr="0067199C">
        <w:rPr>
          <w:rFonts w:ascii="Arial" w:hAnsi="Arial" w:cs="Arial"/>
          <w:color w:val="000000"/>
          <w:sz w:val="22"/>
          <w:szCs w:val="22"/>
        </w:rPr>
        <w:t>, unlike neural networks</w:t>
      </w:r>
      <w:r w:rsidR="00D471CD" w:rsidRPr="0067199C">
        <w:rPr>
          <w:rFonts w:ascii="Arial" w:hAnsi="Arial" w:cs="Arial"/>
          <w:color w:val="000000"/>
          <w:sz w:val="22"/>
          <w:szCs w:val="22"/>
        </w:rPr>
        <w:t xml:space="preserve">. We tried using both </w:t>
      </w:r>
      <w:r w:rsidR="00D471CD" w:rsidRPr="0067199C">
        <w:rPr>
          <w:rFonts w:ascii="Arial" w:hAnsi="Arial" w:cs="Arial"/>
          <w:color w:val="000000"/>
          <w:sz w:val="22"/>
          <w:szCs w:val="22"/>
        </w:rPr>
        <w:lastRenderedPageBreak/>
        <w:t>normal cross entropy and FocalLoss</w:t>
      </w:r>
      <w:r w:rsidR="00605877">
        <w:rPr>
          <w:rFonts w:ascii="Arial" w:hAnsi="Arial" w:cs="Arial"/>
          <w:color w:val="000000"/>
          <w:sz w:val="22"/>
          <w:szCs w:val="22"/>
        </w:rPr>
        <w:fldChar w:fldCharType="begin"/>
      </w:r>
      <w:r w:rsidR="00446F8D">
        <w:rPr>
          <w:rFonts w:ascii="Arial" w:hAnsi="Arial" w:cs="Arial"/>
          <w:color w:val="000000"/>
          <w:sz w:val="22"/>
          <w:szCs w:val="22"/>
        </w:rPr>
        <w:instrText xml:space="preserve"> ADDIN EN.CITE &lt;EndNote&gt;&lt;Cite&gt;&lt;Author&gt;Lin T-Y&lt;/Author&gt;&lt;Year&gt;2018&lt;/Year&gt;&lt;RecNum&gt;1256&lt;/RecNum&gt;&lt;DisplayText&gt;&lt;style face="superscript"&gt;28&lt;/style&gt;&lt;/DisplayText&gt;&lt;record&gt;&lt;rec-number&gt;1256&lt;/rec-number&gt;&lt;foreign-keys&gt;&lt;key app="EN" db-id="5zxaz90vjvrv5leds09pd0vptztx95vva0pf" timestamp="1627463999"&gt;1256&lt;/key&gt;&lt;/foreign-keys&gt;&lt;ref-type name="Web Page"&gt;12&lt;/ref-type&gt;&lt;contributors&gt;&lt;authors&gt;&lt;author&gt;Lin T-Y,, Goyal P, Girshick R, He K, Dollár P&lt;/author&gt;&lt;/authors&gt;&lt;/contributors&gt;&lt;titles&gt;&lt;title&gt;Focal Loss for Dense Object Detection&lt;/title&gt;&lt;/titles&gt;&lt;volume&gt;2021&lt;/volume&gt;&lt;number&gt;19.05&lt;/number&gt;&lt;dates&gt;&lt;year&gt;2018&lt;/year&gt;&lt;/dates&gt;&lt;pub-location&gt;http://arxiv.org/abs/1708.02002&lt;/pub-location&gt;&lt;publisher&gt;ArXiv170802002 Cs &lt;/publisher&gt;&lt;urls&gt;&lt;related-urls&gt;&lt;url&gt;http://arxiv.org/abs/1708.02002&lt;/url&gt;&lt;/related-urls&gt;&lt;/urls&gt;&lt;/record&gt;&lt;/Cite&gt;&lt;/EndNote&gt;</w:instrText>
      </w:r>
      <w:r w:rsidR="00605877">
        <w:rPr>
          <w:rFonts w:ascii="Arial" w:hAnsi="Arial" w:cs="Arial"/>
          <w:color w:val="000000"/>
          <w:sz w:val="22"/>
          <w:szCs w:val="22"/>
        </w:rPr>
        <w:fldChar w:fldCharType="separate"/>
      </w:r>
      <w:r w:rsidR="00446F8D" w:rsidRPr="00446F8D">
        <w:rPr>
          <w:rFonts w:ascii="Arial" w:hAnsi="Arial" w:cs="Arial"/>
          <w:noProof/>
          <w:color w:val="000000"/>
          <w:sz w:val="22"/>
          <w:szCs w:val="22"/>
          <w:vertAlign w:val="superscript"/>
        </w:rPr>
        <w:t>28</w:t>
      </w:r>
      <w:r w:rsidR="00605877">
        <w:rPr>
          <w:rFonts w:ascii="Arial" w:hAnsi="Arial" w:cs="Arial"/>
          <w:color w:val="000000"/>
          <w:sz w:val="22"/>
          <w:szCs w:val="22"/>
        </w:rPr>
        <w:fldChar w:fldCharType="end"/>
      </w:r>
      <w:r w:rsidR="00D471CD" w:rsidRPr="0067199C">
        <w:rPr>
          <w:rFonts w:ascii="Arial" w:hAnsi="Arial" w:cs="Arial"/>
          <w:color w:val="000000"/>
          <w:sz w:val="22"/>
          <w:szCs w:val="22"/>
        </w:rPr>
        <w:t xml:space="preserve"> as the objective function for the ML model. The reason behind also testing </w:t>
      </w:r>
      <w:proofErr w:type="spellStart"/>
      <w:r w:rsidR="00D471CD" w:rsidRPr="0067199C">
        <w:rPr>
          <w:rFonts w:ascii="Arial" w:hAnsi="Arial" w:cs="Arial"/>
          <w:color w:val="000000"/>
          <w:sz w:val="22"/>
          <w:szCs w:val="22"/>
        </w:rPr>
        <w:t>FocalLoss</w:t>
      </w:r>
      <w:proofErr w:type="spellEnd"/>
      <w:r w:rsidR="00D471CD" w:rsidRPr="0067199C">
        <w:rPr>
          <w:rFonts w:ascii="Arial" w:hAnsi="Arial" w:cs="Arial"/>
          <w:color w:val="000000"/>
          <w:sz w:val="22"/>
          <w:szCs w:val="22"/>
        </w:rPr>
        <w:t xml:space="preserve"> was to allow the ML model to focus more on the (few) positives. </w:t>
      </w:r>
    </w:p>
    <w:p w14:paraId="2A3B2318" w14:textId="2F9F70C6" w:rsidR="00D471CD" w:rsidRPr="0067199C" w:rsidRDefault="00D471CD" w:rsidP="00D471CD">
      <w:pPr>
        <w:pStyle w:val="NormalWeb"/>
        <w:spacing w:before="0" w:beforeAutospacing="0" w:after="0" w:afterAutospacing="0" w:line="360" w:lineRule="auto"/>
      </w:pPr>
      <w:r w:rsidRPr="0067199C">
        <w:rPr>
          <w:rFonts w:ascii="Arial" w:hAnsi="Arial" w:cs="Arial"/>
          <w:color w:val="000000"/>
          <w:sz w:val="22"/>
          <w:szCs w:val="22"/>
        </w:rPr>
        <w:t>The ML model</w:t>
      </w:r>
      <w:r w:rsidR="00CE42F9" w:rsidRPr="0067199C">
        <w:rPr>
          <w:rFonts w:ascii="Arial" w:hAnsi="Arial" w:cs="Arial"/>
          <w:color w:val="000000"/>
          <w:sz w:val="22"/>
          <w:szCs w:val="22"/>
        </w:rPr>
        <w:t xml:space="preserve"> based on all input variables</w:t>
      </w:r>
      <w:r w:rsidRPr="0067199C">
        <w:rPr>
          <w:rFonts w:ascii="Arial" w:hAnsi="Arial" w:cs="Arial"/>
          <w:color w:val="000000"/>
          <w:sz w:val="22"/>
          <w:szCs w:val="22"/>
        </w:rPr>
        <w:t xml:space="preserve"> </w:t>
      </w:r>
      <w:r w:rsidR="00CE42F9" w:rsidRPr="0067199C">
        <w:rPr>
          <w:rFonts w:ascii="Arial" w:hAnsi="Arial" w:cs="Arial"/>
          <w:color w:val="000000"/>
          <w:sz w:val="22"/>
          <w:szCs w:val="22"/>
        </w:rPr>
        <w:t xml:space="preserve">(ML33) </w:t>
      </w:r>
      <w:r w:rsidR="00605877">
        <w:rPr>
          <w:rFonts w:ascii="Arial" w:hAnsi="Arial" w:cs="Arial"/>
          <w:color w:val="000000"/>
          <w:sz w:val="22"/>
          <w:szCs w:val="22"/>
        </w:rPr>
        <w:t>was</w:t>
      </w:r>
      <w:r w:rsidRPr="0067199C">
        <w:rPr>
          <w:rFonts w:ascii="Arial" w:hAnsi="Arial" w:cs="Arial"/>
          <w:color w:val="000000"/>
          <w:sz w:val="22"/>
          <w:szCs w:val="22"/>
        </w:rPr>
        <w:t xml:space="preserve"> trained and hyperparameter optimized using state of the art ML methods. The models were trained on the training data and then used for making predictions on the unseen test data (see supplementary for details). The classification threshold was calibrated such that no more than 20% of the total number of patients are predicted by the model to experience complications, i.e. a positive predictive fraction (PPF) of 20%.</w:t>
      </w:r>
      <w:r w:rsidR="00CE42F9" w:rsidRPr="0067199C">
        <w:rPr>
          <w:rFonts w:ascii="Arial" w:hAnsi="Arial" w:cs="Arial"/>
          <w:color w:val="000000"/>
          <w:sz w:val="22"/>
          <w:szCs w:val="22"/>
        </w:rPr>
        <w:t xml:space="preserve"> We also include</w:t>
      </w:r>
      <w:r w:rsidR="00605877">
        <w:rPr>
          <w:rFonts w:ascii="Arial" w:hAnsi="Arial" w:cs="Arial"/>
          <w:color w:val="000000"/>
          <w:sz w:val="22"/>
          <w:szCs w:val="22"/>
        </w:rPr>
        <w:t>d</w:t>
      </w:r>
      <w:r w:rsidR="00CE42F9" w:rsidRPr="0067199C">
        <w:rPr>
          <w:rFonts w:ascii="Arial" w:hAnsi="Arial" w:cs="Arial"/>
          <w:color w:val="000000"/>
          <w:sz w:val="22"/>
          <w:szCs w:val="22"/>
        </w:rPr>
        <w:t xml:space="preserve"> results for PPF values of 25% and 30%.</w:t>
      </w:r>
      <w:r w:rsidR="00875911">
        <w:rPr>
          <w:rFonts w:ascii="Arial" w:hAnsi="Arial" w:cs="Arial"/>
          <w:color w:val="000000"/>
          <w:sz w:val="22"/>
          <w:szCs w:val="22"/>
        </w:rPr>
        <w:t xml:space="preserve"> </w:t>
      </w:r>
      <w:r w:rsidR="00875911" w:rsidRPr="0067199C">
        <w:rPr>
          <w:rFonts w:ascii="Arial" w:hAnsi="Arial" w:cs="Arial"/>
          <w:color w:val="000000"/>
          <w:sz w:val="22"/>
          <w:szCs w:val="22"/>
        </w:rPr>
        <w:t>We also trained two parsimonious models using ML and LR with only the 10 most important features (ML10, LR10). Finally, we specifically explored the influence of increasing age, by constructing a model based only on age (Age), and a ML model based on all variables but age (</w:t>
      </w:r>
      <w:r w:rsidR="009F125F">
        <w:rPr>
          <w:rFonts w:ascii="Arial" w:hAnsi="Arial" w:cs="Arial"/>
          <w:color w:val="000000"/>
          <w:sz w:val="22"/>
          <w:szCs w:val="22"/>
        </w:rPr>
        <w:t>ML-</w:t>
      </w:r>
      <w:proofErr w:type="spellStart"/>
      <w:r w:rsidR="009F125F">
        <w:rPr>
          <w:rFonts w:ascii="Arial" w:hAnsi="Arial" w:cs="Arial"/>
          <w:color w:val="000000"/>
          <w:sz w:val="22"/>
          <w:szCs w:val="22"/>
        </w:rPr>
        <w:t>NoAge</w:t>
      </w:r>
      <w:proofErr w:type="spellEnd"/>
      <w:r w:rsidR="00875911" w:rsidRPr="0067199C">
        <w:rPr>
          <w:rFonts w:ascii="Arial" w:hAnsi="Arial" w:cs="Arial"/>
          <w:color w:val="000000"/>
          <w:sz w:val="22"/>
          <w:szCs w:val="22"/>
        </w:rPr>
        <w:t>).</w:t>
      </w:r>
    </w:p>
    <w:p w14:paraId="1E499E77" w14:textId="3EAC207D" w:rsidR="00E84A78" w:rsidRPr="0067199C" w:rsidRDefault="00D471CD" w:rsidP="00D4269A">
      <w:pPr>
        <w:pStyle w:val="NormalWeb"/>
        <w:spacing w:before="0" w:beforeAutospacing="0" w:after="0" w:afterAutospacing="0" w:line="360" w:lineRule="auto"/>
        <w:rPr>
          <w:rFonts w:ascii="Arial" w:hAnsi="Arial" w:cs="Arial"/>
          <w:color w:val="000000"/>
          <w:sz w:val="22"/>
          <w:szCs w:val="22"/>
        </w:rPr>
      </w:pPr>
      <w:r w:rsidRPr="0067199C">
        <w:rPr>
          <w:rFonts w:ascii="Arial" w:hAnsi="Arial" w:cs="Arial"/>
          <w:color w:val="000000"/>
          <w:sz w:val="22"/>
          <w:szCs w:val="22"/>
        </w:rPr>
        <w:t>To investigate the importance of the included variables</w:t>
      </w:r>
      <w:r w:rsidR="00CE42F9" w:rsidRPr="0067199C">
        <w:rPr>
          <w:rFonts w:ascii="Arial" w:hAnsi="Arial" w:cs="Arial"/>
          <w:color w:val="000000"/>
          <w:sz w:val="22"/>
          <w:szCs w:val="22"/>
        </w:rPr>
        <w:t xml:space="preserve">, </w:t>
      </w:r>
      <w:r w:rsidRPr="0067199C">
        <w:rPr>
          <w:rFonts w:ascii="Arial" w:hAnsi="Arial" w:cs="Arial"/>
          <w:color w:val="000000"/>
          <w:sz w:val="22"/>
          <w:szCs w:val="22"/>
        </w:rPr>
        <w:t xml:space="preserve">we computed the </w:t>
      </w:r>
      <w:proofErr w:type="spellStart"/>
      <w:r w:rsidR="00CE42F9" w:rsidRPr="0067199C">
        <w:rPr>
          <w:rFonts w:ascii="Arial" w:hAnsi="Arial" w:cs="Arial"/>
          <w:color w:val="000000"/>
          <w:sz w:val="22"/>
          <w:szCs w:val="22"/>
        </w:rPr>
        <w:t>SHapley</w:t>
      </w:r>
      <w:proofErr w:type="spellEnd"/>
      <w:r w:rsidR="00CE42F9" w:rsidRPr="0067199C">
        <w:rPr>
          <w:rFonts w:ascii="Arial" w:hAnsi="Arial" w:cs="Arial"/>
          <w:color w:val="000000"/>
          <w:sz w:val="22"/>
          <w:szCs w:val="22"/>
        </w:rPr>
        <w:t xml:space="preserve"> Additive </w:t>
      </w:r>
      <w:proofErr w:type="spellStart"/>
      <w:r w:rsidR="00CE42F9" w:rsidRPr="0067199C">
        <w:rPr>
          <w:rFonts w:ascii="Arial" w:hAnsi="Arial" w:cs="Arial"/>
          <w:color w:val="000000"/>
          <w:sz w:val="22"/>
          <w:szCs w:val="22"/>
        </w:rPr>
        <w:t>exPlanations</w:t>
      </w:r>
      <w:proofErr w:type="spellEnd"/>
      <w:r w:rsidRPr="0067199C">
        <w:rPr>
          <w:rFonts w:ascii="Arial" w:hAnsi="Arial" w:cs="Arial"/>
          <w:color w:val="000000"/>
          <w:sz w:val="22"/>
          <w:szCs w:val="22"/>
        </w:rPr>
        <w:t xml:space="preserve"> </w:t>
      </w:r>
      <w:r w:rsidR="00CE42F9" w:rsidRPr="0067199C">
        <w:rPr>
          <w:rFonts w:ascii="Arial" w:hAnsi="Arial" w:cs="Arial"/>
          <w:color w:val="000000"/>
          <w:sz w:val="22"/>
          <w:szCs w:val="22"/>
        </w:rPr>
        <w:t>(</w:t>
      </w:r>
      <w:r w:rsidRPr="0067199C">
        <w:rPr>
          <w:rFonts w:ascii="Arial" w:hAnsi="Arial" w:cs="Arial"/>
          <w:color w:val="000000"/>
          <w:sz w:val="22"/>
          <w:szCs w:val="22"/>
        </w:rPr>
        <w:t>SHAP</w:t>
      </w:r>
      <w:r w:rsidR="00CE42F9" w:rsidRPr="0067199C">
        <w:rPr>
          <w:rFonts w:ascii="Arial" w:hAnsi="Arial" w:cs="Arial"/>
          <w:color w:val="000000"/>
          <w:sz w:val="22"/>
          <w:szCs w:val="22"/>
        </w:rPr>
        <w:t>)</w:t>
      </w:r>
      <w:r w:rsidRPr="0067199C">
        <w:rPr>
          <w:rFonts w:ascii="Arial" w:hAnsi="Arial" w:cs="Arial"/>
          <w:color w:val="000000"/>
          <w:sz w:val="22"/>
          <w:szCs w:val="22"/>
        </w:rPr>
        <w:t xml:space="preserve"> values</w:t>
      </w:r>
      <w:r w:rsidR="00CE42F9" w:rsidRPr="0067199C">
        <w:rPr>
          <w:rFonts w:ascii="Arial" w:hAnsi="Arial" w:cs="Arial"/>
          <w:color w:val="000000"/>
          <w:sz w:val="22"/>
          <w:szCs w:val="22"/>
        </w:rPr>
        <w:t>,</w:t>
      </w:r>
      <w:r w:rsidR="00E84A78" w:rsidRPr="0067199C">
        <w:rPr>
          <w:rFonts w:ascii="Arial" w:hAnsi="Arial" w:cs="Arial"/>
          <w:color w:val="000000"/>
          <w:sz w:val="22"/>
          <w:szCs w:val="22"/>
        </w:rPr>
        <w:t xml:space="preserve"> which provide estimates on which variables contribute most to the risk score predictions.</w:t>
      </w:r>
      <w:r w:rsidR="004A5136" w:rsidRPr="0067199C">
        <w:rPr>
          <w:rFonts w:ascii="Arial" w:hAnsi="Arial" w:cs="Arial"/>
          <w:color w:val="000000"/>
          <w:sz w:val="22"/>
          <w:szCs w:val="22"/>
        </w:rPr>
        <w:fldChar w:fldCharType="begin">
          <w:fldData xml:space="preserve">PEVuZE5vdGU+PENpdGU+PEF1dGhvcj5MdW5kYmVyZzwvQXV0aG9yPjxZZWFyPjIwMjA8L1llYXI+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</w:fldData>
        </w:fldChar>
      </w:r>
      <w:r w:rsidR="00446F8D">
        <w:rPr>
          <w:rFonts w:ascii="Arial" w:hAnsi="Arial" w:cs="Arial"/>
          <w:color w:val="000000"/>
          <w:sz w:val="22"/>
          <w:szCs w:val="22"/>
        </w:rPr>
        <w:instrText xml:space="preserve"> ADDIN EN.CITE </w:instrText>
      </w:r>
      <w:r w:rsidR="00446F8D">
        <w:rPr>
          <w:rFonts w:ascii="Arial" w:hAnsi="Arial" w:cs="Arial"/>
          <w:color w:val="000000"/>
          <w:sz w:val="22"/>
          <w:szCs w:val="22"/>
        </w:rPr>
        <w:fldChar w:fldCharType="begin">
          <w:fldData xml:space="preserve">PEVuZE5vdGU+PENpdGU+PEF1dGhvcj5MdW5kYmVyZzwvQXV0aG9yPjxZZWFyPjIwMjA8L1llYXI+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</w:fldData>
        </w:fldChar>
      </w:r>
      <w:r w:rsidR="00446F8D">
        <w:rPr>
          <w:rFonts w:ascii="Arial" w:hAnsi="Arial" w:cs="Arial"/>
          <w:color w:val="000000"/>
          <w:sz w:val="22"/>
          <w:szCs w:val="22"/>
        </w:rPr>
        <w:instrText xml:space="preserve"> ADDIN EN.CITE.DATA </w:instrText>
      </w:r>
      <w:r w:rsidR="00446F8D">
        <w:rPr>
          <w:rFonts w:ascii="Arial" w:hAnsi="Arial" w:cs="Arial"/>
          <w:color w:val="000000"/>
          <w:sz w:val="22"/>
          <w:szCs w:val="22"/>
        </w:rPr>
      </w:r>
      <w:r w:rsidR="00446F8D">
        <w:rPr>
          <w:rFonts w:ascii="Arial" w:hAnsi="Arial" w:cs="Arial"/>
          <w:color w:val="000000"/>
          <w:sz w:val="22"/>
          <w:szCs w:val="22"/>
        </w:rPr>
        <w:fldChar w:fldCharType="end"/>
      </w:r>
      <w:r w:rsidR="004A5136" w:rsidRPr="0067199C">
        <w:rPr>
          <w:rFonts w:ascii="Arial" w:hAnsi="Arial" w:cs="Arial"/>
          <w:color w:val="000000"/>
          <w:sz w:val="22"/>
          <w:szCs w:val="22"/>
        </w:rPr>
        <w:fldChar w:fldCharType="separate"/>
      </w:r>
      <w:r w:rsidR="00446F8D" w:rsidRPr="00446F8D">
        <w:rPr>
          <w:rFonts w:ascii="Arial" w:hAnsi="Arial" w:cs="Arial"/>
          <w:noProof/>
          <w:color w:val="000000"/>
          <w:sz w:val="22"/>
          <w:szCs w:val="22"/>
          <w:vertAlign w:val="superscript"/>
        </w:rPr>
        <w:t>29,30</w:t>
      </w:r>
      <w:r w:rsidR="004A5136" w:rsidRPr="0067199C">
        <w:rPr>
          <w:rFonts w:ascii="Arial" w:hAnsi="Arial" w:cs="Arial"/>
          <w:color w:val="000000"/>
          <w:sz w:val="22"/>
          <w:szCs w:val="22"/>
        </w:rPr>
        <w:fldChar w:fldCharType="end"/>
      </w:r>
      <w:r w:rsidR="003300FD" w:rsidRPr="0067199C">
        <w:rPr>
          <w:rFonts w:ascii="Arial" w:hAnsi="Arial" w:cs="Arial"/>
          <w:color w:val="000000"/>
          <w:sz w:val="22"/>
          <w:szCs w:val="22"/>
        </w:rPr>
        <w:t xml:space="preserve"> </w:t>
      </w:r>
      <w:r w:rsidR="00605877">
        <w:rPr>
          <w:rFonts w:ascii="Arial" w:hAnsi="Arial" w:cs="Arial"/>
          <w:color w:val="000000"/>
          <w:sz w:val="22"/>
          <w:szCs w:val="22"/>
        </w:rPr>
        <w:t>W</w:t>
      </w:r>
      <w:r w:rsidR="003300FD" w:rsidRPr="0067199C">
        <w:rPr>
          <w:rFonts w:ascii="Arial" w:hAnsi="Arial" w:cs="Arial"/>
          <w:color w:val="000000"/>
          <w:sz w:val="22"/>
          <w:szCs w:val="22"/>
        </w:rPr>
        <w:t xml:space="preserve">e also investigated potential relation between </w:t>
      </w:r>
      <w:r w:rsidR="00333F22" w:rsidRPr="0067199C">
        <w:rPr>
          <w:rFonts w:ascii="Arial" w:hAnsi="Arial" w:cs="Arial"/>
          <w:color w:val="000000"/>
          <w:sz w:val="22"/>
          <w:szCs w:val="22"/>
        </w:rPr>
        <w:t>reimbursed prescribed cardiac drugs</w:t>
      </w:r>
      <w:r w:rsidR="00605877">
        <w:rPr>
          <w:rFonts w:ascii="Arial" w:hAnsi="Arial" w:cs="Arial"/>
          <w:color w:val="000000"/>
          <w:sz w:val="22"/>
          <w:szCs w:val="22"/>
        </w:rPr>
        <w:t xml:space="preserve">, </w:t>
      </w:r>
      <w:r w:rsidR="00333F22" w:rsidRPr="0067199C">
        <w:rPr>
          <w:rFonts w:ascii="Arial" w:hAnsi="Arial" w:cs="Arial"/>
          <w:color w:val="000000"/>
          <w:sz w:val="22"/>
          <w:szCs w:val="22"/>
        </w:rPr>
        <w:t>anticoagulants</w:t>
      </w:r>
      <w:r w:rsidR="00605877">
        <w:rPr>
          <w:rFonts w:ascii="Arial" w:hAnsi="Arial" w:cs="Arial"/>
          <w:color w:val="000000"/>
          <w:sz w:val="22"/>
          <w:szCs w:val="22"/>
        </w:rPr>
        <w:t>, p</w:t>
      </w:r>
      <w:r w:rsidR="00333F22" w:rsidRPr="0067199C">
        <w:rPr>
          <w:rFonts w:ascii="Arial" w:hAnsi="Arial" w:cs="Arial"/>
          <w:color w:val="000000"/>
          <w:sz w:val="22"/>
          <w:szCs w:val="22"/>
        </w:rPr>
        <w:t>sychotropics</w:t>
      </w:r>
      <w:r w:rsidR="003300FD" w:rsidRPr="0067199C">
        <w:rPr>
          <w:rFonts w:ascii="Arial" w:hAnsi="Arial" w:cs="Arial"/>
          <w:color w:val="000000"/>
          <w:sz w:val="22"/>
          <w:szCs w:val="22"/>
        </w:rPr>
        <w:t xml:space="preserve"> and </w:t>
      </w:r>
      <w:r w:rsidR="00333F22" w:rsidRPr="0067199C">
        <w:rPr>
          <w:rFonts w:ascii="Arial" w:hAnsi="Arial" w:cs="Arial"/>
          <w:color w:val="000000"/>
          <w:sz w:val="22"/>
          <w:szCs w:val="22"/>
        </w:rPr>
        <w:t>pulmonary drugs</w:t>
      </w:r>
      <w:r w:rsidR="003300FD" w:rsidRPr="0067199C">
        <w:rPr>
          <w:rFonts w:ascii="Arial" w:hAnsi="Arial" w:cs="Arial"/>
          <w:color w:val="000000"/>
          <w:sz w:val="22"/>
          <w:szCs w:val="22"/>
        </w:rPr>
        <w:t xml:space="preserve"> </w:t>
      </w:r>
      <w:r w:rsidR="00605877">
        <w:rPr>
          <w:rFonts w:ascii="Arial" w:hAnsi="Arial" w:cs="Arial"/>
          <w:color w:val="000000"/>
          <w:sz w:val="22"/>
          <w:szCs w:val="22"/>
        </w:rPr>
        <w:t>and</w:t>
      </w:r>
      <w:r w:rsidR="003300FD" w:rsidRPr="0067199C">
        <w:rPr>
          <w:rFonts w:ascii="Arial" w:hAnsi="Arial" w:cs="Arial"/>
          <w:color w:val="000000"/>
          <w:sz w:val="22"/>
          <w:szCs w:val="22"/>
        </w:rPr>
        <w:t xml:space="preserve"> age</w:t>
      </w:r>
      <w:r w:rsidR="00605877">
        <w:rPr>
          <w:rFonts w:ascii="Arial" w:hAnsi="Arial" w:cs="Arial"/>
          <w:color w:val="000000"/>
          <w:sz w:val="22"/>
          <w:szCs w:val="22"/>
        </w:rPr>
        <w:t>,</w:t>
      </w:r>
      <w:r w:rsidR="00875911">
        <w:rPr>
          <w:rFonts w:ascii="Arial" w:hAnsi="Arial" w:cs="Arial"/>
          <w:color w:val="000000"/>
          <w:sz w:val="22"/>
          <w:szCs w:val="22"/>
        </w:rPr>
        <w:t xml:space="preserve"> as investigations on relation between </w:t>
      </w:r>
      <w:r w:rsidR="00605877">
        <w:rPr>
          <w:rFonts w:ascii="Arial" w:hAnsi="Arial" w:cs="Arial"/>
          <w:color w:val="000000"/>
          <w:sz w:val="22"/>
          <w:szCs w:val="22"/>
        </w:rPr>
        <w:t>polypharmacy</w:t>
      </w:r>
      <w:r w:rsidR="00875911">
        <w:rPr>
          <w:rFonts w:ascii="Arial" w:hAnsi="Arial" w:cs="Arial"/>
          <w:color w:val="000000"/>
          <w:sz w:val="22"/>
          <w:szCs w:val="22"/>
        </w:rPr>
        <w:t xml:space="preserve"> and postoperative outcomes</w:t>
      </w:r>
      <w:r w:rsidR="00605877">
        <w:rPr>
          <w:rFonts w:ascii="Arial" w:hAnsi="Arial" w:cs="Arial"/>
          <w:color w:val="000000"/>
          <w:sz w:val="22"/>
          <w:szCs w:val="22"/>
        </w:rPr>
        <w:t xml:space="preserve"> </w:t>
      </w:r>
      <w:r w:rsidR="00875911">
        <w:rPr>
          <w:rFonts w:ascii="Arial" w:hAnsi="Arial" w:cs="Arial"/>
          <w:color w:val="000000"/>
          <w:sz w:val="22"/>
          <w:szCs w:val="22"/>
        </w:rPr>
        <w:t>has mainly been in older patients.</w:t>
      </w:r>
      <w:r w:rsidR="00875911">
        <w:rPr>
          <w:rFonts w:ascii="Arial" w:hAnsi="Arial" w:cs="Arial"/>
          <w:color w:val="000000"/>
          <w:sz w:val="22"/>
          <w:szCs w:val="22"/>
        </w:rPr>
        <w:fldChar w:fldCharType="begin">
          <w:fldData xml:space="preserve">PEVuZE5vdGU+PENpdGU+PEF1dGhvcj5NY0lzYWFjPC9BdXRob3I+PFllYXI+MjAxODwvWWVhcj48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</w:fldData>
        </w:fldChar>
      </w:r>
      <w:r w:rsidR="00446F8D">
        <w:rPr>
          <w:rFonts w:ascii="Arial" w:hAnsi="Arial" w:cs="Arial"/>
          <w:color w:val="000000"/>
          <w:sz w:val="22"/>
          <w:szCs w:val="22"/>
        </w:rPr>
        <w:instrText xml:space="preserve"> ADDIN EN.CITE </w:instrText>
      </w:r>
      <w:r w:rsidR="00446F8D">
        <w:rPr>
          <w:rFonts w:ascii="Arial" w:hAnsi="Arial" w:cs="Arial"/>
          <w:color w:val="000000"/>
          <w:sz w:val="22"/>
          <w:szCs w:val="22"/>
        </w:rPr>
        <w:fldChar w:fldCharType="begin">
          <w:fldData xml:space="preserve">PEVuZE5vdGU+PENpdGU+PEF1dGhvcj5NY0lzYWFjPC9BdXRob3I+PFllYXI+MjAxODwvWWVhcj48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</w:fldData>
        </w:fldChar>
      </w:r>
      <w:r w:rsidR="00446F8D">
        <w:rPr>
          <w:rFonts w:ascii="Arial" w:hAnsi="Arial" w:cs="Arial"/>
          <w:color w:val="000000"/>
          <w:sz w:val="22"/>
          <w:szCs w:val="22"/>
        </w:rPr>
        <w:instrText xml:space="preserve"> ADDIN EN.CITE.DATA </w:instrText>
      </w:r>
      <w:r w:rsidR="00446F8D">
        <w:rPr>
          <w:rFonts w:ascii="Arial" w:hAnsi="Arial" w:cs="Arial"/>
          <w:color w:val="000000"/>
          <w:sz w:val="22"/>
          <w:szCs w:val="22"/>
        </w:rPr>
      </w:r>
      <w:r w:rsidR="00446F8D">
        <w:rPr>
          <w:rFonts w:ascii="Arial" w:hAnsi="Arial" w:cs="Arial"/>
          <w:color w:val="000000"/>
          <w:sz w:val="22"/>
          <w:szCs w:val="22"/>
        </w:rPr>
        <w:fldChar w:fldCharType="end"/>
      </w:r>
      <w:r w:rsidR="00875911">
        <w:rPr>
          <w:rFonts w:ascii="Arial" w:hAnsi="Arial" w:cs="Arial"/>
          <w:color w:val="000000"/>
          <w:sz w:val="22"/>
          <w:szCs w:val="22"/>
        </w:rPr>
        <w:fldChar w:fldCharType="separate"/>
      </w:r>
      <w:r w:rsidR="00446F8D" w:rsidRPr="00446F8D">
        <w:rPr>
          <w:rFonts w:ascii="Arial" w:hAnsi="Arial" w:cs="Arial"/>
          <w:noProof/>
          <w:color w:val="000000"/>
          <w:sz w:val="22"/>
          <w:szCs w:val="22"/>
          <w:vertAlign w:val="superscript"/>
        </w:rPr>
        <w:t>31</w:t>
      </w:r>
      <w:r w:rsidR="00875911">
        <w:rPr>
          <w:rFonts w:ascii="Arial" w:hAnsi="Arial" w:cs="Arial"/>
          <w:color w:val="000000"/>
          <w:sz w:val="22"/>
          <w:szCs w:val="22"/>
        </w:rPr>
        <w:fldChar w:fldCharType="end"/>
      </w:r>
      <w:r w:rsidR="003B17DB" w:rsidRPr="0067199C">
        <w:rPr>
          <w:rFonts w:ascii="Arial" w:hAnsi="Arial" w:cs="Arial"/>
          <w:color w:val="000000"/>
          <w:sz w:val="22"/>
          <w:szCs w:val="22"/>
        </w:rPr>
        <w:br/>
        <w:t xml:space="preserve">For evaluating model </w:t>
      </w:r>
      <w:r w:rsidR="00E34BFE" w:rsidRPr="0067199C">
        <w:rPr>
          <w:rFonts w:ascii="Arial" w:hAnsi="Arial" w:cs="Arial"/>
          <w:color w:val="000000"/>
          <w:sz w:val="22"/>
          <w:szCs w:val="22"/>
        </w:rPr>
        <w:t>performance,</w:t>
      </w:r>
      <w:r w:rsidR="00D4269A" w:rsidRPr="0067199C">
        <w:rPr>
          <w:rFonts w:ascii="Arial" w:hAnsi="Arial" w:cs="Arial"/>
          <w:color w:val="000000"/>
          <w:sz w:val="22"/>
          <w:szCs w:val="22"/>
        </w:rPr>
        <w:t xml:space="preserve"> we </w:t>
      </w:r>
      <w:r w:rsidR="00CE42F9" w:rsidRPr="0067199C">
        <w:rPr>
          <w:rFonts w:ascii="Arial" w:hAnsi="Arial" w:cs="Arial"/>
          <w:color w:val="000000"/>
          <w:sz w:val="22"/>
          <w:szCs w:val="22"/>
        </w:rPr>
        <w:t xml:space="preserve">computed the number of true positives (TP), false positives (FP), false negatives (FN), true negatives (TN), true positive rate (TPR = sensitivity), positive predictive value (PPV = precision). Since the data is quite imbalanced (about a 1:20 </w:t>
      </w:r>
      <w:proofErr w:type="spellStart"/>
      <w:r w:rsidR="00CE42F9" w:rsidRPr="0067199C">
        <w:rPr>
          <w:rFonts w:ascii="Arial" w:hAnsi="Arial" w:cs="Arial"/>
          <w:color w:val="000000"/>
          <w:sz w:val="22"/>
          <w:szCs w:val="22"/>
        </w:rPr>
        <w:t>positive:negative</w:t>
      </w:r>
      <w:proofErr w:type="spellEnd"/>
      <w:r w:rsidR="00CE42F9" w:rsidRPr="0067199C">
        <w:rPr>
          <w:rFonts w:ascii="Arial" w:hAnsi="Arial" w:cs="Arial"/>
          <w:color w:val="000000"/>
          <w:sz w:val="22"/>
          <w:szCs w:val="22"/>
        </w:rPr>
        <w:t xml:space="preserve"> ratio) we also computed the Matthews Correlation Coefficient (MCC) which is independent of class imbalance.</w:t>
      </w:r>
      <w:r w:rsidR="00CE42F9" w:rsidRPr="0067199C">
        <w:rPr>
          <w:rFonts w:ascii="Arial" w:hAnsi="Arial" w:cs="Arial"/>
          <w:color w:val="000000"/>
          <w:sz w:val="22"/>
          <w:szCs w:val="22"/>
        </w:rPr>
        <w:fldChar w:fldCharType="begin">
          <w:fldData xml:space="preserve">PEVuZE5vdGU+PENpdGU+PEF1dGhvcj5DaGljY288L0F1dGhvcj48WWVhcj4yMDE3PC9ZZWFyPjxS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</w:fldData>
        </w:fldChar>
      </w:r>
      <w:r w:rsidR="00446F8D">
        <w:rPr>
          <w:rFonts w:ascii="Arial" w:hAnsi="Arial" w:cs="Arial"/>
          <w:color w:val="000000"/>
          <w:sz w:val="22"/>
          <w:szCs w:val="22"/>
        </w:rPr>
        <w:instrText xml:space="preserve"> ADDIN EN.CITE </w:instrText>
      </w:r>
      <w:r w:rsidR="00446F8D">
        <w:rPr>
          <w:rFonts w:ascii="Arial" w:hAnsi="Arial" w:cs="Arial"/>
          <w:color w:val="000000"/>
          <w:sz w:val="22"/>
          <w:szCs w:val="22"/>
        </w:rPr>
        <w:fldChar w:fldCharType="begin">
          <w:fldData xml:space="preserve">PEVuZE5vdGU+PENpdGU+PEF1dGhvcj5DaGljY288L0F1dGhvcj48WWVhcj4yMDE3PC9ZZWFyPjxS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</w:fldData>
        </w:fldChar>
      </w:r>
      <w:r w:rsidR="00446F8D">
        <w:rPr>
          <w:rFonts w:ascii="Arial" w:hAnsi="Arial" w:cs="Arial"/>
          <w:color w:val="000000"/>
          <w:sz w:val="22"/>
          <w:szCs w:val="22"/>
        </w:rPr>
        <w:instrText xml:space="preserve"> ADDIN EN.CITE.DATA </w:instrText>
      </w:r>
      <w:r w:rsidR="00446F8D">
        <w:rPr>
          <w:rFonts w:ascii="Arial" w:hAnsi="Arial" w:cs="Arial"/>
          <w:color w:val="000000"/>
          <w:sz w:val="22"/>
          <w:szCs w:val="22"/>
        </w:rPr>
      </w:r>
      <w:r w:rsidR="00446F8D">
        <w:rPr>
          <w:rFonts w:ascii="Arial" w:hAnsi="Arial" w:cs="Arial"/>
          <w:color w:val="000000"/>
          <w:sz w:val="22"/>
          <w:szCs w:val="22"/>
        </w:rPr>
        <w:fldChar w:fldCharType="end"/>
      </w:r>
      <w:r w:rsidR="00CE42F9" w:rsidRPr="0067199C">
        <w:rPr>
          <w:rFonts w:ascii="Arial" w:hAnsi="Arial" w:cs="Arial"/>
          <w:color w:val="000000"/>
          <w:sz w:val="22"/>
          <w:szCs w:val="22"/>
        </w:rPr>
        <w:fldChar w:fldCharType="separate"/>
      </w:r>
      <w:r w:rsidR="00446F8D" w:rsidRPr="00446F8D">
        <w:rPr>
          <w:rFonts w:ascii="Arial" w:hAnsi="Arial" w:cs="Arial"/>
          <w:noProof/>
          <w:color w:val="000000"/>
          <w:sz w:val="22"/>
          <w:szCs w:val="22"/>
          <w:vertAlign w:val="superscript"/>
        </w:rPr>
        <w:t>32,33</w:t>
      </w:r>
      <w:r w:rsidR="00CE42F9" w:rsidRPr="0067199C">
        <w:rPr>
          <w:rFonts w:ascii="Arial" w:hAnsi="Arial" w:cs="Arial"/>
          <w:color w:val="000000"/>
          <w:sz w:val="22"/>
          <w:szCs w:val="22"/>
        </w:rPr>
        <w:fldChar w:fldCharType="end"/>
      </w:r>
      <w:r w:rsidR="00CE42F9" w:rsidRPr="0067199C">
        <w:rPr>
          <w:rFonts w:ascii="Arial" w:hAnsi="Arial" w:cs="Arial"/>
          <w:color w:val="000000"/>
          <w:sz w:val="22"/>
          <w:szCs w:val="22"/>
        </w:rPr>
        <w:t xml:space="preserve"> The MCC ranges between -1 (the 100% wrong classifier), 0 (the random classifier), and +1 (the perfect classifier).</w:t>
      </w:r>
      <w:r w:rsidR="00875911">
        <w:rPr>
          <w:rFonts w:ascii="Arial" w:hAnsi="Arial" w:cs="Arial"/>
          <w:color w:val="000000"/>
          <w:sz w:val="22"/>
          <w:szCs w:val="22"/>
        </w:rPr>
        <w:t xml:space="preserve"> Finally</w:t>
      </w:r>
      <w:r w:rsidR="00CE42F9" w:rsidRPr="0067199C">
        <w:rPr>
          <w:rFonts w:ascii="Arial" w:hAnsi="Arial" w:cs="Arial"/>
          <w:color w:val="000000"/>
          <w:sz w:val="22"/>
          <w:szCs w:val="22"/>
        </w:rPr>
        <w:t xml:space="preserve">, we computed the </w:t>
      </w:r>
      <w:r w:rsidR="00D4269A" w:rsidRPr="0067199C">
        <w:rPr>
          <w:rFonts w:ascii="Arial" w:hAnsi="Arial" w:cs="Arial"/>
          <w:color w:val="000000"/>
          <w:sz w:val="22"/>
          <w:szCs w:val="22"/>
        </w:rPr>
        <w:t xml:space="preserve">area under the </w:t>
      </w:r>
      <w:r w:rsidR="003B17DB" w:rsidRPr="0067199C">
        <w:rPr>
          <w:rFonts w:ascii="Arial" w:hAnsi="Arial" w:cs="Arial"/>
          <w:color w:val="000000"/>
          <w:sz w:val="22"/>
          <w:szCs w:val="22"/>
        </w:rPr>
        <w:t xml:space="preserve">receiver operating characteristic </w:t>
      </w:r>
      <w:r w:rsidR="00D4269A" w:rsidRPr="0067199C">
        <w:rPr>
          <w:rFonts w:ascii="Arial" w:hAnsi="Arial" w:cs="Arial"/>
          <w:color w:val="000000"/>
          <w:sz w:val="22"/>
          <w:szCs w:val="22"/>
        </w:rPr>
        <w:t>curve (AUROC)</w:t>
      </w:r>
      <w:r w:rsidR="00CE42F9" w:rsidRPr="0067199C">
        <w:rPr>
          <w:rFonts w:ascii="Arial" w:hAnsi="Arial" w:cs="Arial"/>
          <w:color w:val="000000"/>
          <w:sz w:val="22"/>
          <w:szCs w:val="22"/>
        </w:rPr>
        <w:t xml:space="preserve"> and</w:t>
      </w:r>
      <w:r w:rsidR="00D4269A" w:rsidRPr="0067199C">
        <w:rPr>
          <w:rFonts w:ascii="Arial" w:hAnsi="Arial" w:cs="Arial"/>
          <w:color w:val="000000"/>
          <w:sz w:val="22"/>
          <w:szCs w:val="22"/>
        </w:rPr>
        <w:t xml:space="preserve"> </w:t>
      </w:r>
      <w:r w:rsidR="00CE42F9" w:rsidRPr="0067199C">
        <w:rPr>
          <w:rFonts w:ascii="Arial" w:hAnsi="Arial" w:cs="Arial"/>
          <w:color w:val="000000"/>
          <w:sz w:val="22"/>
          <w:szCs w:val="22"/>
        </w:rPr>
        <w:t xml:space="preserve">the </w:t>
      </w:r>
      <w:r w:rsidR="00D4269A" w:rsidRPr="0067199C">
        <w:rPr>
          <w:rFonts w:ascii="Arial" w:hAnsi="Arial" w:cs="Arial"/>
          <w:color w:val="000000"/>
          <w:sz w:val="22"/>
          <w:szCs w:val="22"/>
        </w:rPr>
        <w:t>area under the precision recall curve (AUPRC)</w:t>
      </w:r>
      <w:r w:rsidR="00CE42F9" w:rsidRPr="0067199C">
        <w:rPr>
          <w:rFonts w:ascii="Arial" w:hAnsi="Arial" w:cs="Arial"/>
          <w:color w:val="000000"/>
          <w:sz w:val="22"/>
          <w:szCs w:val="22"/>
        </w:rPr>
        <w:t>. To evaluate the statistical difference between the classifiers, we applied a Bayesian metric comparison.</w:t>
      </w:r>
      <w:r w:rsidR="00875911">
        <w:rPr>
          <w:rFonts w:ascii="Arial" w:hAnsi="Arial" w:cs="Arial"/>
          <w:color w:val="000000"/>
          <w:sz w:val="22"/>
          <w:szCs w:val="22"/>
        </w:rPr>
        <w:fldChar w:fldCharType="begin"/>
      </w:r>
      <w:r w:rsidR="00446F8D">
        <w:rPr>
          <w:rFonts w:ascii="Arial" w:hAnsi="Arial" w:cs="Arial"/>
          <w:color w:val="000000"/>
          <w:sz w:val="22"/>
          <w:szCs w:val="22"/>
        </w:rPr>
        <w:instrText xml:space="preserve"> ADDIN EN.CITE &lt;EndNote&gt;&lt;Cite&gt;&lt;Author&gt;Tötsch&lt;/Author&gt;&lt;Year&gt;2021&lt;/Year&gt;&lt;RecNum&gt;1300&lt;/RecNum&gt;&lt;DisplayText&gt;&lt;style face="superscript"&gt;34&lt;/style&gt;&lt;/DisplayText&gt;&lt;record&gt;&lt;rec-number&gt;1300&lt;/rec-number&gt;&lt;foreign-keys&gt;&lt;key app="EN" db-id="5zxaz90vjvrv5leds09pd0vptztx95vva0pf" timestamp="1636018376"&gt;1300&lt;/key&gt;&lt;/foreign-keys&gt;&lt;ref-type name="Journal Article"&gt;17&lt;/ref-type&gt;&lt;contributors&gt;&lt;authors&gt;&lt;author&gt;Tötsch, N.&lt;/author&gt;&lt;author&gt;Hoffmann, D.&lt;/author&gt;&lt;/authors&gt;&lt;/contributors&gt;&lt;auth-address&gt;Faculty of Biology, University of Duisburg-Essen, Essen, Germany.&lt;/auth-address&gt;&lt;titles&gt;&lt;title&gt;Classifier uncertainty: evidence, potential impact, and probabilistic treatment&lt;/title&gt;&lt;secondary-title&gt;PeerJ Comput Sci&lt;/secondary-title&gt;&lt;alt-title&gt;PeerJ. Computer science&lt;/alt-title&gt;&lt;/titles&gt;&lt;periodical&gt;&lt;full-title&gt;PeerJ Comput Sci&lt;/full-title&gt;&lt;abbr-1&gt;PeerJ. Computer science&lt;/abbr-1&gt;&lt;/periodical&gt;&lt;alt-periodical&gt;&lt;full-title&gt;PeerJ Comput Sci&lt;/full-title&gt;&lt;abbr-1&gt;PeerJ. Computer science&lt;/abbr-1&gt;&lt;/alt-periodical&gt;&lt;pages&gt;e398&lt;/pages&gt;&lt;volume&gt;7&lt;/volume&gt;&lt;edition&gt;2021/04/06&lt;/edition&gt;&lt;keywords&gt;&lt;keyword&gt;Bayesian modeling&lt;/keyword&gt;&lt;keyword&gt;Classification&lt;/keyword&gt;&lt;keyword&gt;Machine learning&lt;/keyword&gt;&lt;keyword&gt;Reproducibility&lt;/keyword&gt;&lt;keyword&gt;Statistics&lt;/keyword&gt;&lt;keyword&gt;Uncertainty&lt;/keyword&gt;&lt;/keywords&gt;&lt;dates&gt;&lt;year&gt;2021&lt;/year&gt;&lt;/dates&gt;&lt;isbn&gt;2376-5992&lt;/isbn&gt;&lt;accession-num&gt;33817044&lt;/accession-num&gt;&lt;urls&gt;&lt;/urls&gt;&lt;custom2&gt;PMC7959610&lt;/custom2&gt;&lt;electronic-resource-num&gt;10.7717/peerj-cs.398&lt;/electronic-resource-num&gt;&lt;remote-database-provider&gt;NLM&lt;/remote-database-provider&gt;&lt;language&gt;eng&lt;/language&gt;&lt;/record&gt;&lt;/Cite&gt;&lt;/EndNote&gt;</w:instrText>
      </w:r>
      <w:r w:rsidR="00875911">
        <w:rPr>
          <w:rFonts w:ascii="Arial" w:hAnsi="Arial" w:cs="Arial"/>
          <w:color w:val="000000"/>
          <w:sz w:val="22"/>
          <w:szCs w:val="22"/>
        </w:rPr>
        <w:fldChar w:fldCharType="separate"/>
      </w:r>
      <w:r w:rsidR="00446F8D" w:rsidRPr="00446F8D">
        <w:rPr>
          <w:rFonts w:ascii="Arial" w:hAnsi="Arial" w:cs="Arial"/>
          <w:noProof/>
          <w:color w:val="000000"/>
          <w:sz w:val="22"/>
          <w:szCs w:val="22"/>
          <w:vertAlign w:val="superscript"/>
        </w:rPr>
        <w:t>34</w:t>
      </w:r>
      <w:r w:rsidR="00875911">
        <w:rPr>
          <w:rFonts w:ascii="Arial" w:hAnsi="Arial" w:cs="Arial"/>
          <w:color w:val="000000"/>
          <w:sz w:val="22"/>
          <w:szCs w:val="22"/>
        </w:rPr>
        <w:fldChar w:fldCharType="end"/>
      </w:r>
      <w:r w:rsidR="00D4269A" w:rsidRPr="0067199C">
        <w:rPr>
          <w:rFonts w:ascii="Arial" w:hAnsi="Arial" w:cs="Arial"/>
          <w:color w:val="000000"/>
          <w:sz w:val="22"/>
          <w:szCs w:val="22"/>
        </w:rPr>
        <w:t xml:space="preserve"> </w:t>
      </w:r>
      <w:r w:rsidR="00CE42F9" w:rsidRPr="0067199C">
        <w:rPr>
          <w:rFonts w:ascii="Arial" w:hAnsi="Arial" w:cs="Arial"/>
          <w:color w:val="000000"/>
          <w:sz w:val="22"/>
          <w:szCs w:val="22"/>
        </w:rPr>
        <w:t xml:space="preserve">This calculates P(TPR) , which is </w:t>
      </w:r>
      <w:r w:rsidR="00D4269A" w:rsidRPr="0067199C">
        <w:rPr>
          <w:rFonts w:ascii="Arial" w:hAnsi="Arial" w:cs="Arial"/>
          <w:color w:val="000000"/>
          <w:sz w:val="22"/>
          <w:szCs w:val="22"/>
        </w:rPr>
        <w:t xml:space="preserve">the probability that </w:t>
      </w:r>
      <w:r w:rsidR="00875911">
        <w:rPr>
          <w:rFonts w:ascii="Arial" w:hAnsi="Arial" w:cs="Arial"/>
          <w:color w:val="000000"/>
          <w:sz w:val="22"/>
          <w:szCs w:val="22"/>
        </w:rPr>
        <w:t>a</w:t>
      </w:r>
      <w:r w:rsidR="00D4269A" w:rsidRPr="0067199C">
        <w:rPr>
          <w:rFonts w:ascii="Arial" w:hAnsi="Arial" w:cs="Arial"/>
          <w:color w:val="000000"/>
          <w:sz w:val="22"/>
          <w:szCs w:val="22"/>
        </w:rPr>
        <w:t xml:space="preserve"> model </w:t>
      </w:r>
      <w:r w:rsidR="00875911">
        <w:rPr>
          <w:rFonts w:ascii="Arial" w:hAnsi="Arial" w:cs="Arial"/>
          <w:color w:val="000000"/>
          <w:sz w:val="22"/>
          <w:szCs w:val="22"/>
        </w:rPr>
        <w:t xml:space="preserve">will </w:t>
      </w:r>
      <w:r w:rsidR="00875911" w:rsidRPr="0067199C">
        <w:rPr>
          <w:rFonts w:ascii="Arial" w:hAnsi="Arial" w:cs="Arial"/>
          <w:color w:val="000000"/>
          <w:sz w:val="22"/>
          <w:szCs w:val="22"/>
        </w:rPr>
        <w:t>perform</w:t>
      </w:r>
      <w:r w:rsidR="00D4269A" w:rsidRPr="0067199C">
        <w:rPr>
          <w:rFonts w:ascii="Arial" w:hAnsi="Arial" w:cs="Arial"/>
          <w:color w:val="000000"/>
          <w:sz w:val="22"/>
          <w:szCs w:val="22"/>
        </w:rPr>
        <w:t xml:space="preserve"> better than the ML model relative to the TPR metric</w:t>
      </w:r>
      <w:r w:rsidR="00CE42F9" w:rsidRPr="0067199C">
        <w:rPr>
          <w:rFonts w:ascii="Arial" w:hAnsi="Arial" w:cs="Arial"/>
          <w:color w:val="000000"/>
          <w:sz w:val="22"/>
          <w:szCs w:val="22"/>
        </w:rPr>
        <w:t xml:space="preserve">. </w:t>
      </w:r>
      <w:r w:rsidR="00E84A78" w:rsidRPr="0067199C">
        <w:rPr>
          <w:rFonts w:ascii="Arial" w:hAnsi="Arial" w:cs="Arial"/>
          <w:color w:val="000000"/>
          <w:sz w:val="22"/>
          <w:szCs w:val="22"/>
        </w:rPr>
        <w:t>For two equal models, the P(TPR) value would be approximately 50%</w:t>
      </w:r>
      <w:r w:rsidR="00CE42F9" w:rsidRPr="0067199C">
        <w:rPr>
          <w:rFonts w:ascii="Arial" w:hAnsi="Arial" w:cs="Arial"/>
          <w:color w:val="000000"/>
          <w:sz w:val="22"/>
          <w:szCs w:val="22"/>
        </w:rPr>
        <w:t>.</w:t>
      </w:r>
      <w:r w:rsidR="00E84A78" w:rsidRPr="0067199C">
        <w:rPr>
          <w:rFonts w:ascii="Arial" w:hAnsi="Arial" w:cs="Arial"/>
          <w:color w:val="000000"/>
          <w:sz w:val="22"/>
          <w:szCs w:val="22"/>
        </w:rPr>
        <w:t xml:space="preserve"> </w:t>
      </w:r>
    </w:p>
    <w:p w14:paraId="13314883" w14:textId="77777777" w:rsidR="007428BB" w:rsidRPr="0067199C" w:rsidRDefault="007428BB" w:rsidP="007428BB">
      <w:pPr>
        <w:pStyle w:val="Overskrift1"/>
        <w:rPr>
          <w:lang w:val="en-US"/>
        </w:rPr>
      </w:pPr>
      <w:bookmarkStart w:id="10" w:name="_lrs3rf3vdzs2" w:colFirst="0" w:colLast="0"/>
      <w:bookmarkEnd w:id="10"/>
      <w:r w:rsidRPr="0067199C">
        <w:rPr>
          <w:b/>
          <w:bCs/>
          <w:color w:val="000000"/>
          <w:lang w:val="en-US"/>
        </w:rPr>
        <w:t>Results</w:t>
      </w:r>
    </w:p>
    <w:p w14:paraId="724238EF" w14:textId="0559C4C7" w:rsidR="007428BB" w:rsidRPr="0067199C" w:rsidRDefault="00B35BEE" w:rsidP="00791BFA">
      <w:pPr>
        <w:spacing w:line="360" w:lineRule="auto"/>
        <w:rPr>
          <w:color w:val="000000"/>
        </w:rPr>
      </w:pPr>
      <w:r w:rsidRPr="0067199C">
        <w:rPr>
          <w:color w:val="000000"/>
          <w:lang w:val="en-US"/>
        </w:rPr>
        <w:t>Of the 3913 patients median age was 70 years (IQR 62-76), 59% were female and 58% had THA (table 1)</w:t>
      </w:r>
      <w:r w:rsidR="00791BFA">
        <w:rPr>
          <w:color w:val="000000"/>
          <w:lang w:val="en-US"/>
        </w:rPr>
        <w:t xml:space="preserve"> Details on prescribed drug types can be found in Appendix 1</w:t>
      </w:r>
      <w:r w:rsidRPr="0067199C">
        <w:rPr>
          <w:color w:val="000000"/>
          <w:lang w:val="en-US"/>
        </w:rPr>
        <w:t>. Median LOS was 2 (IQR: 1-2) day</w:t>
      </w:r>
      <w:r w:rsidR="00FA3BFB">
        <w:rPr>
          <w:color w:val="000000"/>
          <w:lang w:val="en-US"/>
        </w:rPr>
        <w:t>s</w:t>
      </w:r>
      <w:r w:rsidRPr="0067199C">
        <w:rPr>
          <w:color w:val="000000"/>
          <w:lang w:val="en-US"/>
        </w:rPr>
        <w:t xml:space="preserve"> with 7.6% 90-days readmissions and outcome A occurring in 182 (4.7%) </w:t>
      </w:r>
      <w:r w:rsidRPr="0067199C">
        <w:rPr>
          <w:color w:val="000000"/>
          <w:lang w:val="en-US"/>
        </w:rPr>
        <w:lastRenderedPageBreak/>
        <w:t>patients.</w:t>
      </w:r>
      <w:r w:rsidR="00791BFA">
        <w:rPr>
          <w:color w:val="000000"/>
          <w:lang w:val="en-US"/>
        </w:rPr>
        <w:t xml:space="preserve"> </w:t>
      </w:r>
      <w:r w:rsidR="00AB467D" w:rsidRPr="0067199C">
        <w:rPr>
          <w:color w:val="000000"/>
        </w:rPr>
        <w:t xml:space="preserve">When applying </w:t>
      </w:r>
      <w:r w:rsidR="005B54AB" w:rsidRPr="0067199C">
        <w:rPr>
          <w:color w:val="000000"/>
        </w:rPr>
        <w:t xml:space="preserve">any model with </w:t>
      </w:r>
      <w:r w:rsidR="00AB467D" w:rsidRPr="0067199C">
        <w:rPr>
          <w:color w:val="000000"/>
        </w:rPr>
        <w:t>a PPF of 20%</w:t>
      </w:r>
      <w:r w:rsidR="005B54AB" w:rsidRPr="0067199C">
        <w:rPr>
          <w:color w:val="000000"/>
        </w:rPr>
        <w:t xml:space="preserve"> to the 3913 patients</w:t>
      </w:r>
      <w:r w:rsidR="00CE42F9" w:rsidRPr="0067199C">
        <w:rPr>
          <w:color w:val="000000"/>
        </w:rPr>
        <w:t>,</w:t>
      </w:r>
      <w:r w:rsidR="004D150D" w:rsidRPr="0067199C">
        <w:rPr>
          <w:color w:val="000000"/>
        </w:rPr>
        <w:t xml:space="preserve"> 782 qualifie</w:t>
      </w:r>
      <w:r w:rsidR="00D17394">
        <w:rPr>
          <w:color w:val="000000"/>
        </w:rPr>
        <w:t>d</w:t>
      </w:r>
      <w:r w:rsidR="004D150D" w:rsidRPr="0067199C">
        <w:rPr>
          <w:color w:val="000000"/>
        </w:rPr>
        <w:t xml:space="preserve"> as “risk-patients”</w:t>
      </w:r>
      <w:r w:rsidR="005B54AB" w:rsidRPr="0067199C">
        <w:rPr>
          <w:color w:val="000000"/>
        </w:rPr>
        <w:t>. The results are summarized in figure 1 and table 2. When considering</w:t>
      </w:r>
      <w:r w:rsidR="004D150D" w:rsidRPr="0067199C">
        <w:rPr>
          <w:color w:val="000000"/>
        </w:rPr>
        <w:t xml:space="preserve"> </w:t>
      </w:r>
      <w:r w:rsidR="005B54AB" w:rsidRPr="0067199C">
        <w:rPr>
          <w:color w:val="000000"/>
        </w:rPr>
        <w:t>risk</w:t>
      </w:r>
      <w:r w:rsidR="00342B68" w:rsidRPr="0067199C">
        <w:rPr>
          <w:color w:val="000000"/>
        </w:rPr>
        <w:t xml:space="preserve"> </w:t>
      </w:r>
      <w:r w:rsidR="00CB6416" w:rsidRPr="0067199C">
        <w:rPr>
          <w:color w:val="000000"/>
        </w:rPr>
        <w:t>scores from</w:t>
      </w:r>
      <w:r w:rsidR="005B54AB" w:rsidRPr="0067199C">
        <w:rPr>
          <w:color w:val="000000"/>
        </w:rPr>
        <w:t xml:space="preserve"> </w:t>
      </w:r>
      <w:r w:rsidR="004D150D" w:rsidRPr="0067199C">
        <w:rPr>
          <w:color w:val="000000"/>
        </w:rPr>
        <w:t>ML</w:t>
      </w:r>
      <w:r w:rsidR="00CE42F9" w:rsidRPr="0067199C">
        <w:rPr>
          <w:color w:val="000000"/>
        </w:rPr>
        <w:t>33</w:t>
      </w:r>
      <w:r w:rsidR="004D150D" w:rsidRPr="0067199C">
        <w:rPr>
          <w:color w:val="000000"/>
        </w:rPr>
        <w:t xml:space="preserve"> </w:t>
      </w:r>
      <w:r w:rsidR="005B54AB" w:rsidRPr="0067199C">
        <w:rPr>
          <w:color w:val="000000"/>
        </w:rPr>
        <w:t xml:space="preserve">(figure 1a) and LR33 leading to this risk-patient selection, </w:t>
      </w:r>
      <w:r w:rsidR="004D150D" w:rsidRPr="0067199C">
        <w:rPr>
          <w:color w:val="000000"/>
        </w:rPr>
        <w:t>1</w:t>
      </w:r>
      <w:r w:rsidR="00AB467D" w:rsidRPr="0067199C">
        <w:rPr>
          <w:color w:val="000000"/>
        </w:rPr>
        <w:t>06</w:t>
      </w:r>
      <w:r w:rsidR="004D150D" w:rsidRPr="0067199C">
        <w:rPr>
          <w:color w:val="000000"/>
        </w:rPr>
        <w:t xml:space="preserve"> and 98 had outcome A</w:t>
      </w:r>
      <w:r w:rsidR="005B54AB" w:rsidRPr="0067199C">
        <w:rPr>
          <w:color w:val="000000"/>
        </w:rPr>
        <w:t xml:space="preserve"> (TP), respectively. </w:t>
      </w:r>
      <w:r w:rsidR="00D4269A" w:rsidRPr="0067199C">
        <w:rPr>
          <w:color w:val="000000"/>
        </w:rPr>
        <w:t>Correspondingly</w:t>
      </w:r>
      <w:r w:rsidR="005B54AB" w:rsidRPr="0067199C">
        <w:rPr>
          <w:color w:val="000000"/>
        </w:rPr>
        <w:t>,</w:t>
      </w:r>
      <w:r w:rsidR="00D4269A" w:rsidRPr="0067199C">
        <w:rPr>
          <w:color w:val="000000"/>
        </w:rPr>
        <w:t xml:space="preserve"> </w:t>
      </w:r>
      <w:r w:rsidR="005B54AB" w:rsidRPr="0067199C">
        <w:rPr>
          <w:color w:val="000000"/>
        </w:rPr>
        <w:t xml:space="preserve">the </w:t>
      </w:r>
      <w:r w:rsidR="00AB467D" w:rsidRPr="0067199C">
        <w:rPr>
          <w:color w:val="000000"/>
        </w:rPr>
        <w:t>TPR</w:t>
      </w:r>
      <w:r w:rsidR="005B54AB" w:rsidRPr="0067199C">
        <w:rPr>
          <w:color w:val="000000"/>
        </w:rPr>
        <w:t xml:space="preserve"> and PPV</w:t>
      </w:r>
      <w:r w:rsidR="00AB467D" w:rsidRPr="0067199C">
        <w:rPr>
          <w:color w:val="000000"/>
        </w:rPr>
        <w:t xml:space="preserve"> </w:t>
      </w:r>
      <w:r w:rsidR="00D4269A" w:rsidRPr="0067199C">
        <w:rPr>
          <w:color w:val="000000"/>
        </w:rPr>
        <w:t>was</w:t>
      </w:r>
      <w:r w:rsidR="00AB467D" w:rsidRPr="0067199C">
        <w:rPr>
          <w:color w:val="000000"/>
        </w:rPr>
        <w:t xml:space="preserve"> 58.2%</w:t>
      </w:r>
      <w:r w:rsidR="005B54AB" w:rsidRPr="0067199C">
        <w:rPr>
          <w:color w:val="000000"/>
        </w:rPr>
        <w:t xml:space="preserve"> and 13.6%</w:t>
      </w:r>
      <w:r w:rsidR="00AB467D" w:rsidRPr="0067199C">
        <w:rPr>
          <w:color w:val="000000"/>
        </w:rPr>
        <w:t xml:space="preserve"> </w:t>
      </w:r>
      <w:r w:rsidR="00D4269A" w:rsidRPr="0067199C">
        <w:rPr>
          <w:color w:val="000000"/>
        </w:rPr>
        <w:t>for ML</w:t>
      </w:r>
      <w:r w:rsidR="00CE42F9" w:rsidRPr="0067199C">
        <w:rPr>
          <w:color w:val="000000"/>
        </w:rPr>
        <w:t>33</w:t>
      </w:r>
      <w:r w:rsidR="00D4269A" w:rsidRPr="0067199C">
        <w:rPr>
          <w:color w:val="000000"/>
        </w:rPr>
        <w:t xml:space="preserve"> and </w:t>
      </w:r>
      <w:r w:rsidR="00AB467D" w:rsidRPr="0067199C">
        <w:rPr>
          <w:color w:val="000000"/>
        </w:rPr>
        <w:t>53.8%</w:t>
      </w:r>
      <w:r w:rsidR="005B54AB" w:rsidRPr="0067199C">
        <w:rPr>
          <w:color w:val="000000"/>
        </w:rPr>
        <w:t xml:space="preserve"> and 12.5%</w:t>
      </w:r>
      <w:r w:rsidR="00D4269A" w:rsidRPr="0067199C">
        <w:rPr>
          <w:color w:val="000000"/>
        </w:rPr>
        <w:t xml:space="preserve"> for LR</w:t>
      </w:r>
      <w:r w:rsidR="00CE42F9" w:rsidRPr="0067199C">
        <w:rPr>
          <w:color w:val="000000"/>
        </w:rPr>
        <w:t>33</w:t>
      </w:r>
      <w:r w:rsidR="005B54AB" w:rsidRPr="0067199C">
        <w:rPr>
          <w:color w:val="000000"/>
        </w:rPr>
        <w:t xml:space="preserve">. </w:t>
      </w:r>
      <w:r w:rsidR="003B17DB" w:rsidRPr="0067199C">
        <w:rPr>
          <w:color w:val="000000"/>
        </w:rPr>
        <w:t>ML</w:t>
      </w:r>
      <w:r w:rsidR="00CE42F9" w:rsidRPr="0067199C">
        <w:rPr>
          <w:color w:val="000000"/>
        </w:rPr>
        <w:t>33</w:t>
      </w:r>
      <w:r w:rsidR="003B17DB" w:rsidRPr="0067199C">
        <w:rPr>
          <w:color w:val="000000"/>
        </w:rPr>
        <w:t xml:space="preserve"> was superior </w:t>
      </w:r>
      <w:r w:rsidR="005B54AB" w:rsidRPr="0067199C">
        <w:rPr>
          <w:color w:val="000000"/>
        </w:rPr>
        <w:t xml:space="preserve">(figure 1b) </w:t>
      </w:r>
      <w:r w:rsidR="003B17DB" w:rsidRPr="0067199C">
        <w:rPr>
          <w:color w:val="000000"/>
        </w:rPr>
        <w:t xml:space="preserve">on </w:t>
      </w:r>
      <w:r w:rsidR="005B54AB" w:rsidRPr="0067199C">
        <w:rPr>
          <w:color w:val="000000"/>
        </w:rPr>
        <w:t xml:space="preserve">essentially </w:t>
      </w:r>
      <w:r w:rsidR="003B17DB" w:rsidRPr="0067199C">
        <w:rPr>
          <w:color w:val="000000"/>
        </w:rPr>
        <w:t>all parameters compared to any of the other model</w:t>
      </w:r>
      <w:r w:rsidR="00CE42F9" w:rsidRPr="0067199C">
        <w:rPr>
          <w:color w:val="000000"/>
        </w:rPr>
        <w:t>s</w:t>
      </w:r>
      <w:r w:rsidR="003B17DB" w:rsidRPr="0067199C">
        <w:rPr>
          <w:color w:val="000000"/>
        </w:rPr>
        <w:t xml:space="preserve">, although the differences </w:t>
      </w:r>
      <w:r w:rsidR="00FA3BFB">
        <w:rPr>
          <w:color w:val="000000"/>
        </w:rPr>
        <w:t>were</w:t>
      </w:r>
      <w:r w:rsidR="00CE42F9" w:rsidRPr="0067199C">
        <w:rPr>
          <w:color w:val="000000"/>
        </w:rPr>
        <w:t xml:space="preserve"> minor</w:t>
      </w:r>
      <w:r w:rsidR="003034CC">
        <w:rPr>
          <w:color w:val="000000"/>
        </w:rPr>
        <w:t xml:space="preserve"> (table 2)</w:t>
      </w:r>
      <w:r w:rsidR="00563929" w:rsidRPr="0067199C">
        <w:rPr>
          <w:color w:val="000000"/>
        </w:rPr>
        <w:t>.</w:t>
      </w:r>
      <w:r w:rsidR="00666E32" w:rsidRPr="0067199C">
        <w:rPr>
          <w:color w:val="000000"/>
        </w:rPr>
        <w:t>The</w:t>
      </w:r>
      <w:r w:rsidR="005B54AB" w:rsidRPr="0067199C">
        <w:rPr>
          <w:color w:val="000000"/>
        </w:rPr>
        <w:t xml:space="preserve"> </w:t>
      </w:r>
      <w:r w:rsidR="003034CC">
        <w:rPr>
          <w:color w:val="000000"/>
        </w:rPr>
        <w:t>results</w:t>
      </w:r>
      <w:r w:rsidR="00666E32" w:rsidRPr="0067199C">
        <w:rPr>
          <w:color w:val="000000"/>
        </w:rPr>
        <w:t xml:space="preserve"> were similar when using a PPF of 25% and 30%</w:t>
      </w:r>
      <w:r w:rsidR="005B54AB" w:rsidRPr="0067199C">
        <w:rPr>
          <w:color w:val="000000"/>
        </w:rPr>
        <w:t>,</w:t>
      </w:r>
      <w:r w:rsidR="003034CC">
        <w:rPr>
          <w:color w:val="000000"/>
        </w:rPr>
        <w:t xml:space="preserve"> but</w:t>
      </w:r>
      <w:r w:rsidR="005B54AB" w:rsidRPr="0067199C">
        <w:rPr>
          <w:color w:val="000000"/>
        </w:rPr>
        <w:t xml:space="preserve"> </w:t>
      </w:r>
      <w:r w:rsidR="003034CC">
        <w:rPr>
          <w:color w:val="000000"/>
        </w:rPr>
        <w:t xml:space="preserve">with </w:t>
      </w:r>
      <w:r w:rsidR="005B54AB" w:rsidRPr="0067199C">
        <w:rPr>
          <w:color w:val="000000"/>
        </w:rPr>
        <w:t xml:space="preserve">the </w:t>
      </w:r>
      <w:r w:rsidR="00666E32" w:rsidRPr="0067199C">
        <w:rPr>
          <w:color w:val="000000"/>
        </w:rPr>
        <w:t xml:space="preserve">TPR </w:t>
      </w:r>
      <w:r w:rsidR="003034CC">
        <w:rPr>
          <w:color w:val="000000"/>
        </w:rPr>
        <w:t xml:space="preserve">for ML33 </w:t>
      </w:r>
      <w:r w:rsidR="005B54AB" w:rsidRPr="0067199C">
        <w:rPr>
          <w:color w:val="000000"/>
        </w:rPr>
        <w:t>increas</w:t>
      </w:r>
      <w:r w:rsidR="003034CC">
        <w:rPr>
          <w:color w:val="000000"/>
        </w:rPr>
        <w:t>ing</w:t>
      </w:r>
      <w:r w:rsidR="00666E32" w:rsidRPr="0067199C">
        <w:rPr>
          <w:color w:val="000000"/>
        </w:rPr>
        <w:t xml:space="preserve"> to 64.4% and 69.2% </w:t>
      </w:r>
      <w:r w:rsidR="003034CC">
        <w:rPr>
          <w:color w:val="000000"/>
        </w:rPr>
        <w:t>and</w:t>
      </w:r>
      <w:r w:rsidR="00666E32" w:rsidRPr="0067199C">
        <w:rPr>
          <w:color w:val="000000"/>
        </w:rPr>
        <w:t xml:space="preserve"> PPV </w:t>
      </w:r>
      <w:r w:rsidR="005B54AB" w:rsidRPr="0067199C">
        <w:rPr>
          <w:color w:val="000000"/>
        </w:rPr>
        <w:t>decreas</w:t>
      </w:r>
      <w:r w:rsidR="003034CC">
        <w:rPr>
          <w:color w:val="000000"/>
        </w:rPr>
        <w:t>ing</w:t>
      </w:r>
      <w:r w:rsidR="00666E32" w:rsidRPr="0067199C">
        <w:rPr>
          <w:color w:val="000000"/>
        </w:rPr>
        <w:t xml:space="preserve"> to 12.0% and 10.7%, respectively</w:t>
      </w:r>
      <w:r w:rsidR="00CE42F9" w:rsidRPr="0067199C">
        <w:rPr>
          <w:color w:val="000000"/>
        </w:rPr>
        <w:t>.</w:t>
      </w:r>
    </w:p>
    <w:p w14:paraId="7500BECC" w14:textId="6F8141CD" w:rsidR="00CE42F9" w:rsidRPr="0067199C" w:rsidRDefault="00CE42F9" w:rsidP="007428BB">
      <w:pPr>
        <w:pStyle w:val="NormalWeb"/>
        <w:spacing w:before="0" w:beforeAutospacing="0" w:after="0" w:afterAutospacing="0" w:line="360" w:lineRule="auto"/>
        <w:rPr>
          <w:rFonts w:ascii="Arial" w:hAnsi="Arial" w:cs="Arial"/>
          <w:color w:val="000000"/>
          <w:sz w:val="22"/>
          <w:szCs w:val="22"/>
        </w:rPr>
      </w:pPr>
      <w:r w:rsidRPr="0067199C">
        <w:rPr>
          <w:rFonts w:ascii="Arial" w:hAnsi="Arial" w:cs="Arial"/>
          <w:color w:val="000000"/>
          <w:sz w:val="22"/>
          <w:szCs w:val="22"/>
        </w:rPr>
        <w:t>Both the ML</w:t>
      </w:r>
      <w:r w:rsidR="00801F65">
        <w:rPr>
          <w:rFonts w:ascii="Arial" w:hAnsi="Arial" w:cs="Arial"/>
          <w:color w:val="000000"/>
          <w:sz w:val="22"/>
          <w:szCs w:val="22"/>
        </w:rPr>
        <w:t>-</w:t>
      </w:r>
      <w:proofErr w:type="spellStart"/>
      <w:r w:rsidRPr="0067199C">
        <w:rPr>
          <w:rFonts w:ascii="Arial" w:hAnsi="Arial" w:cs="Arial"/>
          <w:color w:val="000000"/>
          <w:sz w:val="22"/>
          <w:szCs w:val="22"/>
        </w:rPr>
        <w:t>NoAge</w:t>
      </w:r>
      <w:proofErr w:type="spellEnd"/>
      <w:r w:rsidRPr="0067199C">
        <w:rPr>
          <w:rFonts w:ascii="Arial" w:hAnsi="Arial" w:cs="Arial"/>
          <w:color w:val="000000"/>
          <w:sz w:val="22"/>
          <w:szCs w:val="22"/>
        </w:rPr>
        <w:t xml:space="preserve"> and Age models had significantly lower TPR than the ML33 model</w:t>
      </w:r>
      <w:r w:rsidR="005B54AB" w:rsidRPr="0067199C">
        <w:rPr>
          <w:rFonts w:ascii="Arial" w:hAnsi="Arial" w:cs="Arial"/>
          <w:color w:val="000000"/>
          <w:sz w:val="22"/>
          <w:szCs w:val="22"/>
        </w:rPr>
        <w:t xml:space="preserve"> (f</w:t>
      </w:r>
      <w:r w:rsidRPr="0067199C">
        <w:rPr>
          <w:rFonts w:ascii="Arial" w:hAnsi="Arial" w:cs="Arial"/>
          <w:color w:val="000000"/>
          <w:sz w:val="22"/>
          <w:szCs w:val="22"/>
        </w:rPr>
        <w:t xml:space="preserve">igure 1b). </w:t>
      </w:r>
      <w:r w:rsidR="00B40332" w:rsidRPr="0067199C">
        <w:rPr>
          <w:rFonts w:ascii="Arial" w:hAnsi="Arial" w:cs="Arial"/>
          <w:color w:val="000000"/>
          <w:sz w:val="22"/>
          <w:szCs w:val="22"/>
        </w:rPr>
        <w:t>Despite</w:t>
      </w:r>
      <w:r w:rsidRPr="0067199C">
        <w:rPr>
          <w:rFonts w:ascii="Arial" w:hAnsi="Arial" w:cs="Arial"/>
          <w:color w:val="000000"/>
          <w:sz w:val="22"/>
          <w:szCs w:val="22"/>
        </w:rPr>
        <w:t xml:space="preserve"> age </w:t>
      </w:r>
      <w:r w:rsidR="003034CC">
        <w:rPr>
          <w:rFonts w:ascii="Arial" w:hAnsi="Arial" w:cs="Arial"/>
          <w:color w:val="000000"/>
          <w:sz w:val="22"/>
          <w:szCs w:val="22"/>
        </w:rPr>
        <w:t>being</w:t>
      </w:r>
      <w:r w:rsidRPr="0067199C">
        <w:rPr>
          <w:rFonts w:ascii="Arial" w:hAnsi="Arial" w:cs="Arial"/>
          <w:color w:val="000000"/>
          <w:sz w:val="22"/>
          <w:szCs w:val="22"/>
        </w:rPr>
        <w:t xml:space="preserve"> the single most important variable</w:t>
      </w:r>
      <w:r w:rsidR="005B54AB" w:rsidRPr="0067199C">
        <w:rPr>
          <w:rFonts w:ascii="Arial" w:hAnsi="Arial" w:cs="Arial"/>
          <w:color w:val="000000"/>
          <w:sz w:val="22"/>
          <w:szCs w:val="22"/>
        </w:rPr>
        <w:t xml:space="preserve"> (figure 2)</w:t>
      </w:r>
      <w:r w:rsidRPr="0067199C">
        <w:rPr>
          <w:rFonts w:ascii="Arial" w:hAnsi="Arial" w:cs="Arial"/>
          <w:color w:val="000000"/>
          <w:sz w:val="22"/>
          <w:szCs w:val="22"/>
        </w:rPr>
        <w:t>, the ML model excluding age (ML</w:t>
      </w:r>
      <w:r w:rsidR="005B54AB" w:rsidRPr="0067199C">
        <w:rPr>
          <w:rFonts w:ascii="Arial" w:hAnsi="Arial" w:cs="Arial"/>
          <w:color w:val="000000"/>
          <w:sz w:val="22"/>
          <w:szCs w:val="22"/>
        </w:rPr>
        <w:t>-</w:t>
      </w:r>
      <w:proofErr w:type="spellStart"/>
      <w:r w:rsidRPr="0067199C">
        <w:rPr>
          <w:rFonts w:ascii="Arial" w:hAnsi="Arial" w:cs="Arial"/>
          <w:color w:val="000000"/>
          <w:sz w:val="22"/>
          <w:szCs w:val="22"/>
        </w:rPr>
        <w:t>NoAge</w:t>
      </w:r>
      <w:proofErr w:type="spellEnd"/>
      <w:r w:rsidRPr="0067199C">
        <w:rPr>
          <w:rFonts w:ascii="Arial" w:hAnsi="Arial" w:cs="Arial"/>
          <w:color w:val="000000"/>
          <w:sz w:val="22"/>
          <w:szCs w:val="22"/>
        </w:rPr>
        <w:t>) performed as well as age alone.</w:t>
      </w:r>
    </w:p>
    <w:p w14:paraId="48EA020F" w14:textId="2A6F621C" w:rsidR="00CE42F9" w:rsidRPr="0067199C" w:rsidRDefault="009C4F7A" w:rsidP="007428BB">
      <w:pPr>
        <w:pStyle w:val="NormalWeb"/>
        <w:spacing w:before="0" w:beforeAutospacing="0" w:after="0" w:afterAutospacing="0" w:line="360" w:lineRule="auto"/>
        <w:rPr>
          <w:rFonts w:ascii="Arial" w:hAnsi="Arial" w:cs="Arial"/>
          <w:color w:val="000000"/>
          <w:sz w:val="22"/>
          <w:szCs w:val="22"/>
        </w:rPr>
      </w:pPr>
      <w:r w:rsidRPr="0067199C">
        <w:rPr>
          <w:rFonts w:ascii="Arial" w:hAnsi="Arial" w:cs="Arial"/>
          <w:color w:val="000000"/>
          <w:sz w:val="22"/>
          <w:szCs w:val="22"/>
        </w:rPr>
        <w:t xml:space="preserve">When evaluating feature </w:t>
      </w:r>
      <w:r w:rsidR="005E2D7F" w:rsidRPr="0067199C">
        <w:rPr>
          <w:rFonts w:ascii="Arial" w:hAnsi="Arial" w:cs="Arial"/>
          <w:color w:val="000000"/>
          <w:sz w:val="22"/>
          <w:szCs w:val="22"/>
        </w:rPr>
        <w:t>importance,</w:t>
      </w:r>
      <w:r w:rsidRPr="0067199C">
        <w:rPr>
          <w:rFonts w:ascii="Arial" w:hAnsi="Arial" w:cs="Arial"/>
          <w:color w:val="000000"/>
          <w:sz w:val="22"/>
          <w:szCs w:val="22"/>
        </w:rPr>
        <w:t xml:space="preserve"> we found a stro</w:t>
      </w:r>
      <w:r w:rsidR="007428BB" w:rsidRPr="0067199C">
        <w:rPr>
          <w:rFonts w:ascii="Arial" w:hAnsi="Arial" w:cs="Arial"/>
          <w:color w:val="000000"/>
          <w:sz w:val="22"/>
          <w:szCs w:val="22"/>
        </w:rPr>
        <w:t xml:space="preserve">ng correlation between </w:t>
      </w:r>
      <w:r w:rsidRPr="0067199C">
        <w:rPr>
          <w:rFonts w:ascii="Arial" w:hAnsi="Arial" w:cs="Arial"/>
          <w:color w:val="000000"/>
          <w:sz w:val="22"/>
          <w:szCs w:val="22"/>
        </w:rPr>
        <w:t>ML</w:t>
      </w:r>
      <w:r w:rsidR="00CE42F9" w:rsidRPr="0067199C">
        <w:rPr>
          <w:rFonts w:ascii="Arial" w:hAnsi="Arial" w:cs="Arial"/>
          <w:color w:val="000000"/>
          <w:sz w:val="22"/>
          <w:szCs w:val="22"/>
        </w:rPr>
        <w:t>33</w:t>
      </w:r>
      <w:r w:rsidRPr="0067199C">
        <w:rPr>
          <w:rFonts w:ascii="Arial" w:hAnsi="Arial" w:cs="Arial"/>
          <w:color w:val="000000"/>
          <w:sz w:val="22"/>
          <w:szCs w:val="22"/>
        </w:rPr>
        <w:t xml:space="preserve"> and LR</w:t>
      </w:r>
      <w:r w:rsidR="00CE42F9" w:rsidRPr="0067199C">
        <w:rPr>
          <w:rFonts w:ascii="Arial" w:hAnsi="Arial" w:cs="Arial"/>
          <w:color w:val="000000"/>
          <w:sz w:val="22"/>
          <w:szCs w:val="22"/>
        </w:rPr>
        <w:t xml:space="preserve">33 </w:t>
      </w:r>
      <w:r w:rsidR="003034CC">
        <w:rPr>
          <w:rFonts w:ascii="Arial" w:hAnsi="Arial" w:cs="Arial"/>
          <w:color w:val="000000"/>
          <w:sz w:val="22"/>
          <w:szCs w:val="22"/>
        </w:rPr>
        <w:t>with</w:t>
      </w:r>
      <w:r w:rsidRPr="0067199C">
        <w:rPr>
          <w:rFonts w:ascii="Arial" w:hAnsi="Arial" w:cs="Arial"/>
          <w:color w:val="000000"/>
          <w:sz w:val="22"/>
          <w:szCs w:val="22"/>
        </w:rPr>
        <w:t xml:space="preserve"> age and use of walking aids </w:t>
      </w:r>
      <w:r w:rsidR="003034CC">
        <w:rPr>
          <w:rFonts w:ascii="Arial" w:hAnsi="Arial" w:cs="Arial"/>
          <w:color w:val="000000"/>
          <w:sz w:val="22"/>
          <w:szCs w:val="22"/>
        </w:rPr>
        <w:t>being</w:t>
      </w:r>
      <w:r w:rsidRPr="0067199C">
        <w:rPr>
          <w:rFonts w:ascii="Arial" w:hAnsi="Arial" w:cs="Arial"/>
          <w:color w:val="000000"/>
          <w:sz w:val="22"/>
          <w:szCs w:val="22"/>
        </w:rPr>
        <w:t xml:space="preserve"> the most important variables in both models</w:t>
      </w:r>
      <w:r w:rsidR="005B54AB" w:rsidRPr="0067199C">
        <w:rPr>
          <w:rFonts w:ascii="Arial" w:hAnsi="Arial" w:cs="Arial"/>
          <w:color w:val="000000"/>
          <w:sz w:val="22"/>
          <w:szCs w:val="22"/>
        </w:rPr>
        <w:t xml:space="preserve"> (figure 2a). </w:t>
      </w:r>
      <w:r w:rsidR="00CE42F9" w:rsidRPr="0067199C">
        <w:rPr>
          <w:rFonts w:ascii="Arial" w:hAnsi="Arial" w:cs="Arial"/>
          <w:color w:val="000000"/>
          <w:sz w:val="22"/>
          <w:szCs w:val="22"/>
        </w:rPr>
        <w:t>From</w:t>
      </w:r>
      <w:r w:rsidRPr="0067199C">
        <w:rPr>
          <w:rFonts w:ascii="Arial" w:hAnsi="Arial" w:cs="Arial"/>
          <w:color w:val="000000"/>
          <w:sz w:val="22"/>
          <w:szCs w:val="22"/>
        </w:rPr>
        <w:t xml:space="preserve"> the combined importance </w:t>
      </w:r>
      <w:r w:rsidR="00CE42F9" w:rsidRPr="0067199C">
        <w:rPr>
          <w:rFonts w:ascii="Arial" w:hAnsi="Arial" w:cs="Arial"/>
          <w:color w:val="000000"/>
          <w:sz w:val="22"/>
          <w:szCs w:val="22"/>
        </w:rPr>
        <w:t xml:space="preserve">of </w:t>
      </w:r>
      <w:r w:rsidRPr="0067199C">
        <w:rPr>
          <w:rFonts w:ascii="Arial" w:hAnsi="Arial" w:cs="Arial"/>
          <w:color w:val="000000"/>
          <w:sz w:val="22"/>
          <w:szCs w:val="22"/>
        </w:rPr>
        <w:t>variables outside the top ten</w:t>
      </w:r>
      <w:r w:rsidR="00CE42F9" w:rsidRPr="0067199C">
        <w:rPr>
          <w:rFonts w:ascii="Arial" w:hAnsi="Arial" w:cs="Arial"/>
          <w:color w:val="000000"/>
          <w:sz w:val="22"/>
          <w:szCs w:val="22"/>
        </w:rPr>
        <w:t>, it seem</w:t>
      </w:r>
      <w:r w:rsidR="003034CC">
        <w:rPr>
          <w:rFonts w:ascii="Arial" w:hAnsi="Arial" w:cs="Arial"/>
          <w:color w:val="000000"/>
          <w:sz w:val="22"/>
          <w:szCs w:val="22"/>
        </w:rPr>
        <w:t>ed</w:t>
      </w:r>
      <w:r w:rsidR="00CE42F9" w:rsidRPr="0067199C">
        <w:rPr>
          <w:rFonts w:ascii="Arial" w:hAnsi="Arial" w:cs="Arial"/>
          <w:color w:val="000000"/>
          <w:sz w:val="22"/>
          <w:szCs w:val="22"/>
        </w:rPr>
        <w:t xml:space="preserve"> that the ML approach extract</w:t>
      </w:r>
      <w:r w:rsidR="005E2D7F">
        <w:rPr>
          <w:rFonts w:ascii="Arial" w:hAnsi="Arial" w:cs="Arial"/>
          <w:color w:val="000000"/>
          <w:sz w:val="22"/>
          <w:szCs w:val="22"/>
        </w:rPr>
        <w:t>ed</w:t>
      </w:r>
      <w:r w:rsidR="00CE42F9" w:rsidRPr="0067199C">
        <w:rPr>
          <w:rFonts w:ascii="Arial" w:hAnsi="Arial" w:cs="Arial"/>
          <w:color w:val="000000"/>
          <w:sz w:val="22"/>
          <w:szCs w:val="22"/>
        </w:rPr>
        <w:t xml:space="preserve"> more information with fewer variables than the LR approach</w:t>
      </w:r>
      <w:r w:rsidR="005E2D7F">
        <w:rPr>
          <w:rFonts w:ascii="Arial" w:hAnsi="Arial" w:cs="Arial"/>
          <w:color w:val="000000"/>
          <w:sz w:val="22"/>
          <w:szCs w:val="22"/>
        </w:rPr>
        <w:t xml:space="preserve"> (figure 1b).</w:t>
      </w:r>
    </w:p>
    <w:p w14:paraId="535D3082" w14:textId="39141E6F" w:rsidR="00DE6DEF" w:rsidRPr="0067199C" w:rsidRDefault="009C4F7A" w:rsidP="007428BB">
      <w:pPr>
        <w:pStyle w:val="NormalWeb"/>
        <w:spacing w:before="0" w:beforeAutospacing="0" w:after="0" w:afterAutospacing="0" w:line="360" w:lineRule="auto"/>
        <w:rPr>
          <w:rFonts w:ascii="Arial" w:hAnsi="Arial" w:cs="Arial"/>
          <w:color w:val="000000"/>
          <w:sz w:val="22"/>
          <w:szCs w:val="22"/>
        </w:rPr>
      </w:pPr>
      <w:r w:rsidRPr="0067199C">
        <w:rPr>
          <w:rFonts w:ascii="Arial" w:hAnsi="Arial" w:cs="Arial"/>
          <w:color w:val="000000"/>
          <w:sz w:val="22"/>
          <w:szCs w:val="22"/>
        </w:rPr>
        <w:t>In ML</w:t>
      </w:r>
      <w:r w:rsidR="00CE42F9" w:rsidRPr="0067199C">
        <w:rPr>
          <w:rFonts w:ascii="Arial" w:hAnsi="Arial" w:cs="Arial"/>
          <w:color w:val="000000"/>
          <w:sz w:val="22"/>
          <w:szCs w:val="22"/>
        </w:rPr>
        <w:t>33</w:t>
      </w:r>
      <w:r w:rsidRPr="0067199C">
        <w:rPr>
          <w:rFonts w:ascii="Arial" w:hAnsi="Arial" w:cs="Arial"/>
          <w:color w:val="000000"/>
          <w:sz w:val="22"/>
          <w:szCs w:val="22"/>
        </w:rPr>
        <w:t xml:space="preserve"> specifically, the</w:t>
      </w:r>
      <w:r w:rsidR="00DE6DEF" w:rsidRPr="0067199C">
        <w:rPr>
          <w:rFonts w:ascii="Arial" w:hAnsi="Arial" w:cs="Arial"/>
          <w:color w:val="000000"/>
          <w:sz w:val="22"/>
          <w:szCs w:val="22"/>
        </w:rPr>
        <w:t>re was a clear signal that increasing age</w:t>
      </w:r>
      <w:r w:rsidR="005B54AB" w:rsidRPr="0067199C">
        <w:rPr>
          <w:rFonts w:ascii="Arial" w:hAnsi="Arial" w:cs="Arial"/>
          <w:color w:val="000000"/>
          <w:sz w:val="22"/>
          <w:szCs w:val="22"/>
        </w:rPr>
        <w:t>,</w:t>
      </w:r>
      <w:r w:rsidR="00DE6DEF" w:rsidRPr="0067199C">
        <w:rPr>
          <w:rFonts w:ascii="Arial" w:hAnsi="Arial" w:cs="Arial"/>
          <w:color w:val="000000"/>
          <w:sz w:val="22"/>
          <w:szCs w:val="22"/>
        </w:rPr>
        <w:t xml:space="preserve"> number of reimbursed prescriptions, and presence of comorbidity all contributed to an increased risk</w:t>
      </w:r>
      <w:r w:rsidR="00342B68" w:rsidRPr="0067199C">
        <w:rPr>
          <w:rFonts w:ascii="Arial" w:hAnsi="Arial" w:cs="Arial"/>
          <w:color w:val="000000"/>
          <w:sz w:val="22"/>
          <w:szCs w:val="22"/>
        </w:rPr>
        <w:t xml:space="preserve"> </w:t>
      </w:r>
      <w:r w:rsidR="00DE6DEF" w:rsidRPr="0067199C">
        <w:rPr>
          <w:rFonts w:ascii="Arial" w:hAnsi="Arial" w:cs="Arial"/>
          <w:color w:val="000000"/>
          <w:sz w:val="22"/>
          <w:szCs w:val="22"/>
        </w:rPr>
        <w:t xml:space="preserve">score. In contrast, recent date of surgery </w:t>
      </w:r>
      <w:r w:rsidR="005B54AB" w:rsidRPr="0067199C">
        <w:rPr>
          <w:rFonts w:ascii="Arial" w:hAnsi="Arial" w:cs="Arial"/>
          <w:color w:val="000000"/>
          <w:sz w:val="22"/>
          <w:szCs w:val="22"/>
        </w:rPr>
        <w:t xml:space="preserve">and increased </w:t>
      </w:r>
      <w:r w:rsidR="005E2D7F" w:rsidRPr="0067199C">
        <w:rPr>
          <w:rFonts w:ascii="Arial" w:hAnsi="Arial" w:cs="Arial"/>
          <w:color w:val="000000"/>
          <w:sz w:val="22"/>
          <w:szCs w:val="22"/>
        </w:rPr>
        <w:t>hemoglobin</w:t>
      </w:r>
      <w:r w:rsidR="005B54AB" w:rsidRPr="0067199C">
        <w:rPr>
          <w:rFonts w:ascii="Arial" w:hAnsi="Arial" w:cs="Arial"/>
          <w:color w:val="000000"/>
          <w:sz w:val="22"/>
          <w:szCs w:val="22"/>
        </w:rPr>
        <w:t xml:space="preserve"> level</w:t>
      </w:r>
      <w:r w:rsidR="005B54AB" w:rsidRPr="0067199C" w:rsidDel="005B54AB">
        <w:rPr>
          <w:rFonts w:ascii="Arial" w:hAnsi="Arial" w:cs="Arial"/>
          <w:color w:val="000000"/>
          <w:sz w:val="22"/>
          <w:szCs w:val="22"/>
        </w:rPr>
        <w:t xml:space="preserve"> </w:t>
      </w:r>
      <w:r w:rsidR="00DE6DEF" w:rsidRPr="0067199C">
        <w:rPr>
          <w:rFonts w:ascii="Arial" w:hAnsi="Arial" w:cs="Arial"/>
          <w:color w:val="000000"/>
          <w:sz w:val="22"/>
          <w:szCs w:val="22"/>
        </w:rPr>
        <w:t>seemed to reduce the calculated risk (</w:t>
      </w:r>
      <w:r w:rsidR="00CE42F9" w:rsidRPr="0067199C">
        <w:rPr>
          <w:rFonts w:ascii="Arial" w:hAnsi="Arial" w:cs="Arial"/>
          <w:color w:val="000000"/>
          <w:sz w:val="22"/>
          <w:szCs w:val="22"/>
        </w:rPr>
        <w:t>f</w:t>
      </w:r>
      <w:r w:rsidR="00DE6DEF" w:rsidRPr="0067199C">
        <w:rPr>
          <w:rFonts w:ascii="Arial" w:hAnsi="Arial" w:cs="Arial"/>
          <w:color w:val="000000"/>
          <w:sz w:val="22"/>
          <w:szCs w:val="22"/>
        </w:rPr>
        <w:t xml:space="preserve">igure </w:t>
      </w:r>
      <w:r w:rsidR="00DA5123" w:rsidRPr="0067199C">
        <w:rPr>
          <w:rFonts w:ascii="Arial" w:hAnsi="Arial" w:cs="Arial"/>
          <w:color w:val="000000"/>
          <w:sz w:val="22"/>
          <w:szCs w:val="22"/>
        </w:rPr>
        <w:t>2</w:t>
      </w:r>
      <w:r w:rsidR="00DE6DEF" w:rsidRPr="0067199C">
        <w:rPr>
          <w:rFonts w:ascii="Arial" w:hAnsi="Arial" w:cs="Arial"/>
          <w:color w:val="000000"/>
          <w:sz w:val="22"/>
          <w:szCs w:val="22"/>
        </w:rPr>
        <w:t>b)</w:t>
      </w:r>
      <w:r w:rsidR="00CE42F9" w:rsidRPr="0067199C">
        <w:rPr>
          <w:rFonts w:ascii="Arial" w:hAnsi="Arial" w:cs="Arial"/>
          <w:color w:val="000000"/>
          <w:sz w:val="22"/>
          <w:szCs w:val="22"/>
        </w:rPr>
        <w:t>.</w:t>
      </w:r>
    </w:p>
    <w:p w14:paraId="46791956" w14:textId="60130FA5" w:rsidR="007428BB" w:rsidRPr="008B006B" w:rsidRDefault="00DE6DEF" w:rsidP="007428BB">
      <w:pPr>
        <w:pStyle w:val="NormalWeb"/>
        <w:spacing w:before="0" w:beforeAutospacing="0" w:after="0" w:afterAutospacing="0" w:line="360" w:lineRule="auto"/>
        <w:rPr>
          <w:rFonts w:ascii="Arial" w:hAnsi="Arial" w:cs="Arial"/>
          <w:color w:val="000000"/>
          <w:sz w:val="22"/>
          <w:szCs w:val="22"/>
        </w:rPr>
      </w:pPr>
      <w:r w:rsidRPr="0067199C">
        <w:rPr>
          <w:rFonts w:ascii="Arial" w:hAnsi="Arial" w:cs="Arial"/>
          <w:color w:val="000000"/>
          <w:sz w:val="22"/>
          <w:szCs w:val="22"/>
        </w:rPr>
        <w:t>Individual analysis of t</w:t>
      </w:r>
      <w:r w:rsidR="007428BB" w:rsidRPr="0067199C">
        <w:rPr>
          <w:rFonts w:ascii="Arial" w:hAnsi="Arial" w:cs="Arial"/>
          <w:color w:val="000000"/>
          <w:sz w:val="22"/>
          <w:szCs w:val="22"/>
        </w:rPr>
        <w:t xml:space="preserve">he SHAP interaction values </w:t>
      </w:r>
      <w:r w:rsidR="005E2D7F">
        <w:rPr>
          <w:rFonts w:ascii="Arial" w:hAnsi="Arial" w:cs="Arial"/>
          <w:color w:val="000000"/>
          <w:sz w:val="22"/>
          <w:szCs w:val="22"/>
        </w:rPr>
        <w:t>for types of</w:t>
      </w:r>
      <w:r w:rsidR="007428BB" w:rsidRPr="0067199C">
        <w:rPr>
          <w:rFonts w:ascii="Arial" w:hAnsi="Arial" w:cs="Arial"/>
          <w:color w:val="000000"/>
          <w:sz w:val="22"/>
          <w:szCs w:val="22"/>
        </w:rPr>
        <w:t xml:space="preserve"> </w:t>
      </w:r>
      <w:r w:rsidR="00CD6E5B" w:rsidRPr="0067199C">
        <w:rPr>
          <w:rFonts w:ascii="Arial" w:hAnsi="Arial" w:cs="Arial"/>
          <w:color w:val="000000"/>
          <w:sz w:val="22"/>
          <w:szCs w:val="22"/>
        </w:rPr>
        <w:t>anticoagulant prescriptions</w:t>
      </w:r>
      <w:r w:rsidR="00D0116E" w:rsidRPr="0067199C">
        <w:rPr>
          <w:rFonts w:ascii="Arial" w:hAnsi="Arial" w:cs="Arial"/>
          <w:color w:val="000000"/>
          <w:sz w:val="22"/>
          <w:szCs w:val="22"/>
        </w:rPr>
        <w:t xml:space="preserve"> </w:t>
      </w:r>
      <w:r w:rsidRPr="0067199C">
        <w:rPr>
          <w:rFonts w:ascii="Arial" w:hAnsi="Arial" w:cs="Arial"/>
          <w:color w:val="000000"/>
          <w:sz w:val="22"/>
          <w:szCs w:val="22"/>
        </w:rPr>
        <w:t>revealed that prescriptions on VKA</w:t>
      </w:r>
      <w:r w:rsidR="00D0116E" w:rsidRPr="0067199C">
        <w:rPr>
          <w:rFonts w:ascii="Arial" w:hAnsi="Arial" w:cs="Arial"/>
          <w:color w:val="000000"/>
          <w:sz w:val="22"/>
          <w:szCs w:val="22"/>
        </w:rPr>
        <w:t xml:space="preserve"> or ADP-antagonists</w:t>
      </w:r>
      <w:r w:rsidRPr="0067199C">
        <w:rPr>
          <w:rFonts w:ascii="Arial" w:hAnsi="Arial" w:cs="Arial"/>
          <w:color w:val="000000"/>
          <w:sz w:val="22"/>
          <w:szCs w:val="22"/>
        </w:rPr>
        <w:t xml:space="preserve"> </w:t>
      </w:r>
      <w:r w:rsidR="008B006B" w:rsidRPr="0067199C">
        <w:rPr>
          <w:rFonts w:ascii="Arial" w:hAnsi="Arial" w:cs="Arial"/>
          <w:color w:val="000000"/>
          <w:sz w:val="22"/>
          <w:szCs w:val="22"/>
        </w:rPr>
        <w:t>increased,</w:t>
      </w:r>
      <w:r w:rsidRPr="0067199C">
        <w:rPr>
          <w:rFonts w:ascii="Arial" w:hAnsi="Arial" w:cs="Arial"/>
          <w:color w:val="000000"/>
          <w:sz w:val="22"/>
          <w:szCs w:val="22"/>
        </w:rPr>
        <w:t xml:space="preserve"> </w:t>
      </w:r>
      <w:r w:rsidR="005E2D7F">
        <w:rPr>
          <w:rFonts w:ascii="Arial" w:hAnsi="Arial" w:cs="Arial"/>
          <w:color w:val="000000"/>
          <w:sz w:val="22"/>
          <w:szCs w:val="22"/>
        </w:rPr>
        <w:t>and</w:t>
      </w:r>
      <w:r w:rsidRPr="0067199C">
        <w:rPr>
          <w:rFonts w:ascii="Arial" w:hAnsi="Arial" w:cs="Arial"/>
          <w:color w:val="000000"/>
          <w:sz w:val="22"/>
          <w:szCs w:val="22"/>
        </w:rPr>
        <w:t xml:space="preserve"> </w:t>
      </w:r>
      <w:r w:rsidR="00CB6416">
        <w:rPr>
          <w:rFonts w:ascii="Arial" w:hAnsi="Arial" w:cs="Arial"/>
          <w:color w:val="000000"/>
          <w:sz w:val="22"/>
          <w:szCs w:val="22"/>
        </w:rPr>
        <w:t>acetylic salicylic acid</w:t>
      </w:r>
      <w:r w:rsidR="008B006B">
        <w:rPr>
          <w:rFonts w:ascii="Arial" w:hAnsi="Arial" w:cs="Arial"/>
          <w:color w:val="000000"/>
          <w:sz w:val="22"/>
          <w:szCs w:val="22"/>
        </w:rPr>
        <w:t xml:space="preserve"> (ASA)</w:t>
      </w:r>
      <w:r w:rsidRPr="0067199C">
        <w:rPr>
          <w:rFonts w:ascii="Arial" w:hAnsi="Arial" w:cs="Arial"/>
          <w:color w:val="000000"/>
          <w:sz w:val="22"/>
          <w:szCs w:val="22"/>
        </w:rPr>
        <w:t xml:space="preserve"> and </w:t>
      </w:r>
      <w:r w:rsidR="003F4A36">
        <w:rPr>
          <w:rFonts w:ascii="Arial" w:hAnsi="Arial" w:cs="Arial"/>
          <w:color w:val="000000"/>
          <w:sz w:val="22"/>
          <w:szCs w:val="22"/>
        </w:rPr>
        <w:t>direct</w:t>
      </w:r>
      <w:r w:rsidR="00CB6416">
        <w:rPr>
          <w:rFonts w:ascii="Arial" w:hAnsi="Arial" w:cs="Arial"/>
          <w:color w:val="000000"/>
          <w:sz w:val="22"/>
          <w:szCs w:val="22"/>
        </w:rPr>
        <w:t xml:space="preserve"> oral anticoagulants</w:t>
      </w:r>
      <w:r w:rsidR="008B006B">
        <w:rPr>
          <w:rFonts w:ascii="Arial" w:hAnsi="Arial" w:cs="Arial"/>
          <w:color w:val="000000"/>
          <w:sz w:val="22"/>
          <w:szCs w:val="22"/>
        </w:rPr>
        <w:t xml:space="preserve"> (DOA</w:t>
      </w:r>
      <w:r w:rsidR="003F4A36">
        <w:rPr>
          <w:rFonts w:ascii="Arial" w:hAnsi="Arial" w:cs="Arial"/>
          <w:color w:val="000000"/>
          <w:sz w:val="22"/>
          <w:szCs w:val="22"/>
        </w:rPr>
        <w:t>C</w:t>
      </w:r>
      <w:r w:rsidR="008B006B">
        <w:rPr>
          <w:rFonts w:ascii="Arial" w:hAnsi="Arial" w:cs="Arial"/>
          <w:color w:val="000000"/>
          <w:sz w:val="22"/>
          <w:szCs w:val="22"/>
        </w:rPr>
        <w:t>)</w:t>
      </w:r>
      <w:r w:rsidRPr="0067199C">
        <w:rPr>
          <w:rFonts w:ascii="Arial" w:hAnsi="Arial" w:cs="Arial"/>
          <w:color w:val="000000"/>
          <w:sz w:val="22"/>
          <w:szCs w:val="22"/>
        </w:rPr>
        <w:t xml:space="preserve"> reduced the </w:t>
      </w:r>
      <w:r w:rsidR="00CB6416">
        <w:rPr>
          <w:rFonts w:ascii="Arial" w:hAnsi="Arial" w:cs="Arial"/>
          <w:color w:val="000000"/>
          <w:sz w:val="22"/>
          <w:szCs w:val="22"/>
        </w:rPr>
        <w:t xml:space="preserve">ML33 </w:t>
      </w:r>
      <w:r w:rsidRPr="0067199C">
        <w:rPr>
          <w:rFonts w:ascii="Arial" w:hAnsi="Arial" w:cs="Arial"/>
          <w:color w:val="000000"/>
          <w:sz w:val="22"/>
          <w:szCs w:val="22"/>
        </w:rPr>
        <w:t>risk</w:t>
      </w:r>
      <w:r w:rsidR="00CB6416">
        <w:rPr>
          <w:rFonts w:ascii="Arial" w:hAnsi="Arial" w:cs="Arial"/>
          <w:color w:val="000000"/>
          <w:sz w:val="22"/>
          <w:szCs w:val="22"/>
        </w:rPr>
        <w:t xml:space="preserve"> score</w:t>
      </w:r>
      <w:r w:rsidR="005E2D7F">
        <w:rPr>
          <w:rFonts w:ascii="Arial" w:hAnsi="Arial" w:cs="Arial"/>
          <w:color w:val="000000"/>
          <w:sz w:val="22"/>
          <w:szCs w:val="22"/>
        </w:rPr>
        <w:t>,</w:t>
      </w:r>
      <w:r w:rsidRPr="0067199C">
        <w:rPr>
          <w:rFonts w:ascii="Arial" w:hAnsi="Arial" w:cs="Arial"/>
          <w:color w:val="000000"/>
          <w:sz w:val="22"/>
          <w:szCs w:val="22"/>
        </w:rPr>
        <w:t xml:space="preserve"> </w:t>
      </w:r>
      <w:r w:rsidR="005E2D7F">
        <w:rPr>
          <w:rFonts w:ascii="Arial" w:hAnsi="Arial" w:cs="Arial"/>
          <w:color w:val="000000"/>
          <w:sz w:val="22"/>
          <w:szCs w:val="22"/>
        </w:rPr>
        <w:t>regardless</w:t>
      </w:r>
      <w:r w:rsidRPr="0067199C">
        <w:rPr>
          <w:rFonts w:ascii="Arial" w:hAnsi="Arial" w:cs="Arial"/>
          <w:color w:val="000000"/>
          <w:sz w:val="22"/>
          <w:szCs w:val="22"/>
        </w:rPr>
        <w:t xml:space="preserve"> </w:t>
      </w:r>
      <w:r w:rsidR="00D0116E" w:rsidRPr="0067199C">
        <w:rPr>
          <w:rFonts w:ascii="Arial" w:hAnsi="Arial" w:cs="Arial"/>
          <w:color w:val="000000"/>
          <w:sz w:val="22"/>
          <w:szCs w:val="22"/>
        </w:rPr>
        <w:t xml:space="preserve">of </w:t>
      </w:r>
      <w:r w:rsidR="005E2D7F">
        <w:rPr>
          <w:rFonts w:ascii="Arial" w:hAnsi="Arial" w:cs="Arial"/>
          <w:color w:val="000000"/>
          <w:sz w:val="22"/>
          <w:szCs w:val="22"/>
        </w:rPr>
        <w:t xml:space="preserve">age </w:t>
      </w:r>
      <w:r w:rsidRPr="0067199C">
        <w:rPr>
          <w:rFonts w:ascii="Arial" w:hAnsi="Arial" w:cs="Arial"/>
          <w:color w:val="000000"/>
          <w:sz w:val="22"/>
          <w:szCs w:val="22"/>
        </w:rPr>
        <w:t>(</w:t>
      </w:r>
      <w:r w:rsidR="005B54AB" w:rsidRPr="0067199C">
        <w:rPr>
          <w:rFonts w:ascii="Arial" w:hAnsi="Arial" w:cs="Arial"/>
          <w:color w:val="000000"/>
          <w:sz w:val="22"/>
          <w:szCs w:val="22"/>
        </w:rPr>
        <w:t>f</w:t>
      </w:r>
      <w:r w:rsidRPr="0067199C">
        <w:rPr>
          <w:rFonts w:ascii="Arial" w:hAnsi="Arial" w:cs="Arial"/>
          <w:color w:val="000000"/>
          <w:sz w:val="22"/>
          <w:szCs w:val="22"/>
        </w:rPr>
        <w:t xml:space="preserve">igure </w:t>
      </w:r>
      <w:r w:rsidR="005B54AB" w:rsidRPr="0067199C">
        <w:rPr>
          <w:rFonts w:ascii="Arial" w:hAnsi="Arial" w:cs="Arial"/>
          <w:color w:val="000000"/>
          <w:sz w:val="22"/>
          <w:szCs w:val="22"/>
        </w:rPr>
        <w:t>3a</w:t>
      </w:r>
      <w:r w:rsidRPr="0067199C">
        <w:rPr>
          <w:rFonts w:ascii="Arial" w:hAnsi="Arial" w:cs="Arial"/>
          <w:color w:val="000000"/>
          <w:sz w:val="22"/>
          <w:szCs w:val="22"/>
        </w:rPr>
        <w:t xml:space="preserve">). SHAP analysis of </w:t>
      </w:r>
      <w:r w:rsidR="00CD6E5B" w:rsidRPr="0067199C">
        <w:rPr>
          <w:rFonts w:ascii="Arial" w:hAnsi="Arial" w:cs="Arial"/>
          <w:color w:val="000000"/>
          <w:sz w:val="22"/>
          <w:szCs w:val="22"/>
        </w:rPr>
        <w:t xml:space="preserve">prescribed cardiac </w:t>
      </w:r>
      <w:r w:rsidR="00CB6416">
        <w:rPr>
          <w:rFonts w:ascii="Arial" w:hAnsi="Arial" w:cs="Arial"/>
          <w:color w:val="000000"/>
          <w:sz w:val="22"/>
          <w:szCs w:val="22"/>
        </w:rPr>
        <w:t xml:space="preserve">drugs revealed that </w:t>
      </w:r>
      <w:r w:rsidR="00D0116E" w:rsidRPr="0067199C">
        <w:rPr>
          <w:rFonts w:ascii="Arial" w:hAnsi="Arial" w:cs="Arial"/>
          <w:color w:val="000000"/>
          <w:sz w:val="22"/>
          <w:szCs w:val="22"/>
        </w:rPr>
        <w:t xml:space="preserve">prescriptions on Calcium antagonists </w:t>
      </w:r>
      <w:r w:rsidR="00CB6416">
        <w:rPr>
          <w:rFonts w:ascii="Arial" w:hAnsi="Arial" w:cs="Arial"/>
          <w:color w:val="000000"/>
          <w:sz w:val="22"/>
          <w:szCs w:val="22"/>
        </w:rPr>
        <w:t>and</w:t>
      </w:r>
      <w:r w:rsidR="00D0116E" w:rsidRPr="0067199C">
        <w:rPr>
          <w:rFonts w:ascii="Arial" w:hAnsi="Arial" w:cs="Arial"/>
          <w:color w:val="000000"/>
          <w:sz w:val="22"/>
          <w:szCs w:val="22"/>
        </w:rPr>
        <w:t xml:space="preserve"> betablo</w:t>
      </w:r>
      <w:r w:rsidR="0010678B" w:rsidRPr="0067199C">
        <w:rPr>
          <w:rFonts w:ascii="Arial" w:hAnsi="Arial" w:cs="Arial"/>
          <w:color w:val="000000"/>
          <w:sz w:val="22"/>
          <w:szCs w:val="22"/>
        </w:rPr>
        <w:t>c</w:t>
      </w:r>
      <w:r w:rsidR="00D0116E" w:rsidRPr="0067199C">
        <w:rPr>
          <w:rFonts w:ascii="Arial" w:hAnsi="Arial" w:cs="Arial"/>
          <w:color w:val="000000"/>
          <w:sz w:val="22"/>
          <w:szCs w:val="22"/>
        </w:rPr>
        <w:t>kers</w:t>
      </w:r>
      <w:r w:rsidR="003F4A36">
        <w:rPr>
          <w:rFonts w:ascii="Arial" w:hAnsi="Arial" w:cs="Arial"/>
          <w:color w:val="000000"/>
          <w:sz w:val="22"/>
          <w:szCs w:val="22"/>
        </w:rPr>
        <w:t xml:space="preserve"> in combination with</w:t>
      </w:r>
      <w:r w:rsidR="00D0116E" w:rsidRPr="0067199C">
        <w:rPr>
          <w:rFonts w:ascii="Arial" w:hAnsi="Arial" w:cs="Arial"/>
          <w:color w:val="000000"/>
          <w:sz w:val="22"/>
          <w:szCs w:val="22"/>
        </w:rPr>
        <w:t xml:space="preserve"> other antihypertensives increased </w:t>
      </w:r>
      <w:r w:rsidR="00CB6416">
        <w:rPr>
          <w:rFonts w:ascii="Arial" w:hAnsi="Arial" w:cs="Arial"/>
          <w:color w:val="000000"/>
          <w:sz w:val="22"/>
          <w:szCs w:val="22"/>
        </w:rPr>
        <w:t xml:space="preserve">ML33 </w:t>
      </w:r>
      <w:r w:rsidR="00D0116E" w:rsidRPr="0067199C">
        <w:rPr>
          <w:rFonts w:ascii="Arial" w:hAnsi="Arial" w:cs="Arial"/>
          <w:color w:val="000000"/>
          <w:sz w:val="22"/>
          <w:szCs w:val="22"/>
        </w:rPr>
        <w:t>risk</w:t>
      </w:r>
      <w:r w:rsidR="001159B2">
        <w:rPr>
          <w:rFonts w:ascii="Arial" w:hAnsi="Arial" w:cs="Arial"/>
          <w:color w:val="000000"/>
          <w:sz w:val="22"/>
          <w:szCs w:val="22"/>
        </w:rPr>
        <w:t xml:space="preserve">, as </w:t>
      </w:r>
      <w:r w:rsidR="00CB6416">
        <w:rPr>
          <w:rFonts w:ascii="Arial" w:hAnsi="Arial" w:cs="Arial"/>
          <w:color w:val="000000"/>
          <w:sz w:val="22"/>
          <w:szCs w:val="22"/>
        </w:rPr>
        <w:t>did</w:t>
      </w:r>
      <w:r w:rsidR="00D0116E" w:rsidRPr="0067199C">
        <w:rPr>
          <w:rFonts w:ascii="Arial" w:hAnsi="Arial" w:cs="Arial"/>
          <w:color w:val="000000"/>
          <w:sz w:val="22"/>
          <w:szCs w:val="22"/>
        </w:rPr>
        <w:t xml:space="preserve"> prescriptions on nitrates, other antihypertensives and antiarrhythmics</w:t>
      </w:r>
      <w:r w:rsidR="001159B2">
        <w:rPr>
          <w:rFonts w:ascii="Arial" w:hAnsi="Arial" w:cs="Arial"/>
          <w:color w:val="000000"/>
          <w:sz w:val="22"/>
          <w:szCs w:val="22"/>
        </w:rPr>
        <w:t xml:space="preserve">. </w:t>
      </w:r>
      <w:r w:rsidR="00CB6416">
        <w:rPr>
          <w:rFonts w:ascii="Arial" w:hAnsi="Arial" w:cs="Arial"/>
          <w:color w:val="000000"/>
          <w:sz w:val="22"/>
          <w:szCs w:val="22"/>
        </w:rPr>
        <w:t xml:space="preserve">For the remaining cardiac drugs, prescriptions either reduced or had minor influence on </w:t>
      </w:r>
      <w:r w:rsidR="00EC6600">
        <w:rPr>
          <w:rFonts w:ascii="Arial" w:hAnsi="Arial" w:cs="Arial"/>
          <w:color w:val="000000"/>
          <w:sz w:val="22"/>
          <w:szCs w:val="22"/>
        </w:rPr>
        <w:t xml:space="preserve">the </w:t>
      </w:r>
      <w:r w:rsidR="00CB6416">
        <w:rPr>
          <w:rFonts w:ascii="Arial" w:hAnsi="Arial" w:cs="Arial"/>
          <w:color w:val="000000"/>
          <w:sz w:val="22"/>
          <w:szCs w:val="22"/>
        </w:rPr>
        <w:t>ML33 risk</w:t>
      </w:r>
      <w:r w:rsidR="00EC6600">
        <w:rPr>
          <w:rFonts w:ascii="Arial" w:hAnsi="Arial" w:cs="Arial"/>
          <w:color w:val="000000"/>
          <w:sz w:val="22"/>
          <w:szCs w:val="22"/>
        </w:rPr>
        <w:t xml:space="preserve"> score</w:t>
      </w:r>
      <w:r w:rsidR="00CB6416">
        <w:rPr>
          <w:rFonts w:ascii="Arial" w:hAnsi="Arial" w:cs="Arial"/>
          <w:color w:val="000000"/>
          <w:sz w:val="22"/>
          <w:szCs w:val="22"/>
        </w:rPr>
        <w:t xml:space="preserve">, and there was hardly any relation with age </w:t>
      </w:r>
      <w:r w:rsidR="00D0116E" w:rsidRPr="0067199C">
        <w:rPr>
          <w:rFonts w:ascii="Arial" w:hAnsi="Arial" w:cs="Arial"/>
          <w:color w:val="000000"/>
          <w:sz w:val="22"/>
          <w:szCs w:val="22"/>
        </w:rPr>
        <w:t>(</w:t>
      </w:r>
      <w:r w:rsidR="00CE42F9" w:rsidRPr="0067199C">
        <w:rPr>
          <w:rFonts w:ascii="Arial" w:hAnsi="Arial" w:cs="Arial"/>
          <w:color w:val="000000"/>
          <w:sz w:val="22"/>
          <w:szCs w:val="22"/>
        </w:rPr>
        <w:t>f</w:t>
      </w:r>
      <w:r w:rsidR="00D0116E" w:rsidRPr="0067199C">
        <w:rPr>
          <w:rFonts w:ascii="Arial" w:hAnsi="Arial" w:cs="Arial"/>
          <w:color w:val="000000"/>
          <w:sz w:val="22"/>
          <w:szCs w:val="22"/>
        </w:rPr>
        <w:t xml:space="preserve">igure </w:t>
      </w:r>
      <w:r w:rsidR="005B54AB" w:rsidRPr="0067199C">
        <w:rPr>
          <w:rFonts w:ascii="Arial" w:hAnsi="Arial" w:cs="Arial"/>
          <w:color w:val="000000"/>
          <w:sz w:val="22"/>
          <w:szCs w:val="22"/>
        </w:rPr>
        <w:t>3</w:t>
      </w:r>
      <w:r w:rsidR="00D0116E" w:rsidRPr="0067199C">
        <w:rPr>
          <w:rFonts w:ascii="Arial" w:hAnsi="Arial" w:cs="Arial"/>
          <w:color w:val="000000"/>
          <w:sz w:val="22"/>
          <w:szCs w:val="22"/>
        </w:rPr>
        <w:t>b)</w:t>
      </w:r>
      <w:r w:rsidR="00CE42F9" w:rsidRPr="0067199C">
        <w:rPr>
          <w:rFonts w:ascii="Arial" w:hAnsi="Arial" w:cs="Arial"/>
          <w:color w:val="000000"/>
          <w:sz w:val="22"/>
          <w:szCs w:val="22"/>
        </w:rPr>
        <w:t>.</w:t>
      </w:r>
      <w:r w:rsidR="00844A1E" w:rsidRPr="0067199C">
        <w:rPr>
          <w:rFonts w:ascii="Arial" w:hAnsi="Arial" w:cs="Arial"/>
          <w:color w:val="000000"/>
          <w:sz w:val="22"/>
          <w:szCs w:val="22"/>
        </w:rPr>
        <w:t xml:space="preserve"> Having psychotropic prescriptions increased the M</w:t>
      </w:r>
      <w:r w:rsidR="00CE42F9" w:rsidRPr="0067199C">
        <w:rPr>
          <w:rFonts w:ascii="Arial" w:hAnsi="Arial" w:cs="Arial"/>
          <w:color w:val="000000"/>
          <w:sz w:val="22"/>
          <w:szCs w:val="22"/>
        </w:rPr>
        <w:t>L33</w:t>
      </w:r>
      <w:r w:rsidR="00844A1E" w:rsidRPr="0067199C">
        <w:rPr>
          <w:rFonts w:ascii="Arial" w:hAnsi="Arial" w:cs="Arial"/>
          <w:color w:val="000000"/>
          <w:sz w:val="22"/>
          <w:szCs w:val="22"/>
        </w:rPr>
        <w:t xml:space="preserve"> risk score except for those using antipsychotics (</w:t>
      </w:r>
      <w:r w:rsidR="0095392F" w:rsidRPr="0067199C">
        <w:rPr>
          <w:rFonts w:ascii="Arial" w:hAnsi="Arial" w:cs="Arial"/>
          <w:color w:val="000000"/>
          <w:sz w:val="22"/>
          <w:szCs w:val="22"/>
        </w:rPr>
        <w:t>0.6%) which had no influence on the risk score</w:t>
      </w:r>
      <w:r w:rsidR="00CB6416">
        <w:rPr>
          <w:rFonts w:ascii="Arial" w:hAnsi="Arial" w:cs="Arial"/>
          <w:color w:val="000000"/>
          <w:sz w:val="22"/>
          <w:szCs w:val="22"/>
        </w:rPr>
        <w:t>.</w:t>
      </w:r>
      <w:r w:rsidR="0095392F" w:rsidRPr="0067199C">
        <w:rPr>
          <w:rFonts w:ascii="Arial" w:hAnsi="Arial" w:cs="Arial"/>
          <w:color w:val="000000"/>
          <w:sz w:val="22"/>
          <w:szCs w:val="22"/>
        </w:rPr>
        <w:t xml:space="preserve"> </w:t>
      </w:r>
      <w:r w:rsidR="00CB6416">
        <w:rPr>
          <w:rFonts w:ascii="Arial" w:hAnsi="Arial" w:cs="Arial"/>
          <w:color w:val="000000"/>
          <w:sz w:val="22"/>
          <w:szCs w:val="22"/>
        </w:rPr>
        <w:t>F</w:t>
      </w:r>
      <w:r w:rsidR="0095392F" w:rsidRPr="0067199C">
        <w:rPr>
          <w:rFonts w:ascii="Arial" w:hAnsi="Arial" w:cs="Arial"/>
          <w:color w:val="000000"/>
          <w:sz w:val="22"/>
          <w:szCs w:val="22"/>
        </w:rPr>
        <w:t>or</w:t>
      </w:r>
      <w:r w:rsidR="00EC6600">
        <w:rPr>
          <w:rFonts w:ascii="Arial" w:hAnsi="Arial" w:cs="Arial"/>
          <w:color w:val="000000"/>
          <w:sz w:val="22"/>
          <w:szCs w:val="22"/>
        </w:rPr>
        <w:t xml:space="preserve"> </w:t>
      </w:r>
      <w:r w:rsidR="0095392F" w:rsidRPr="0067199C">
        <w:rPr>
          <w:rFonts w:ascii="Arial" w:hAnsi="Arial" w:cs="Arial"/>
          <w:color w:val="000000"/>
          <w:sz w:val="22"/>
          <w:szCs w:val="22"/>
        </w:rPr>
        <w:t>users</w:t>
      </w:r>
      <w:r w:rsidR="00EC6600">
        <w:rPr>
          <w:rFonts w:ascii="Arial" w:hAnsi="Arial" w:cs="Arial"/>
          <w:color w:val="000000"/>
          <w:sz w:val="22"/>
          <w:szCs w:val="22"/>
        </w:rPr>
        <w:t xml:space="preserve"> of selective serotonin inhibitors</w:t>
      </w:r>
      <w:r w:rsidR="0095392F" w:rsidRPr="0067199C">
        <w:rPr>
          <w:rFonts w:ascii="Arial" w:hAnsi="Arial" w:cs="Arial"/>
          <w:color w:val="000000"/>
          <w:sz w:val="22"/>
          <w:szCs w:val="22"/>
        </w:rPr>
        <w:t xml:space="preserve"> </w:t>
      </w:r>
      <w:r w:rsidR="00CB6416">
        <w:rPr>
          <w:rFonts w:ascii="Arial" w:hAnsi="Arial" w:cs="Arial"/>
          <w:color w:val="000000"/>
          <w:sz w:val="22"/>
          <w:szCs w:val="22"/>
        </w:rPr>
        <w:t xml:space="preserve">there was a clear </w:t>
      </w:r>
      <w:r w:rsidR="00EC6600">
        <w:rPr>
          <w:rFonts w:ascii="Arial" w:hAnsi="Arial" w:cs="Arial"/>
          <w:color w:val="000000"/>
          <w:sz w:val="22"/>
          <w:szCs w:val="22"/>
        </w:rPr>
        <w:t xml:space="preserve">age-related </w:t>
      </w:r>
      <w:r w:rsidR="00CB6416">
        <w:rPr>
          <w:rFonts w:ascii="Arial" w:hAnsi="Arial" w:cs="Arial"/>
          <w:color w:val="000000"/>
          <w:sz w:val="22"/>
          <w:szCs w:val="22"/>
        </w:rPr>
        <w:t xml:space="preserve">distinction with </w:t>
      </w:r>
      <w:r w:rsidR="0095392F" w:rsidRPr="0067199C">
        <w:rPr>
          <w:rFonts w:ascii="Arial" w:hAnsi="Arial" w:cs="Arial"/>
          <w:color w:val="000000"/>
          <w:sz w:val="22"/>
          <w:szCs w:val="22"/>
        </w:rPr>
        <w:t>the ML</w:t>
      </w:r>
      <w:r w:rsidR="00CE42F9" w:rsidRPr="0067199C">
        <w:rPr>
          <w:rFonts w:ascii="Arial" w:hAnsi="Arial" w:cs="Arial"/>
          <w:color w:val="000000"/>
          <w:sz w:val="22"/>
          <w:szCs w:val="22"/>
        </w:rPr>
        <w:t>33</w:t>
      </w:r>
      <w:r w:rsidR="0095392F" w:rsidRPr="0067199C">
        <w:rPr>
          <w:rFonts w:ascii="Arial" w:hAnsi="Arial" w:cs="Arial"/>
          <w:color w:val="000000"/>
          <w:sz w:val="22"/>
          <w:szCs w:val="22"/>
        </w:rPr>
        <w:t xml:space="preserve"> risk score </w:t>
      </w:r>
      <w:r w:rsidR="00CB6416">
        <w:rPr>
          <w:rFonts w:ascii="Arial" w:hAnsi="Arial" w:cs="Arial"/>
          <w:color w:val="000000"/>
          <w:sz w:val="22"/>
          <w:szCs w:val="22"/>
        </w:rPr>
        <w:t xml:space="preserve">being </w:t>
      </w:r>
      <w:r w:rsidR="0095392F" w:rsidRPr="0067199C">
        <w:rPr>
          <w:rFonts w:ascii="Arial" w:hAnsi="Arial" w:cs="Arial"/>
          <w:color w:val="000000"/>
          <w:sz w:val="22"/>
          <w:szCs w:val="22"/>
        </w:rPr>
        <w:t xml:space="preserve">increased in </w:t>
      </w:r>
      <w:r w:rsidR="00CB6416">
        <w:rPr>
          <w:rFonts w:ascii="Arial" w:hAnsi="Arial" w:cs="Arial"/>
          <w:color w:val="000000"/>
          <w:sz w:val="22"/>
          <w:szCs w:val="22"/>
        </w:rPr>
        <w:t xml:space="preserve">the elderly </w:t>
      </w:r>
      <w:r w:rsidR="0095392F" w:rsidRPr="0067199C">
        <w:rPr>
          <w:rFonts w:ascii="Arial" w:hAnsi="Arial" w:cs="Arial"/>
          <w:color w:val="000000"/>
          <w:sz w:val="22"/>
          <w:szCs w:val="22"/>
        </w:rPr>
        <w:t>patients but decreased</w:t>
      </w:r>
      <w:r w:rsidR="00844A1E" w:rsidRPr="0067199C">
        <w:rPr>
          <w:rFonts w:ascii="Arial" w:hAnsi="Arial" w:cs="Arial"/>
          <w:color w:val="000000"/>
          <w:sz w:val="22"/>
          <w:szCs w:val="22"/>
        </w:rPr>
        <w:t xml:space="preserve"> </w:t>
      </w:r>
      <w:r w:rsidR="00CB6416">
        <w:rPr>
          <w:rFonts w:ascii="Arial" w:hAnsi="Arial" w:cs="Arial"/>
          <w:color w:val="000000"/>
          <w:sz w:val="22"/>
          <w:szCs w:val="22"/>
        </w:rPr>
        <w:t>in those</w:t>
      </w:r>
      <w:r w:rsidR="0095392F" w:rsidRPr="0067199C">
        <w:rPr>
          <w:rFonts w:ascii="Arial" w:hAnsi="Arial" w:cs="Arial"/>
          <w:color w:val="000000"/>
          <w:sz w:val="22"/>
          <w:szCs w:val="22"/>
        </w:rPr>
        <w:t xml:space="preserve"> &lt; </w:t>
      </w:r>
      <w:r w:rsidR="00CB6416">
        <w:rPr>
          <w:rFonts w:ascii="Arial" w:hAnsi="Arial" w:cs="Arial"/>
          <w:color w:val="000000"/>
          <w:sz w:val="22"/>
          <w:szCs w:val="22"/>
        </w:rPr>
        <w:t>60 years</w:t>
      </w:r>
      <w:r w:rsidR="0095392F" w:rsidRPr="0067199C">
        <w:rPr>
          <w:rFonts w:ascii="Arial" w:hAnsi="Arial" w:cs="Arial"/>
          <w:color w:val="000000"/>
          <w:sz w:val="22"/>
          <w:szCs w:val="22"/>
        </w:rPr>
        <w:t xml:space="preserve"> (</w:t>
      </w:r>
      <w:r w:rsidR="006645CD" w:rsidRPr="0067199C">
        <w:rPr>
          <w:rFonts w:ascii="Arial" w:hAnsi="Arial" w:cs="Arial"/>
          <w:color w:val="000000"/>
          <w:sz w:val="22"/>
          <w:szCs w:val="22"/>
        </w:rPr>
        <w:t xml:space="preserve">figure </w:t>
      </w:r>
      <w:r w:rsidR="00CB6416">
        <w:rPr>
          <w:rFonts w:ascii="Arial" w:hAnsi="Arial" w:cs="Arial"/>
          <w:color w:val="000000"/>
          <w:sz w:val="22"/>
          <w:szCs w:val="22"/>
        </w:rPr>
        <w:t>3c</w:t>
      </w:r>
      <w:r w:rsidR="0095392F" w:rsidRPr="0067199C">
        <w:rPr>
          <w:rFonts w:ascii="Arial" w:hAnsi="Arial" w:cs="Arial"/>
          <w:color w:val="000000"/>
          <w:sz w:val="22"/>
          <w:szCs w:val="22"/>
        </w:rPr>
        <w:t>)</w:t>
      </w:r>
      <w:r w:rsidR="00CE42F9" w:rsidRPr="0067199C">
        <w:rPr>
          <w:rFonts w:ascii="Arial" w:hAnsi="Arial" w:cs="Arial"/>
          <w:color w:val="000000"/>
          <w:sz w:val="22"/>
          <w:szCs w:val="22"/>
        </w:rPr>
        <w:t>.</w:t>
      </w:r>
      <w:r w:rsidR="0095392F" w:rsidRPr="0067199C">
        <w:rPr>
          <w:rFonts w:ascii="Arial" w:hAnsi="Arial" w:cs="Arial"/>
          <w:color w:val="000000"/>
          <w:sz w:val="22"/>
          <w:szCs w:val="22"/>
        </w:rPr>
        <w:t xml:space="preserve"> Finally, </w:t>
      </w:r>
      <w:r w:rsidR="00EE735E" w:rsidRPr="0067199C">
        <w:rPr>
          <w:rFonts w:ascii="Arial" w:hAnsi="Arial" w:cs="Arial"/>
          <w:color w:val="000000"/>
          <w:sz w:val="22"/>
          <w:szCs w:val="22"/>
        </w:rPr>
        <w:t>ML</w:t>
      </w:r>
      <w:r w:rsidR="00CE42F9" w:rsidRPr="0067199C">
        <w:rPr>
          <w:rFonts w:ascii="Arial" w:hAnsi="Arial" w:cs="Arial"/>
          <w:color w:val="000000"/>
          <w:sz w:val="22"/>
          <w:szCs w:val="22"/>
        </w:rPr>
        <w:t>33</w:t>
      </w:r>
      <w:r w:rsidR="00EE735E" w:rsidRPr="0067199C">
        <w:rPr>
          <w:rFonts w:ascii="Arial" w:hAnsi="Arial" w:cs="Arial"/>
          <w:color w:val="000000"/>
          <w:sz w:val="22"/>
          <w:szCs w:val="22"/>
        </w:rPr>
        <w:t xml:space="preserve"> </w:t>
      </w:r>
      <w:r w:rsidR="0095392F" w:rsidRPr="0067199C">
        <w:rPr>
          <w:rFonts w:ascii="Arial" w:hAnsi="Arial" w:cs="Arial"/>
          <w:color w:val="000000"/>
          <w:sz w:val="22"/>
          <w:szCs w:val="22"/>
        </w:rPr>
        <w:t>ris</w:t>
      </w:r>
      <w:r w:rsidR="00EE735E" w:rsidRPr="0067199C">
        <w:rPr>
          <w:rFonts w:ascii="Arial" w:hAnsi="Arial" w:cs="Arial"/>
          <w:color w:val="000000"/>
          <w:sz w:val="22"/>
          <w:szCs w:val="22"/>
        </w:rPr>
        <w:t>k score was</w:t>
      </w:r>
      <w:r w:rsidR="0095392F" w:rsidRPr="0067199C">
        <w:rPr>
          <w:rFonts w:ascii="Arial" w:hAnsi="Arial" w:cs="Arial"/>
          <w:color w:val="000000"/>
          <w:sz w:val="22"/>
          <w:szCs w:val="22"/>
        </w:rPr>
        <w:t xml:space="preserve"> increased in those with prescriptions on inhalation steroid and beta-agonists, however there was a clear association with increased age as </w:t>
      </w:r>
      <w:r w:rsidR="008B006B">
        <w:rPr>
          <w:rFonts w:ascii="Arial" w:hAnsi="Arial" w:cs="Arial"/>
          <w:color w:val="000000"/>
          <w:sz w:val="22"/>
          <w:szCs w:val="22"/>
        </w:rPr>
        <w:t xml:space="preserve">the risk increase was </w:t>
      </w:r>
      <w:r w:rsidR="00CB6416">
        <w:rPr>
          <w:rFonts w:ascii="Arial" w:hAnsi="Arial" w:cs="Arial"/>
          <w:color w:val="000000"/>
          <w:sz w:val="22"/>
          <w:szCs w:val="22"/>
        </w:rPr>
        <w:t>most</w:t>
      </w:r>
      <w:r w:rsidR="008B006B">
        <w:rPr>
          <w:rFonts w:ascii="Arial" w:hAnsi="Arial" w:cs="Arial"/>
          <w:color w:val="000000"/>
          <w:sz w:val="22"/>
          <w:szCs w:val="22"/>
        </w:rPr>
        <w:t xml:space="preserve"> expressive in the younger</w:t>
      </w:r>
      <w:r w:rsidR="0095392F" w:rsidRPr="0067199C">
        <w:rPr>
          <w:rFonts w:ascii="Arial" w:hAnsi="Arial" w:cs="Arial"/>
          <w:color w:val="000000"/>
          <w:sz w:val="22"/>
          <w:szCs w:val="22"/>
        </w:rPr>
        <w:t xml:space="preserve"> patients</w:t>
      </w:r>
      <w:r w:rsidR="008B006B">
        <w:rPr>
          <w:rFonts w:ascii="Arial" w:hAnsi="Arial" w:cs="Arial"/>
          <w:color w:val="000000"/>
          <w:sz w:val="22"/>
          <w:szCs w:val="22"/>
        </w:rPr>
        <w:t xml:space="preserve"> (figure 3d).</w:t>
      </w:r>
      <w:r w:rsidR="00CD6E5B" w:rsidRPr="0067199C">
        <w:rPr>
          <w:rFonts w:ascii="Arial" w:hAnsi="Arial" w:cs="Arial"/>
          <w:color w:val="000000"/>
          <w:sz w:val="22"/>
          <w:szCs w:val="22"/>
        </w:rPr>
        <w:t xml:space="preserve"> </w:t>
      </w:r>
      <w:r w:rsidR="00FF3424" w:rsidRPr="0067199C">
        <w:rPr>
          <w:rFonts w:ascii="Arial" w:hAnsi="Arial" w:cs="Arial"/>
          <w:color w:val="000000"/>
          <w:sz w:val="22"/>
          <w:szCs w:val="22"/>
        </w:rPr>
        <w:t xml:space="preserve">The results </w:t>
      </w:r>
      <w:r w:rsidR="00CD6E5B" w:rsidRPr="0067199C">
        <w:rPr>
          <w:rFonts w:ascii="Arial" w:hAnsi="Arial" w:cs="Arial"/>
          <w:color w:val="000000"/>
          <w:sz w:val="22"/>
          <w:szCs w:val="22"/>
        </w:rPr>
        <w:t>including patients with a LOS &gt;4 days, but no reported postoperative complications</w:t>
      </w:r>
      <w:r w:rsidR="00FF3424" w:rsidRPr="0067199C">
        <w:rPr>
          <w:rFonts w:ascii="Arial" w:hAnsi="Arial" w:cs="Arial"/>
          <w:color w:val="000000"/>
          <w:sz w:val="22"/>
          <w:szCs w:val="22"/>
        </w:rPr>
        <w:t xml:space="preserve"> </w:t>
      </w:r>
      <w:r w:rsidR="00CD6E5B" w:rsidRPr="0067199C">
        <w:rPr>
          <w:rFonts w:ascii="Arial" w:hAnsi="Arial" w:cs="Arial"/>
          <w:color w:val="000000"/>
          <w:sz w:val="22"/>
          <w:szCs w:val="22"/>
        </w:rPr>
        <w:t>(</w:t>
      </w:r>
      <w:r w:rsidR="001F615B" w:rsidRPr="0067199C">
        <w:rPr>
          <w:rFonts w:ascii="Arial" w:hAnsi="Arial" w:cs="Arial"/>
          <w:color w:val="000000"/>
          <w:sz w:val="22"/>
          <w:szCs w:val="22"/>
        </w:rPr>
        <w:t>o</w:t>
      </w:r>
      <w:r w:rsidR="00FF3424" w:rsidRPr="0067199C">
        <w:rPr>
          <w:rFonts w:ascii="Arial" w:hAnsi="Arial" w:cs="Arial"/>
          <w:color w:val="000000"/>
          <w:sz w:val="22"/>
          <w:szCs w:val="22"/>
        </w:rPr>
        <w:t>utcome B</w:t>
      </w:r>
      <w:r w:rsidR="00CD6E5B" w:rsidRPr="0067199C">
        <w:rPr>
          <w:rFonts w:ascii="Arial" w:hAnsi="Arial" w:cs="Arial"/>
          <w:color w:val="000000"/>
          <w:sz w:val="22"/>
          <w:szCs w:val="22"/>
        </w:rPr>
        <w:t>)</w:t>
      </w:r>
      <w:r w:rsidR="00FF3424" w:rsidRPr="0067199C">
        <w:rPr>
          <w:rFonts w:ascii="Arial" w:hAnsi="Arial" w:cs="Arial"/>
          <w:color w:val="000000"/>
          <w:sz w:val="22"/>
          <w:szCs w:val="22"/>
        </w:rPr>
        <w:t xml:space="preserve"> </w:t>
      </w:r>
      <w:r w:rsidR="00FF3424" w:rsidRPr="0067199C">
        <w:rPr>
          <w:rFonts w:ascii="Arial" w:hAnsi="Arial" w:cs="Arial"/>
          <w:color w:val="000000"/>
          <w:sz w:val="22"/>
          <w:szCs w:val="22"/>
        </w:rPr>
        <w:lastRenderedPageBreak/>
        <w:t xml:space="preserve">were similar as for </w:t>
      </w:r>
      <w:r w:rsidR="001F615B" w:rsidRPr="0067199C">
        <w:rPr>
          <w:rFonts w:ascii="Arial" w:hAnsi="Arial" w:cs="Arial"/>
          <w:color w:val="000000"/>
          <w:sz w:val="22"/>
          <w:szCs w:val="22"/>
        </w:rPr>
        <w:t>o</w:t>
      </w:r>
      <w:r w:rsidR="00FF3424" w:rsidRPr="0067199C">
        <w:rPr>
          <w:rFonts w:ascii="Arial" w:hAnsi="Arial" w:cs="Arial"/>
          <w:color w:val="000000"/>
          <w:sz w:val="22"/>
          <w:szCs w:val="22"/>
        </w:rPr>
        <w:t>utcome A</w:t>
      </w:r>
      <w:r w:rsidR="00CD6E5B" w:rsidRPr="0067199C">
        <w:rPr>
          <w:rFonts w:ascii="Arial" w:hAnsi="Arial" w:cs="Arial"/>
          <w:color w:val="000000"/>
          <w:sz w:val="22"/>
          <w:szCs w:val="22"/>
        </w:rPr>
        <w:t xml:space="preserve">. </w:t>
      </w:r>
      <w:r w:rsidR="00FD3F9F" w:rsidRPr="0067199C">
        <w:rPr>
          <w:rFonts w:ascii="Arial" w:hAnsi="Arial" w:cs="Arial"/>
          <w:color w:val="000000"/>
          <w:sz w:val="22"/>
          <w:szCs w:val="22"/>
        </w:rPr>
        <w:t xml:space="preserve">In general, we found that </w:t>
      </w:r>
      <w:r w:rsidR="00FF3424" w:rsidRPr="0067199C">
        <w:rPr>
          <w:rFonts w:ascii="Arial" w:hAnsi="Arial" w:cs="Arial"/>
          <w:color w:val="000000"/>
          <w:sz w:val="22"/>
          <w:szCs w:val="22"/>
        </w:rPr>
        <w:t>M</w:t>
      </w:r>
      <w:r w:rsidR="00CA173C" w:rsidRPr="0067199C">
        <w:rPr>
          <w:rFonts w:ascii="Arial" w:hAnsi="Arial" w:cs="Arial"/>
          <w:color w:val="000000"/>
          <w:sz w:val="22"/>
          <w:szCs w:val="22"/>
        </w:rPr>
        <w:t>L33</w:t>
      </w:r>
      <w:r w:rsidR="00FF3424" w:rsidRPr="0067199C">
        <w:rPr>
          <w:rFonts w:ascii="Arial" w:hAnsi="Arial" w:cs="Arial"/>
          <w:color w:val="000000"/>
          <w:sz w:val="22"/>
          <w:szCs w:val="22"/>
        </w:rPr>
        <w:t xml:space="preserve"> </w:t>
      </w:r>
      <w:r w:rsidR="00CD6E5B" w:rsidRPr="0067199C">
        <w:rPr>
          <w:rFonts w:ascii="Arial" w:hAnsi="Arial" w:cs="Arial"/>
          <w:color w:val="000000"/>
          <w:sz w:val="22"/>
          <w:szCs w:val="22"/>
        </w:rPr>
        <w:t>was</w:t>
      </w:r>
      <w:r w:rsidR="00FF3424" w:rsidRPr="0067199C">
        <w:rPr>
          <w:rFonts w:ascii="Arial" w:hAnsi="Arial" w:cs="Arial"/>
          <w:color w:val="000000"/>
          <w:sz w:val="22"/>
          <w:szCs w:val="22"/>
        </w:rPr>
        <w:t xml:space="preserve"> superior t</w:t>
      </w:r>
      <w:r w:rsidR="00FD3F9F" w:rsidRPr="0067199C">
        <w:rPr>
          <w:rFonts w:ascii="Arial" w:hAnsi="Arial" w:cs="Arial"/>
          <w:color w:val="000000"/>
          <w:sz w:val="22"/>
          <w:szCs w:val="22"/>
        </w:rPr>
        <w:t>o</w:t>
      </w:r>
      <w:r w:rsidR="00FF3424" w:rsidRPr="0067199C">
        <w:rPr>
          <w:rFonts w:ascii="Arial" w:hAnsi="Arial" w:cs="Arial"/>
          <w:color w:val="000000"/>
          <w:sz w:val="22"/>
          <w:szCs w:val="22"/>
        </w:rPr>
        <w:t xml:space="preserve"> </w:t>
      </w:r>
      <w:r w:rsidR="00FD3F9F" w:rsidRPr="0067199C">
        <w:rPr>
          <w:rFonts w:ascii="Arial" w:hAnsi="Arial" w:cs="Arial"/>
          <w:color w:val="000000"/>
          <w:sz w:val="22"/>
          <w:szCs w:val="22"/>
        </w:rPr>
        <w:t xml:space="preserve">all the other models, however, with a lower performance increase than in </w:t>
      </w:r>
      <w:r w:rsidR="001F615B" w:rsidRPr="0067199C">
        <w:rPr>
          <w:rFonts w:ascii="Arial" w:hAnsi="Arial" w:cs="Arial"/>
          <w:color w:val="000000"/>
          <w:sz w:val="22"/>
          <w:szCs w:val="22"/>
        </w:rPr>
        <w:t>o</w:t>
      </w:r>
      <w:r w:rsidR="00FD3F9F" w:rsidRPr="0067199C">
        <w:rPr>
          <w:rFonts w:ascii="Arial" w:hAnsi="Arial" w:cs="Arial"/>
          <w:color w:val="000000"/>
          <w:sz w:val="22"/>
          <w:szCs w:val="22"/>
        </w:rPr>
        <w:t>utcome A</w:t>
      </w:r>
      <w:r w:rsidR="00FF3424" w:rsidRPr="0067199C">
        <w:rPr>
          <w:rFonts w:ascii="Arial" w:hAnsi="Arial" w:cs="Arial"/>
          <w:color w:val="000000"/>
          <w:sz w:val="22"/>
          <w:szCs w:val="22"/>
        </w:rPr>
        <w:t>. (</w:t>
      </w:r>
      <w:r w:rsidR="00791BFA">
        <w:rPr>
          <w:rFonts w:ascii="Arial" w:hAnsi="Arial" w:cs="Arial"/>
          <w:color w:val="000000"/>
          <w:sz w:val="22"/>
          <w:szCs w:val="22"/>
        </w:rPr>
        <w:t xml:space="preserve">Supplemental Digital Context </w:t>
      </w:r>
      <w:r w:rsidR="006645CD" w:rsidRPr="0067199C">
        <w:rPr>
          <w:rFonts w:ascii="Arial" w:hAnsi="Arial" w:cs="Arial"/>
          <w:color w:val="000000"/>
          <w:sz w:val="22"/>
          <w:szCs w:val="22"/>
        </w:rPr>
        <w:t xml:space="preserve">table </w:t>
      </w:r>
      <w:r w:rsidR="00791BFA">
        <w:rPr>
          <w:rFonts w:ascii="Arial" w:hAnsi="Arial" w:cs="Arial"/>
          <w:color w:val="000000"/>
          <w:sz w:val="22"/>
          <w:szCs w:val="22"/>
        </w:rPr>
        <w:t>S</w:t>
      </w:r>
      <w:r w:rsidR="006645CD" w:rsidRPr="0067199C">
        <w:rPr>
          <w:rFonts w:ascii="Arial" w:hAnsi="Arial" w:cs="Arial"/>
          <w:color w:val="000000"/>
          <w:sz w:val="22"/>
          <w:szCs w:val="22"/>
        </w:rPr>
        <w:t xml:space="preserve">1 and Figure </w:t>
      </w:r>
      <w:r w:rsidR="00791BFA">
        <w:rPr>
          <w:rFonts w:ascii="Arial" w:hAnsi="Arial" w:cs="Arial"/>
          <w:color w:val="000000"/>
          <w:sz w:val="22"/>
          <w:szCs w:val="22"/>
        </w:rPr>
        <w:t>S</w:t>
      </w:r>
      <w:r w:rsidR="006645CD" w:rsidRPr="0067199C">
        <w:rPr>
          <w:rFonts w:ascii="Arial" w:hAnsi="Arial" w:cs="Arial"/>
          <w:color w:val="000000"/>
          <w:sz w:val="22"/>
          <w:szCs w:val="22"/>
        </w:rPr>
        <w:t>2a+b</w:t>
      </w:r>
      <w:r w:rsidR="00FF3424" w:rsidRPr="0067199C">
        <w:rPr>
          <w:rFonts w:ascii="Arial" w:hAnsi="Arial" w:cs="Arial"/>
          <w:color w:val="000000"/>
          <w:sz w:val="22"/>
          <w:szCs w:val="22"/>
        </w:rPr>
        <w:t>)</w:t>
      </w:r>
      <w:r w:rsidR="00D0116E" w:rsidRPr="0067199C">
        <w:rPr>
          <w:rFonts w:ascii="Arial" w:hAnsi="Arial" w:cs="Arial"/>
          <w:color w:val="000000"/>
          <w:sz w:val="22"/>
          <w:szCs w:val="22"/>
        </w:rPr>
        <w:t xml:space="preserve"> </w:t>
      </w:r>
      <w:r w:rsidR="008B006B">
        <w:rPr>
          <w:rFonts w:ascii="Arial" w:hAnsi="Arial" w:cs="Arial"/>
          <w:color w:val="000000"/>
          <w:sz w:val="22"/>
          <w:szCs w:val="22"/>
        </w:rPr>
        <w:t>However, the SHAP analysis on prescriptions found much greater variations across different types of drugs. Thus, the reduced risk with ASA and DOA</w:t>
      </w:r>
      <w:r w:rsidR="00EC6600">
        <w:rPr>
          <w:rFonts w:ascii="Arial" w:hAnsi="Arial" w:cs="Arial"/>
          <w:color w:val="000000"/>
          <w:sz w:val="22"/>
          <w:szCs w:val="22"/>
        </w:rPr>
        <w:t>C</w:t>
      </w:r>
      <w:r w:rsidR="008B006B">
        <w:rPr>
          <w:rFonts w:ascii="Arial" w:hAnsi="Arial" w:cs="Arial"/>
          <w:color w:val="000000"/>
          <w:sz w:val="22"/>
          <w:szCs w:val="22"/>
        </w:rPr>
        <w:t xml:space="preserve"> prescriptions was attenuated</w:t>
      </w:r>
      <w:r w:rsidR="00EC6600">
        <w:rPr>
          <w:rFonts w:ascii="Arial" w:hAnsi="Arial" w:cs="Arial"/>
          <w:color w:val="000000"/>
          <w:sz w:val="22"/>
          <w:szCs w:val="22"/>
        </w:rPr>
        <w:t>,</w:t>
      </w:r>
      <w:r w:rsidR="008B006B">
        <w:rPr>
          <w:rFonts w:ascii="Arial" w:hAnsi="Arial" w:cs="Arial"/>
          <w:color w:val="000000"/>
          <w:sz w:val="22"/>
          <w:szCs w:val="22"/>
        </w:rPr>
        <w:t xml:space="preserve"> </w:t>
      </w:r>
      <w:r w:rsidR="00EC6600">
        <w:rPr>
          <w:rFonts w:ascii="Arial" w:hAnsi="Arial" w:cs="Arial"/>
          <w:color w:val="000000"/>
          <w:sz w:val="22"/>
          <w:szCs w:val="22"/>
        </w:rPr>
        <w:t>as was</w:t>
      </w:r>
      <w:r w:rsidR="008B006B">
        <w:rPr>
          <w:rFonts w:ascii="Arial" w:hAnsi="Arial" w:cs="Arial"/>
          <w:color w:val="000000"/>
          <w:sz w:val="22"/>
          <w:szCs w:val="22"/>
        </w:rPr>
        <w:t xml:space="preserve"> the influence of practically all cardiac drugs except for</w:t>
      </w:r>
      <w:r w:rsidR="001159B2">
        <w:rPr>
          <w:rFonts w:ascii="Arial" w:hAnsi="Arial" w:cs="Arial"/>
          <w:color w:val="000000"/>
          <w:sz w:val="22"/>
          <w:szCs w:val="22"/>
        </w:rPr>
        <w:t xml:space="preserve"> n</w:t>
      </w:r>
      <w:r w:rsidR="001159B2" w:rsidRPr="0067199C">
        <w:rPr>
          <w:rFonts w:ascii="Arial" w:hAnsi="Arial" w:cs="Arial"/>
          <w:color w:val="000000"/>
          <w:sz w:val="22"/>
          <w:szCs w:val="22"/>
        </w:rPr>
        <w:t>itrates, other antihypertensives and antiarrhythmics</w:t>
      </w:r>
      <w:r w:rsidR="008B006B">
        <w:rPr>
          <w:rFonts w:ascii="Arial" w:hAnsi="Arial" w:cs="Arial"/>
          <w:color w:val="000000"/>
          <w:sz w:val="22"/>
          <w:szCs w:val="22"/>
        </w:rPr>
        <w:t xml:space="preserve"> (</w:t>
      </w:r>
      <w:r w:rsidR="00791BFA">
        <w:rPr>
          <w:rFonts w:ascii="Arial" w:hAnsi="Arial" w:cs="Arial"/>
          <w:color w:val="000000"/>
          <w:sz w:val="22"/>
          <w:szCs w:val="22"/>
        </w:rPr>
        <w:t xml:space="preserve">Supplemental Digital Context </w:t>
      </w:r>
      <w:r w:rsidR="008B006B">
        <w:rPr>
          <w:rFonts w:ascii="Arial" w:hAnsi="Arial" w:cs="Arial"/>
          <w:color w:val="000000"/>
          <w:sz w:val="22"/>
          <w:szCs w:val="22"/>
        </w:rPr>
        <w:t xml:space="preserve">figure </w:t>
      </w:r>
      <w:r w:rsidR="00791BFA">
        <w:rPr>
          <w:rFonts w:ascii="Arial" w:hAnsi="Arial" w:cs="Arial"/>
          <w:color w:val="000000"/>
          <w:sz w:val="22"/>
          <w:szCs w:val="22"/>
        </w:rPr>
        <w:t>S</w:t>
      </w:r>
      <w:r w:rsidR="001159B2">
        <w:rPr>
          <w:rFonts w:ascii="Arial" w:hAnsi="Arial" w:cs="Arial"/>
          <w:color w:val="000000"/>
          <w:sz w:val="22"/>
          <w:szCs w:val="22"/>
        </w:rPr>
        <w:t>3</w:t>
      </w:r>
      <w:r w:rsidR="008B006B">
        <w:rPr>
          <w:rFonts w:ascii="Arial" w:hAnsi="Arial" w:cs="Arial"/>
          <w:color w:val="000000"/>
          <w:sz w:val="22"/>
          <w:szCs w:val="22"/>
        </w:rPr>
        <w:t>a-d).</w:t>
      </w:r>
    </w:p>
    <w:p w14:paraId="3C65F6E2" w14:textId="77777777" w:rsidR="00DE67BB" w:rsidRPr="0067199C" w:rsidRDefault="00DE67BB" w:rsidP="007428BB">
      <w:pPr>
        <w:spacing w:line="360" w:lineRule="auto"/>
        <w:rPr>
          <w:rFonts w:ascii="Verdana" w:eastAsia="Verdana" w:hAnsi="Verdana" w:cs="Verdana"/>
          <w:sz w:val="20"/>
          <w:szCs w:val="20"/>
          <w:lang w:val="en-US"/>
        </w:rPr>
      </w:pPr>
    </w:p>
    <w:p w14:paraId="27B6B9A2" w14:textId="77777777" w:rsidR="008521B0" w:rsidRPr="0067199C" w:rsidRDefault="008521B0">
      <w:pPr>
        <w:rPr>
          <w:sz w:val="40"/>
          <w:szCs w:val="40"/>
          <w:lang w:val="en-US"/>
        </w:rPr>
      </w:pPr>
      <w:bookmarkStart w:id="11" w:name="_uo0n5fs14zeo" w:colFirst="0" w:colLast="0"/>
      <w:bookmarkEnd w:id="11"/>
      <w:r w:rsidRPr="0067199C">
        <w:rPr>
          <w:lang w:val="en-US"/>
        </w:rPr>
        <w:br w:type="page"/>
      </w:r>
    </w:p>
    <w:p w14:paraId="2EBD05C2" w14:textId="1E8321DC" w:rsidR="00DE67BB" w:rsidRPr="0067199C" w:rsidRDefault="007059C2">
      <w:pPr>
        <w:pStyle w:val="Overskrift1"/>
        <w:spacing w:line="360" w:lineRule="auto"/>
        <w:rPr>
          <w:lang w:val="en-US"/>
        </w:rPr>
      </w:pPr>
      <w:r w:rsidRPr="0067199C">
        <w:rPr>
          <w:lang w:val="en-US"/>
        </w:rPr>
        <w:lastRenderedPageBreak/>
        <w:t>Discussion</w:t>
      </w:r>
    </w:p>
    <w:p w14:paraId="51FBE45F" w14:textId="10373B89" w:rsidR="00CB532E" w:rsidRPr="0067199C" w:rsidRDefault="007059C2" w:rsidP="00571310">
      <w:pPr>
        <w:spacing w:line="360" w:lineRule="auto"/>
        <w:rPr>
          <w:lang w:val="en-US"/>
        </w:rPr>
      </w:pPr>
      <w:r w:rsidRPr="0067199C">
        <w:rPr>
          <w:lang w:val="en-US"/>
        </w:rPr>
        <w:t>We found that</w:t>
      </w:r>
      <w:r w:rsidR="00674188" w:rsidRPr="0067199C">
        <w:rPr>
          <w:lang w:val="en-US"/>
        </w:rPr>
        <w:t xml:space="preserve"> using </w:t>
      </w:r>
      <w:r w:rsidR="00CB532E" w:rsidRPr="0067199C">
        <w:rPr>
          <w:lang w:val="en-US"/>
        </w:rPr>
        <w:t xml:space="preserve">a </w:t>
      </w:r>
      <w:r w:rsidR="00674188" w:rsidRPr="0067199C">
        <w:rPr>
          <w:lang w:val="en-US"/>
        </w:rPr>
        <w:t>ML</w:t>
      </w:r>
      <w:r w:rsidR="00BF60F3" w:rsidRPr="0067199C">
        <w:rPr>
          <w:lang w:val="en-US"/>
        </w:rPr>
        <w:t xml:space="preserve"> </w:t>
      </w:r>
      <w:r w:rsidR="00674188" w:rsidRPr="0067199C">
        <w:rPr>
          <w:lang w:val="en-US"/>
        </w:rPr>
        <w:t>algorithm including all</w:t>
      </w:r>
      <w:r w:rsidR="0010678B" w:rsidRPr="0067199C">
        <w:rPr>
          <w:lang w:val="en-US"/>
        </w:rPr>
        <w:t xml:space="preserve"> 33</w:t>
      </w:r>
      <w:r w:rsidR="00674188" w:rsidRPr="0067199C">
        <w:rPr>
          <w:lang w:val="en-US"/>
        </w:rPr>
        <w:t xml:space="preserve"> available variables </w:t>
      </w:r>
      <w:r w:rsidR="00CB532E" w:rsidRPr="0067199C">
        <w:rPr>
          <w:lang w:val="en-US"/>
        </w:rPr>
        <w:t xml:space="preserve">and a parsimonious ML-algorithm encompassing only the 10 most important predictors </w:t>
      </w:r>
      <w:r w:rsidR="00674188" w:rsidRPr="0067199C">
        <w:rPr>
          <w:lang w:val="en-US"/>
        </w:rPr>
        <w:t>improve</w:t>
      </w:r>
      <w:r w:rsidR="00CB532E" w:rsidRPr="0067199C">
        <w:rPr>
          <w:lang w:val="en-US"/>
        </w:rPr>
        <w:t>d</w:t>
      </w:r>
      <w:r w:rsidR="00674188" w:rsidRPr="0067199C">
        <w:rPr>
          <w:lang w:val="en-US"/>
        </w:rPr>
        <w:t xml:space="preserve"> prediction of patients at increased risk of having a LOS &gt;4 days or readmissions due to medical complications</w:t>
      </w:r>
      <w:r w:rsidR="00CB532E" w:rsidRPr="0067199C">
        <w:rPr>
          <w:lang w:val="en-US"/>
        </w:rPr>
        <w:t xml:space="preserve"> </w:t>
      </w:r>
      <w:r w:rsidR="00674188" w:rsidRPr="0067199C">
        <w:rPr>
          <w:lang w:val="en-US"/>
        </w:rPr>
        <w:t xml:space="preserve">compared to </w:t>
      </w:r>
      <w:r w:rsidR="00342B68" w:rsidRPr="0067199C">
        <w:rPr>
          <w:lang w:val="en-US"/>
        </w:rPr>
        <w:t xml:space="preserve">corresponding </w:t>
      </w:r>
      <w:r w:rsidR="00CB532E" w:rsidRPr="0067199C">
        <w:rPr>
          <w:lang w:val="en-US"/>
        </w:rPr>
        <w:t xml:space="preserve">traditional </w:t>
      </w:r>
      <w:r w:rsidR="00674188" w:rsidRPr="0067199C">
        <w:rPr>
          <w:lang w:val="en-US"/>
        </w:rPr>
        <w:t>logistic regression</w:t>
      </w:r>
      <w:r w:rsidR="00CB532E" w:rsidRPr="0067199C">
        <w:rPr>
          <w:lang w:val="en-US"/>
        </w:rPr>
        <w:t xml:space="preserve"> models</w:t>
      </w:r>
      <w:r w:rsidR="00674188" w:rsidRPr="0067199C">
        <w:rPr>
          <w:lang w:val="en-US"/>
        </w:rPr>
        <w:t>.</w:t>
      </w:r>
      <w:r w:rsidR="00CB532E" w:rsidRPr="0067199C">
        <w:rPr>
          <w:lang w:val="en-US"/>
        </w:rPr>
        <w:t xml:space="preserve"> In contrast, when </w:t>
      </w:r>
      <w:r w:rsidR="006645CD" w:rsidRPr="0067199C">
        <w:rPr>
          <w:lang w:val="en-US"/>
        </w:rPr>
        <w:t xml:space="preserve">also </w:t>
      </w:r>
      <w:r w:rsidR="00CB532E" w:rsidRPr="0067199C">
        <w:rPr>
          <w:lang w:val="en-US"/>
        </w:rPr>
        <w:t>including</w:t>
      </w:r>
      <w:r w:rsidR="00BF60F3" w:rsidRPr="0067199C">
        <w:rPr>
          <w:lang w:val="en-US"/>
        </w:rPr>
        <w:t xml:space="preserve"> patients</w:t>
      </w:r>
      <w:r w:rsidR="00CB532E" w:rsidRPr="0067199C">
        <w:rPr>
          <w:lang w:val="en-US"/>
        </w:rPr>
        <w:t xml:space="preserve"> having a LOS &gt;4 days, but with</w:t>
      </w:r>
      <w:r w:rsidR="006645CD" w:rsidRPr="0067199C">
        <w:rPr>
          <w:lang w:val="en-US"/>
        </w:rPr>
        <w:t>out</w:t>
      </w:r>
      <w:r w:rsidR="001159B2">
        <w:rPr>
          <w:lang w:val="en-US"/>
        </w:rPr>
        <w:t xml:space="preserve"> a well-defined</w:t>
      </w:r>
      <w:r w:rsidR="00CB532E" w:rsidRPr="0067199C">
        <w:rPr>
          <w:lang w:val="en-US"/>
        </w:rPr>
        <w:t xml:space="preserve"> complication as an outcome, </w:t>
      </w:r>
      <w:r w:rsidR="006645CD" w:rsidRPr="0067199C">
        <w:rPr>
          <w:lang w:val="en-US"/>
        </w:rPr>
        <w:t xml:space="preserve">the </w:t>
      </w:r>
      <w:r w:rsidR="00FD3F9F" w:rsidRPr="0067199C">
        <w:rPr>
          <w:lang w:val="en-US"/>
        </w:rPr>
        <w:t>ML33</w:t>
      </w:r>
      <w:r w:rsidR="006645CD" w:rsidRPr="0067199C">
        <w:rPr>
          <w:lang w:val="en-US"/>
        </w:rPr>
        <w:t xml:space="preserve"> remained superior, but the</w:t>
      </w:r>
      <w:r w:rsidR="00CB532E" w:rsidRPr="0067199C">
        <w:rPr>
          <w:lang w:val="en-US"/>
        </w:rPr>
        <w:t xml:space="preserve"> parsimonious ML-algorithm was </w:t>
      </w:r>
      <w:r w:rsidR="00342B68" w:rsidRPr="0067199C">
        <w:rPr>
          <w:lang w:val="en-US"/>
        </w:rPr>
        <w:t xml:space="preserve">slightly </w:t>
      </w:r>
      <w:r w:rsidR="00CB532E" w:rsidRPr="0067199C">
        <w:rPr>
          <w:lang w:val="en-US"/>
        </w:rPr>
        <w:t>worse than a traditional logistic regression model including all variables</w:t>
      </w:r>
      <w:r w:rsidR="006645CD" w:rsidRPr="0067199C">
        <w:rPr>
          <w:lang w:val="en-US"/>
        </w:rPr>
        <w:t xml:space="preserve"> (</w:t>
      </w:r>
      <w:r w:rsidR="00FD3F9F" w:rsidRPr="0067199C">
        <w:rPr>
          <w:lang w:val="en-US"/>
        </w:rPr>
        <w:t>LR33</w:t>
      </w:r>
      <w:r w:rsidR="006645CD" w:rsidRPr="0067199C">
        <w:rPr>
          <w:lang w:val="en-US"/>
        </w:rPr>
        <w:t>)</w:t>
      </w:r>
      <w:r w:rsidR="00CB532E" w:rsidRPr="0067199C">
        <w:rPr>
          <w:lang w:val="en-US"/>
        </w:rPr>
        <w:t>.</w:t>
      </w:r>
      <w:r w:rsidR="006645CD" w:rsidRPr="0067199C">
        <w:rPr>
          <w:lang w:val="en-US"/>
        </w:rPr>
        <w:t xml:space="preserve"> W</w:t>
      </w:r>
      <w:r w:rsidR="00CB532E" w:rsidRPr="0067199C">
        <w:rPr>
          <w:lang w:val="en-US"/>
        </w:rPr>
        <w:t>e</w:t>
      </w:r>
      <w:r w:rsidR="006645CD" w:rsidRPr="0067199C">
        <w:rPr>
          <w:lang w:val="en-US"/>
        </w:rPr>
        <w:t xml:space="preserve"> also </w:t>
      </w:r>
      <w:r w:rsidR="00253C16" w:rsidRPr="0067199C">
        <w:rPr>
          <w:lang w:val="en-US"/>
        </w:rPr>
        <w:t>found</w:t>
      </w:r>
      <w:r w:rsidR="00CB532E" w:rsidRPr="0067199C">
        <w:rPr>
          <w:lang w:val="en-US"/>
        </w:rPr>
        <w:t xml:space="preserve"> that although age </w:t>
      </w:r>
      <w:r w:rsidR="00BF60F3" w:rsidRPr="0067199C">
        <w:rPr>
          <w:lang w:val="en-US"/>
        </w:rPr>
        <w:t>was</w:t>
      </w:r>
      <w:r w:rsidR="009A33FF" w:rsidRPr="0067199C">
        <w:rPr>
          <w:lang w:val="en-US"/>
        </w:rPr>
        <w:t xml:space="preserve"> the single most</w:t>
      </w:r>
      <w:r w:rsidR="00CB532E" w:rsidRPr="0067199C">
        <w:rPr>
          <w:lang w:val="en-US"/>
        </w:rPr>
        <w:t xml:space="preserve"> important predictor</w:t>
      </w:r>
      <w:r w:rsidR="00BF60F3" w:rsidRPr="0067199C">
        <w:rPr>
          <w:lang w:val="en-US"/>
        </w:rPr>
        <w:t xml:space="preserve"> of </w:t>
      </w:r>
      <w:r w:rsidR="009A33FF" w:rsidRPr="0067199C">
        <w:rPr>
          <w:lang w:val="en-US"/>
        </w:rPr>
        <w:t>both outcome A and B</w:t>
      </w:r>
      <w:r w:rsidR="006645CD" w:rsidRPr="0067199C">
        <w:rPr>
          <w:lang w:val="en-US"/>
        </w:rPr>
        <w:t>,</w:t>
      </w:r>
      <w:r w:rsidR="00CB532E" w:rsidRPr="0067199C">
        <w:rPr>
          <w:lang w:val="en-US"/>
        </w:rPr>
        <w:t xml:space="preserve"> it </w:t>
      </w:r>
      <w:r w:rsidR="00BF60F3" w:rsidRPr="0067199C">
        <w:rPr>
          <w:lang w:val="en-US"/>
        </w:rPr>
        <w:t>wa</w:t>
      </w:r>
      <w:r w:rsidR="00CB532E" w:rsidRPr="0067199C">
        <w:rPr>
          <w:lang w:val="en-US"/>
        </w:rPr>
        <w:t xml:space="preserve">s not well suited for prediction of postoperative medical complications after </w:t>
      </w:r>
      <w:proofErr w:type="gramStart"/>
      <w:r w:rsidR="00CB532E" w:rsidRPr="0067199C">
        <w:rPr>
          <w:lang w:val="en-US"/>
        </w:rPr>
        <w:t>fast-track</w:t>
      </w:r>
      <w:proofErr w:type="gramEnd"/>
      <w:r w:rsidR="00CB532E" w:rsidRPr="0067199C">
        <w:rPr>
          <w:lang w:val="en-US"/>
        </w:rPr>
        <w:t xml:space="preserve"> THA and TKA</w:t>
      </w:r>
      <w:r w:rsidR="009A33FF" w:rsidRPr="0067199C">
        <w:rPr>
          <w:lang w:val="en-US"/>
        </w:rPr>
        <w:t xml:space="preserve"> on its own</w:t>
      </w:r>
      <w:r w:rsidR="00CB532E" w:rsidRPr="0067199C">
        <w:rPr>
          <w:lang w:val="en-US"/>
        </w:rPr>
        <w:t>.</w:t>
      </w:r>
      <w:r w:rsidR="006645CD" w:rsidRPr="0067199C">
        <w:rPr>
          <w:lang w:val="en-US"/>
        </w:rPr>
        <w:t xml:space="preserve"> Finally, we demonstrated how the chosen c</w:t>
      </w:r>
      <w:r w:rsidR="00342B68" w:rsidRPr="0067199C">
        <w:rPr>
          <w:lang w:val="en-US"/>
        </w:rPr>
        <w:t>lassification threshold</w:t>
      </w:r>
      <w:r w:rsidR="006645CD" w:rsidRPr="0067199C">
        <w:rPr>
          <w:lang w:val="en-US"/>
        </w:rPr>
        <w:t xml:space="preserve"> </w:t>
      </w:r>
      <w:r w:rsidR="00342B68" w:rsidRPr="0067199C">
        <w:rPr>
          <w:lang w:val="en-US"/>
        </w:rPr>
        <w:t xml:space="preserve">(PPF) </w:t>
      </w:r>
      <w:r w:rsidR="006645CD" w:rsidRPr="0067199C">
        <w:rPr>
          <w:lang w:val="en-US"/>
        </w:rPr>
        <w:t>of the ML algorithm influenced model performance</w:t>
      </w:r>
      <w:r w:rsidR="00253C16" w:rsidRPr="0067199C">
        <w:rPr>
          <w:lang w:val="en-US"/>
        </w:rPr>
        <w:t xml:space="preserve"> through an increase in TPR at the cost of decreased PPV. </w:t>
      </w:r>
    </w:p>
    <w:p w14:paraId="08EAAFDD" w14:textId="6E1133C4" w:rsidR="00CB532E" w:rsidRPr="0067199C" w:rsidRDefault="00253C16" w:rsidP="00571310">
      <w:pPr>
        <w:spacing w:line="360" w:lineRule="auto"/>
        <w:rPr>
          <w:lang w:val="en-US"/>
        </w:rPr>
      </w:pPr>
      <w:r w:rsidRPr="0067199C">
        <w:rPr>
          <w:lang w:val="en-US"/>
        </w:rPr>
        <w:t>A previous systematic review also found that ML algorithms can provide accurate prediction of postoperative outcomes in THA and TKA.</w:t>
      </w:r>
      <w:r w:rsidRPr="0067199C">
        <w:rPr>
          <w:lang w:val="en-US"/>
        </w:rPr>
        <w:fldChar w:fldCharType="begin"/>
      </w:r>
      <w:r w:rsidR="00446F8D">
        <w:rPr>
          <w:lang w:val="en-US"/>
        </w:rPr>
        <w:instrText xml:space="preserve"> ADDIN EN.CITE &lt;EndNote&gt;&lt;Cite&gt;&lt;Author&gt;Lopez&lt;/Author&gt;&lt;Year&gt;2021&lt;/Year&gt;&lt;RecNum&gt;1297&lt;/RecNum&gt;&lt;DisplayText&gt;&lt;style face="superscript"&gt;35&lt;/style&gt;&lt;/DisplayText&gt;&lt;record&gt;&lt;rec-number&gt;1297&lt;/rec-number&gt;&lt;foreign-keys&gt;&lt;key app="EN" db-id="5zxaz90vjvrv5leds09pd0vptztx95vva0pf" timestamp="1635760263"&gt;1297&lt;/key&gt;&lt;/foreign-keys&gt;&lt;ref-type name="Journal Article"&gt;17&lt;/ref-type&gt;&lt;contributors&gt;&lt;authors&gt;&lt;author&gt;Lopez, C. D.&lt;/author&gt;&lt;author&gt;Gazgalis, A.&lt;/author&gt;&lt;author&gt;Boddapati, V.&lt;/author&gt;&lt;author&gt;Shah, R. P.&lt;/author&gt;&lt;author&gt;Cooper, H. J.&lt;/author&gt;&lt;author&gt;Geller, J. A.&lt;/author&gt;&lt;/authors&gt;&lt;/contributors&gt;&lt;auth-address&gt;New York-Presbyterian/Columbia University Irving Medical Center, New York, NY.&lt;/auth-address&gt;&lt;titles&gt;&lt;title&gt;Artificial Learning and Machine Learning Decision Guidance Applications in Total Hip and Knee Arthroplasty: A Systematic Review&lt;/title&gt;&lt;secondary-title&gt;Arthroplast Today&lt;/secondary-title&gt;&lt;alt-title&gt;Arthroplasty today&lt;/alt-title&gt;&lt;/titles&gt;&lt;periodical&gt;&lt;full-title&gt;Arthroplast Today&lt;/full-title&gt;&lt;abbr-1&gt;Arthroplasty today&lt;/abbr-1&gt;&lt;/periodical&gt;&lt;alt-periodical&gt;&lt;full-title&gt;Arthroplast Today&lt;/full-title&gt;&lt;abbr-1&gt;Arthroplasty today&lt;/abbr-1&gt;&lt;/alt-periodical&gt;&lt;pages&gt;103-112&lt;/pages&gt;&lt;volume&gt;11&lt;/volume&gt;&lt;edition&gt;2021/09/16&lt;/edition&gt;&lt;keywords&gt;&lt;keyword&gt;Artificial intelligence&lt;/keyword&gt;&lt;keyword&gt;Artificial neural networks&lt;/keyword&gt;&lt;keyword&gt;Deep learning&lt;/keyword&gt;&lt;keyword&gt;Hip and knee arthroplasty&lt;/keyword&gt;&lt;keyword&gt;Machine learning&lt;/keyword&gt;&lt;keyword&gt;Orthopedic surgery&lt;/keyword&gt;&lt;/keywords&gt;&lt;dates&gt;&lt;year&gt;2021&lt;/year&gt;&lt;pub-dates&gt;&lt;date&gt;Oct&lt;/date&gt;&lt;/pub-dates&gt;&lt;/dates&gt;&lt;isbn&gt;2352-3441 (Print)&amp;#xD;2352-3441&lt;/isbn&gt;&lt;accession-num&gt;34522738&lt;/accession-num&gt;&lt;urls&gt;&lt;/urls&gt;&lt;custom2&gt;PMC8426157&lt;/custom2&gt;&lt;electronic-resource-num&gt;10.1016/j.artd.2021.07.012&lt;/electronic-resource-num&gt;&lt;remote-database-provider&gt;NLM&lt;/remote-database-provider&gt;&lt;language&gt;eng&lt;/language&gt;&lt;/record&gt;&lt;/Cite&gt;&lt;/EndNote&gt;</w:instrText>
      </w:r>
      <w:r w:rsidRPr="0067199C">
        <w:rPr>
          <w:lang w:val="en-US"/>
        </w:rPr>
        <w:fldChar w:fldCharType="separate"/>
      </w:r>
      <w:r w:rsidR="00446F8D" w:rsidRPr="00446F8D">
        <w:rPr>
          <w:noProof/>
          <w:vertAlign w:val="superscript"/>
          <w:lang w:val="en-US"/>
        </w:rPr>
        <w:t>35</w:t>
      </w:r>
      <w:r w:rsidRPr="0067199C">
        <w:rPr>
          <w:lang w:val="en-US"/>
        </w:rPr>
        <w:fldChar w:fldCharType="end"/>
      </w:r>
      <w:r w:rsidRPr="0067199C">
        <w:rPr>
          <w:lang w:val="en-US"/>
        </w:rPr>
        <w:t xml:space="preserve"> However, the authors concluded that such models performed best at predicting postoperative complications, pain and patient reported outcomes</w:t>
      </w:r>
      <w:r w:rsidR="00564949" w:rsidRPr="0067199C">
        <w:rPr>
          <w:lang w:val="en-US"/>
        </w:rPr>
        <w:t xml:space="preserve"> but </w:t>
      </w:r>
      <w:r w:rsidRPr="0067199C">
        <w:rPr>
          <w:lang w:val="en-US"/>
        </w:rPr>
        <w:t xml:space="preserve">were less accurate </w:t>
      </w:r>
      <w:r w:rsidR="00564949" w:rsidRPr="0067199C">
        <w:rPr>
          <w:lang w:val="en-US"/>
        </w:rPr>
        <w:t>at</w:t>
      </w:r>
      <w:r w:rsidRPr="0067199C">
        <w:rPr>
          <w:lang w:val="en-US"/>
        </w:rPr>
        <w:t xml:space="preserve"> predicting readmissions and reoperations.</w:t>
      </w:r>
      <w:r w:rsidRPr="0067199C">
        <w:rPr>
          <w:lang w:val="en-US"/>
        </w:rPr>
        <w:fldChar w:fldCharType="begin"/>
      </w:r>
      <w:r w:rsidR="00446F8D">
        <w:rPr>
          <w:lang w:val="en-US"/>
        </w:rPr>
        <w:instrText xml:space="preserve"> ADDIN EN.CITE &lt;EndNote&gt;&lt;Cite&gt;&lt;Author&gt;Lopez&lt;/Author&gt;&lt;Year&gt;2021&lt;/Year&gt;&lt;RecNum&gt;1297&lt;/RecNum&gt;&lt;DisplayText&gt;&lt;style face="superscript"&gt;35&lt;/style&gt;&lt;/DisplayText&gt;&lt;record&gt;&lt;rec-number&gt;1297&lt;/rec-number&gt;&lt;foreign-keys&gt;&lt;key app="EN" db-id="5zxaz90vjvrv5leds09pd0vptztx95vva0pf" timestamp="1635760263"&gt;1297&lt;/key&gt;&lt;/foreign-keys&gt;&lt;ref-type name="Journal Article"&gt;17&lt;/ref-type&gt;&lt;contributors&gt;&lt;authors&gt;&lt;author&gt;Lopez, C. D.&lt;/author&gt;&lt;author&gt;Gazgalis, A.&lt;/author&gt;&lt;author&gt;Boddapati, V.&lt;/author&gt;&lt;author&gt;Shah, R. P.&lt;/author&gt;&lt;author&gt;Cooper, H. J.&lt;/author&gt;&lt;author&gt;Geller, J. A.&lt;/author&gt;&lt;/authors&gt;&lt;/contributors&gt;&lt;auth-address&gt;New York-Presbyterian/Columbia University Irving Medical Center, New York, NY.&lt;/auth-address&gt;&lt;titles&gt;&lt;title&gt;Artificial Learning and Machine Learning Decision Guidance Applications in Total Hip and Knee Arthroplasty: A Systematic Review&lt;/title&gt;&lt;secondary-title&gt;Arthroplast Today&lt;/secondary-title&gt;&lt;alt-title&gt;Arthroplasty today&lt;/alt-title&gt;&lt;/titles&gt;&lt;periodical&gt;&lt;full-title&gt;Arthroplast Today&lt;/full-title&gt;&lt;abbr-1&gt;Arthroplasty today&lt;/abbr-1&gt;&lt;/periodical&gt;&lt;alt-periodical&gt;&lt;full-title&gt;Arthroplast Today&lt;/full-title&gt;&lt;abbr-1&gt;Arthroplasty today&lt;/abbr-1&gt;&lt;/alt-periodical&gt;&lt;pages&gt;103-112&lt;/pages&gt;&lt;volume&gt;11&lt;/volume&gt;&lt;edition&gt;2021/09/16&lt;/edition&gt;&lt;keywords&gt;&lt;keyword&gt;Artificial intelligence&lt;/keyword&gt;&lt;keyword&gt;Artificial neural networks&lt;/keyword&gt;&lt;keyword&gt;Deep learning&lt;/keyword&gt;&lt;keyword&gt;Hip and knee arthroplasty&lt;/keyword&gt;&lt;keyword&gt;Machine learning&lt;/keyword&gt;&lt;keyword&gt;Orthopedic surgery&lt;/keyword&gt;&lt;/keywords&gt;&lt;dates&gt;&lt;year&gt;2021&lt;/year&gt;&lt;pub-dates&gt;&lt;date&gt;Oct&lt;/date&gt;&lt;/pub-dates&gt;&lt;/dates&gt;&lt;isbn&gt;2352-3441 (Print)&amp;#xD;2352-3441&lt;/isbn&gt;&lt;accession-num&gt;34522738&lt;/accession-num&gt;&lt;urls&gt;&lt;/urls&gt;&lt;custom2&gt;PMC8426157&lt;/custom2&gt;&lt;electronic-resource-num&gt;10.1016/j.artd.2021.07.012&lt;/electronic-resource-num&gt;&lt;remote-database-provider&gt;NLM&lt;/remote-database-provider&gt;&lt;language&gt;eng&lt;/language&gt;&lt;/record&gt;&lt;/Cite&gt;&lt;/EndNote&gt;</w:instrText>
      </w:r>
      <w:r w:rsidRPr="0067199C">
        <w:rPr>
          <w:lang w:val="en-US"/>
        </w:rPr>
        <w:fldChar w:fldCharType="separate"/>
      </w:r>
      <w:r w:rsidR="00446F8D" w:rsidRPr="00446F8D">
        <w:rPr>
          <w:noProof/>
          <w:vertAlign w:val="superscript"/>
          <w:lang w:val="en-US"/>
        </w:rPr>
        <w:t>35</w:t>
      </w:r>
      <w:r w:rsidRPr="0067199C">
        <w:rPr>
          <w:lang w:val="en-US"/>
        </w:rPr>
        <w:fldChar w:fldCharType="end"/>
      </w:r>
      <w:r w:rsidRPr="0067199C">
        <w:rPr>
          <w:lang w:val="en-US"/>
        </w:rPr>
        <w:t xml:space="preserve"> </w:t>
      </w:r>
      <w:r w:rsidR="0098594E" w:rsidRPr="0067199C">
        <w:rPr>
          <w:lang w:val="en-US"/>
        </w:rPr>
        <w:t>That ML</w:t>
      </w:r>
      <w:r w:rsidR="00BF60F3" w:rsidRPr="0067199C">
        <w:rPr>
          <w:lang w:val="en-US"/>
        </w:rPr>
        <w:t xml:space="preserve"> </w:t>
      </w:r>
      <w:r w:rsidR="0098594E" w:rsidRPr="0067199C">
        <w:rPr>
          <w:lang w:val="en-US"/>
        </w:rPr>
        <w:t>algorithms may improve prediction of</w:t>
      </w:r>
      <w:r w:rsidRPr="0067199C">
        <w:rPr>
          <w:lang w:val="en-US"/>
        </w:rPr>
        <w:t xml:space="preserve"> complications after THA and TKA </w:t>
      </w:r>
      <w:r w:rsidR="0098594E" w:rsidRPr="0067199C">
        <w:rPr>
          <w:lang w:val="en-US"/>
        </w:rPr>
        <w:t>compared to traditional logistic regression was also found by</w:t>
      </w:r>
      <w:r w:rsidR="00D634C7" w:rsidRPr="0067199C">
        <w:rPr>
          <w:lang w:val="en-US"/>
        </w:rPr>
        <w:t xml:space="preserve"> Shah et al. who used an automated ML</w:t>
      </w:r>
      <w:r w:rsidR="00BF60F3" w:rsidRPr="0067199C">
        <w:rPr>
          <w:lang w:val="en-US"/>
        </w:rPr>
        <w:t xml:space="preserve"> </w:t>
      </w:r>
      <w:r w:rsidR="00D634C7" w:rsidRPr="0067199C">
        <w:rPr>
          <w:lang w:val="en-US"/>
        </w:rPr>
        <w:t>framework to predict</w:t>
      </w:r>
      <w:r w:rsidR="00C42D79" w:rsidRPr="0067199C">
        <w:rPr>
          <w:lang w:val="en-US"/>
        </w:rPr>
        <w:t xml:space="preserve"> selected</w:t>
      </w:r>
      <w:r w:rsidR="00D634C7" w:rsidRPr="0067199C">
        <w:rPr>
          <w:lang w:val="en-US"/>
        </w:rPr>
        <w:t xml:space="preserve"> </w:t>
      </w:r>
      <w:r w:rsidR="00C42D79" w:rsidRPr="0067199C">
        <w:rPr>
          <w:lang w:val="en-US"/>
        </w:rPr>
        <w:t>major</w:t>
      </w:r>
      <w:r w:rsidR="00D634C7" w:rsidRPr="0067199C">
        <w:rPr>
          <w:lang w:val="en-US"/>
        </w:rPr>
        <w:t xml:space="preserve"> complications after THA.</w:t>
      </w:r>
      <w:r w:rsidR="00D634C7" w:rsidRPr="0067199C">
        <w:rPr>
          <w:lang w:val="en-US"/>
        </w:rPr>
        <w:fldChar w:fldCharType="begin">
          <w:fldData xml:space="preserve">PEVuZE5vdGU+PENpdGU+PEF1dGhvcj5TaGFoPC9BdXRob3I+PFllYXI+MjAyMTwvWWVhcj48UmVj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</w:fldData>
        </w:fldChar>
      </w:r>
      <w:r w:rsidR="00D634C7" w:rsidRPr="0067199C">
        <w:rPr>
          <w:lang w:val="en-US"/>
        </w:rPr>
        <w:instrText xml:space="preserve"> ADDIN EN.CITE </w:instrText>
      </w:r>
      <w:r w:rsidR="00D634C7" w:rsidRPr="0067199C">
        <w:rPr>
          <w:lang w:val="en-US"/>
        </w:rPr>
        <w:fldChar w:fldCharType="begin">
          <w:fldData xml:space="preserve">PEVuZE5vdGU+PENpdGU+PEF1dGhvcj5TaGFoPC9BdXRob3I+PFllYXI+MjAyMTwvWWVhcj48UmVj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</w:fldData>
        </w:fldChar>
      </w:r>
      <w:r w:rsidR="00D634C7" w:rsidRPr="0067199C">
        <w:rPr>
          <w:lang w:val="en-US"/>
        </w:rPr>
        <w:instrText xml:space="preserve"> ADDIN EN.CITE.DATA </w:instrText>
      </w:r>
      <w:r w:rsidR="00D634C7" w:rsidRPr="0067199C">
        <w:rPr>
          <w:lang w:val="en-US"/>
        </w:rPr>
      </w:r>
      <w:r w:rsidR="00D634C7" w:rsidRPr="0067199C">
        <w:rPr>
          <w:lang w:val="en-US"/>
        </w:rPr>
        <w:fldChar w:fldCharType="end"/>
      </w:r>
      <w:r w:rsidR="00D634C7" w:rsidRPr="0067199C">
        <w:rPr>
          <w:lang w:val="en-US"/>
        </w:rPr>
      </w:r>
      <w:r w:rsidR="00D634C7" w:rsidRPr="0067199C">
        <w:rPr>
          <w:lang w:val="en-US"/>
        </w:rPr>
        <w:fldChar w:fldCharType="separate"/>
      </w:r>
      <w:r w:rsidR="00D634C7" w:rsidRPr="0067199C">
        <w:rPr>
          <w:noProof/>
          <w:vertAlign w:val="superscript"/>
          <w:lang w:val="en-US"/>
        </w:rPr>
        <w:t>16</w:t>
      </w:r>
      <w:r w:rsidR="00D634C7" w:rsidRPr="0067199C">
        <w:rPr>
          <w:lang w:val="en-US"/>
        </w:rPr>
        <w:fldChar w:fldCharType="end"/>
      </w:r>
      <w:r w:rsidR="0098594E" w:rsidRPr="0067199C">
        <w:rPr>
          <w:lang w:val="en-US"/>
        </w:rPr>
        <w:t xml:space="preserve"> However</w:t>
      </w:r>
      <w:r w:rsidR="00C42D79" w:rsidRPr="0067199C">
        <w:rPr>
          <w:lang w:val="en-US"/>
        </w:rPr>
        <w:t xml:space="preserve">, it was a retrospective study based on diagnostic </w:t>
      </w:r>
      <w:r w:rsidR="00587251" w:rsidRPr="0067199C">
        <w:rPr>
          <w:lang w:val="en-US"/>
        </w:rPr>
        <w:t xml:space="preserve">and administrative </w:t>
      </w:r>
      <w:r w:rsidR="00C42D79" w:rsidRPr="0067199C">
        <w:rPr>
          <w:lang w:val="en-US"/>
        </w:rPr>
        <w:t>coding</w:t>
      </w:r>
      <w:r w:rsidR="0098594E" w:rsidRPr="0067199C">
        <w:rPr>
          <w:lang w:val="en-US"/>
        </w:rPr>
        <w:t xml:space="preserve"> </w:t>
      </w:r>
      <w:r w:rsidR="00587251" w:rsidRPr="0067199C">
        <w:rPr>
          <w:lang w:val="en-US"/>
        </w:rPr>
        <w:t xml:space="preserve">and the selected complications </w:t>
      </w:r>
      <w:r w:rsidR="00BF60F3" w:rsidRPr="0067199C">
        <w:rPr>
          <w:lang w:val="en-US"/>
        </w:rPr>
        <w:t xml:space="preserve">occurred </w:t>
      </w:r>
      <w:r w:rsidR="00587251" w:rsidRPr="0067199C">
        <w:rPr>
          <w:lang w:val="en-US"/>
        </w:rPr>
        <w:t>only in 0.61% of patients, potentially limiting clinical relevance. In contrast, we aimed at identifying a cohort which would comprise 20% of patients in w</w:t>
      </w:r>
      <w:r w:rsidR="00342B68" w:rsidRPr="0067199C">
        <w:rPr>
          <w:lang w:val="en-US"/>
        </w:rPr>
        <w:t>hich we then find</w:t>
      </w:r>
      <w:r w:rsidR="00587251" w:rsidRPr="0067199C">
        <w:rPr>
          <w:lang w:val="en-US"/>
        </w:rPr>
        <w:t xml:space="preserve"> about 60% of all medical complications. Th</w:t>
      </w:r>
      <w:r w:rsidR="00EB2780" w:rsidRPr="0067199C">
        <w:rPr>
          <w:lang w:val="en-US"/>
        </w:rPr>
        <w:t>is</w:t>
      </w:r>
      <w:r w:rsidR="00587251" w:rsidRPr="0067199C">
        <w:rPr>
          <w:lang w:val="en-US"/>
        </w:rPr>
        <w:t xml:space="preserve"> </w:t>
      </w:r>
      <w:r w:rsidR="001B3151" w:rsidRPr="0067199C">
        <w:rPr>
          <w:lang w:val="en-US"/>
        </w:rPr>
        <w:t xml:space="preserve">we believe </w:t>
      </w:r>
      <w:r w:rsidR="00D91F47" w:rsidRPr="0067199C">
        <w:rPr>
          <w:lang w:val="en-US"/>
        </w:rPr>
        <w:t>is</w:t>
      </w:r>
      <w:r w:rsidR="001B3151" w:rsidRPr="0067199C">
        <w:rPr>
          <w:lang w:val="en-US"/>
        </w:rPr>
        <w:t xml:space="preserve"> </w:t>
      </w:r>
      <w:r w:rsidR="00BF60F3" w:rsidRPr="0067199C">
        <w:rPr>
          <w:lang w:val="en-US"/>
        </w:rPr>
        <w:t>within</w:t>
      </w:r>
      <w:r w:rsidR="001B3151" w:rsidRPr="0067199C">
        <w:rPr>
          <w:lang w:val="en-US"/>
        </w:rPr>
        <w:t xml:space="preserve"> the </w:t>
      </w:r>
      <w:r w:rsidR="00F4291D" w:rsidRPr="0067199C">
        <w:rPr>
          <w:lang w:val="en-US"/>
        </w:rPr>
        <w:t xml:space="preserve">means of the </w:t>
      </w:r>
      <w:r w:rsidR="001B3151" w:rsidRPr="0067199C">
        <w:rPr>
          <w:lang w:val="en-US"/>
        </w:rPr>
        <w:t xml:space="preserve">Danish socialized healthcare system to allocate additional </w:t>
      </w:r>
      <w:r w:rsidR="00EB2780" w:rsidRPr="0067199C">
        <w:rPr>
          <w:lang w:val="en-US"/>
        </w:rPr>
        <w:t xml:space="preserve">resources </w:t>
      </w:r>
      <w:r w:rsidR="00BF60F3" w:rsidRPr="0067199C">
        <w:rPr>
          <w:lang w:val="en-US"/>
        </w:rPr>
        <w:t>for intensified perioperative care</w:t>
      </w:r>
      <w:r w:rsidR="00E15325">
        <w:rPr>
          <w:lang w:val="en-US"/>
        </w:rPr>
        <w:t xml:space="preserve"> and with both patient-related and economic benefits due to potentially avoided complications and costs</w:t>
      </w:r>
      <w:r w:rsidR="00BF60F3" w:rsidRPr="0067199C">
        <w:rPr>
          <w:lang w:val="en-US"/>
        </w:rPr>
        <w:t>.</w:t>
      </w:r>
      <w:r w:rsidR="00D634C7" w:rsidRPr="0067199C">
        <w:rPr>
          <w:lang w:val="en-US"/>
        </w:rPr>
        <w:br/>
      </w:r>
      <w:r w:rsidR="00182A8B" w:rsidRPr="0067199C">
        <w:rPr>
          <w:lang w:val="en-US"/>
        </w:rPr>
        <w:t>In contrast to many other ML studies,</w:t>
      </w:r>
      <w:r w:rsidR="00182A8B" w:rsidRPr="0067199C">
        <w:rPr>
          <w:lang w:val="en-US"/>
        </w:rPr>
        <w:fldChar w:fldCharType="begin">
          <w:fldData xml:space="preserve">PEVuZE5vdGU+PENpdGU+PEF1dGhvcj5IYW48L0F1dGhvcj48WWVhcj4yMDIxPC9ZZWFyPjxSZWNO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</w:fldData>
        </w:fldChar>
      </w:r>
      <w:r w:rsidR="00446F8D">
        <w:rPr>
          <w:lang w:val="en-US"/>
        </w:rPr>
        <w:instrText xml:space="preserve"> ADDIN EN.CITE </w:instrText>
      </w:r>
      <w:r w:rsidR="00446F8D">
        <w:rPr>
          <w:lang w:val="en-US"/>
        </w:rPr>
        <w:fldChar w:fldCharType="begin">
          <w:fldData xml:space="preserve">PEVuZE5vdGU+PENpdGU+PEF1dGhvcj5IYW48L0F1dGhvcj48WWVhcj4yMDIxPC9ZZWFyPjxSZWNO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</w:fldData>
        </w:fldChar>
      </w:r>
      <w:r w:rsidR="00446F8D">
        <w:rPr>
          <w:lang w:val="en-US"/>
        </w:rPr>
        <w:instrText xml:space="preserve"> ADDIN EN.CITE.DATA </w:instrText>
      </w:r>
      <w:r w:rsidR="00446F8D">
        <w:rPr>
          <w:lang w:val="en-US"/>
        </w:rPr>
      </w:r>
      <w:r w:rsidR="00446F8D">
        <w:rPr>
          <w:lang w:val="en-US"/>
        </w:rPr>
        <w:fldChar w:fldCharType="end"/>
      </w:r>
      <w:r w:rsidR="00182A8B" w:rsidRPr="0067199C">
        <w:rPr>
          <w:lang w:val="en-US"/>
        </w:rPr>
        <w:fldChar w:fldCharType="separate"/>
      </w:r>
      <w:r w:rsidR="00446F8D" w:rsidRPr="00446F8D">
        <w:rPr>
          <w:noProof/>
          <w:vertAlign w:val="superscript"/>
          <w:lang w:val="en-US"/>
        </w:rPr>
        <w:t>36</w:t>
      </w:r>
      <w:r w:rsidR="00182A8B" w:rsidRPr="0067199C">
        <w:rPr>
          <w:lang w:val="en-US"/>
        </w:rPr>
        <w:fldChar w:fldCharType="end"/>
      </w:r>
      <w:r w:rsidR="00182A8B" w:rsidRPr="0067199C">
        <w:rPr>
          <w:lang w:val="en-US"/>
        </w:rPr>
        <w:t xml:space="preserve"> our dataset included only preoperative data and the only paraclinical data was preoperative </w:t>
      </w:r>
      <w:r w:rsidR="00E15325" w:rsidRPr="0067199C">
        <w:rPr>
          <w:lang w:val="en-US"/>
        </w:rPr>
        <w:t>hemoglobin</w:t>
      </w:r>
      <w:r w:rsidR="00182A8B" w:rsidRPr="0067199C">
        <w:rPr>
          <w:lang w:val="en-US"/>
        </w:rPr>
        <w:t>. Although the inclusion of other</w:t>
      </w:r>
      <w:r w:rsidR="00C07C6F" w:rsidRPr="0067199C">
        <w:rPr>
          <w:lang w:val="en-US"/>
        </w:rPr>
        <w:t xml:space="preserve"> </w:t>
      </w:r>
      <w:r w:rsidR="00182A8B" w:rsidRPr="0067199C">
        <w:rPr>
          <w:lang w:val="en-US"/>
        </w:rPr>
        <w:t xml:space="preserve">laboratory tests </w:t>
      </w:r>
      <w:r w:rsidR="00C07C6F" w:rsidRPr="0067199C">
        <w:rPr>
          <w:lang w:val="en-US"/>
        </w:rPr>
        <w:t xml:space="preserve">such as </w:t>
      </w:r>
      <w:r w:rsidR="002950FB" w:rsidRPr="0067199C">
        <w:rPr>
          <w:lang w:val="en-US"/>
        </w:rPr>
        <w:t xml:space="preserve">preoperative </w:t>
      </w:r>
      <w:r w:rsidR="00C07C6F" w:rsidRPr="0067199C">
        <w:rPr>
          <w:lang w:val="en-US"/>
        </w:rPr>
        <w:t>albu</w:t>
      </w:r>
      <w:r w:rsidR="002950FB" w:rsidRPr="0067199C">
        <w:rPr>
          <w:lang w:val="en-US"/>
        </w:rPr>
        <w:t xml:space="preserve">min, sodium and alkaline phosphatase </w:t>
      </w:r>
      <w:r w:rsidR="00182A8B" w:rsidRPr="0067199C">
        <w:rPr>
          <w:lang w:val="en-US"/>
        </w:rPr>
        <w:t>ha</w:t>
      </w:r>
      <w:r w:rsidR="00C66740" w:rsidRPr="0067199C">
        <w:rPr>
          <w:lang w:val="en-US"/>
        </w:rPr>
        <w:t>s</w:t>
      </w:r>
      <w:r w:rsidR="00182A8B" w:rsidRPr="0067199C">
        <w:rPr>
          <w:lang w:val="en-US"/>
        </w:rPr>
        <w:t xml:space="preserve"> been found to be of importance in </w:t>
      </w:r>
      <w:r w:rsidR="002950FB" w:rsidRPr="0067199C">
        <w:rPr>
          <w:lang w:val="en-US"/>
        </w:rPr>
        <w:t>ML</w:t>
      </w:r>
      <w:r w:rsidR="00C66740" w:rsidRPr="0067199C">
        <w:rPr>
          <w:lang w:val="en-US"/>
        </w:rPr>
        <w:t xml:space="preserve"> </w:t>
      </w:r>
      <w:r w:rsidR="002950FB" w:rsidRPr="0067199C">
        <w:rPr>
          <w:lang w:val="en-US"/>
        </w:rPr>
        <w:t xml:space="preserve">algorithms for home discharge in </w:t>
      </w:r>
      <w:r w:rsidR="00C66740" w:rsidRPr="0067199C">
        <w:rPr>
          <w:lang w:val="en-US"/>
        </w:rPr>
        <w:t>UKA</w:t>
      </w:r>
      <w:r w:rsidR="002950FB" w:rsidRPr="0067199C">
        <w:rPr>
          <w:lang w:val="en-US"/>
        </w:rPr>
        <w:fldChar w:fldCharType="begin">
          <w:fldData xml:space="preserve">PEVuZE5vdGU+PENpdGU+PEF1dGhvcj5MdTwvQXV0aG9yPjxZZWFyPjIwMjE8L1llYXI+PFJlY051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</w:fldData>
        </w:fldChar>
      </w:r>
      <w:r w:rsidR="002950FB" w:rsidRPr="0067199C">
        <w:rPr>
          <w:lang w:val="en-US"/>
        </w:rPr>
        <w:instrText xml:space="preserve"> ADDIN EN.CITE </w:instrText>
      </w:r>
      <w:r w:rsidR="002950FB" w:rsidRPr="0067199C">
        <w:rPr>
          <w:lang w:val="en-US"/>
        </w:rPr>
        <w:fldChar w:fldCharType="begin">
          <w:fldData xml:space="preserve">PEVuZE5vdGU+PENpdGU+PEF1dGhvcj5MdTwvQXV0aG9yPjxZZWFyPjIwMjE8L1llYXI+PFJlY051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</w:fldData>
        </w:fldChar>
      </w:r>
      <w:r w:rsidR="002950FB" w:rsidRPr="0067199C">
        <w:rPr>
          <w:lang w:val="en-US"/>
        </w:rPr>
        <w:instrText xml:space="preserve"> ADDIN EN.CITE.DATA </w:instrText>
      </w:r>
      <w:r w:rsidR="002950FB" w:rsidRPr="0067199C">
        <w:rPr>
          <w:lang w:val="en-US"/>
        </w:rPr>
      </w:r>
      <w:r w:rsidR="002950FB" w:rsidRPr="0067199C">
        <w:rPr>
          <w:lang w:val="en-US"/>
        </w:rPr>
        <w:fldChar w:fldCharType="end"/>
      </w:r>
      <w:r w:rsidR="002950FB" w:rsidRPr="0067199C">
        <w:rPr>
          <w:lang w:val="en-US"/>
        </w:rPr>
      </w:r>
      <w:r w:rsidR="002950FB" w:rsidRPr="0067199C">
        <w:rPr>
          <w:lang w:val="en-US"/>
        </w:rPr>
        <w:fldChar w:fldCharType="separate"/>
      </w:r>
      <w:r w:rsidR="002950FB" w:rsidRPr="0067199C">
        <w:rPr>
          <w:noProof/>
          <w:vertAlign w:val="superscript"/>
          <w:lang w:val="en-US"/>
        </w:rPr>
        <w:t>15</w:t>
      </w:r>
      <w:r w:rsidR="002950FB" w:rsidRPr="0067199C">
        <w:rPr>
          <w:lang w:val="en-US"/>
        </w:rPr>
        <w:fldChar w:fldCharType="end"/>
      </w:r>
      <w:r w:rsidR="00182A8B" w:rsidRPr="0067199C">
        <w:rPr>
          <w:lang w:val="en-US"/>
        </w:rPr>
        <w:t xml:space="preserve"> and spine surgery</w:t>
      </w:r>
      <w:r w:rsidR="00C07C6F" w:rsidRPr="0067199C">
        <w:rPr>
          <w:lang w:val="en-US"/>
        </w:rPr>
        <w:t>,</w:t>
      </w:r>
      <w:r w:rsidR="00182A8B" w:rsidRPr="0067199C">
        <w:rPr>
          <w:lang w:val="en-US"/>
        </w:rPr>
        <w:fldChar w:fldCharType="begin">
          <w:fldData xml:space="preserve">PEVuZE5vdGU+PENpdGU+PEF1dGhvcj5MaTwvQXV0aG9yPjxZZWFyPjIwMjE8L1llYXI+PFJlY051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</w:fldData>
        </w:fldChar>
      </w:r>
      <w:r w:rsidR="00182A8B" w:rsidRPr="0067199C">
        <w:rPr>
          <w:lang w:val="en-US"/>
        </w:rPr>
        <w:instrText xml:space="preserve"> ADDIN EN.CITE </w:instrText>
      </w:r>
      <w:r w:rsidR="00182A8B" w:rsidRPr="0067199C">
        <w:rPr>
          <w:lang w:val="en-US"/>
        </w:rPr>
        <w:fldChar w:fldCharType="begin">
          <w:fldData xml:space="preserve">PEVuZE5vdGU+PENpdGU+PEF1dGhvcj5MaTwvQXV0aG9yPjxZZWFyPjIwMjE8L1llYXI+PFJlY051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</w:fldData>
        </w:fldChar>
      </w:r>
      <w:r w:rsidR="00182A8B" w:rsidRPr="0067199C">
        <w:rPr>
          <w:lang w:val="en-US"/>
        </w:rPr>
        <w:instrText xml:space="preserve"> ADDIN EN.CITE.DATA </w:instrText>
      </w:r>
      <w:r w:rsidR="00182A8B" w:rsidRPr="0067199C">
        <w:rPr>
          <w:lang w:val="en-US"/>
        </w:rPr>
      </w:r>
      <w:r w:rsidR="00182A8B" w:rsidRPr="0067199C">
        <w:rPr>
          <w:lang w:val="en-US"/>
        </w:rPr>
        <w:fldChar w:fldCharType="end"/>
      </w:r>
      <w:r w:rsidR="00182A8B" w:rsidRPr="0067199C">
        <w:rPr>
          <w:lang w:val="en-US"/>
        </w:rPr>
      </w:r>
      <w:r w:rsidR="00182A8B" w:rsidRPr="0067199C">
        <w:rPr>
          <w:lang w:val="en-US"/>
        </w:rPr>
        <w:fldChar w:fldCharType="separate"/>
      </w:r>
      <w:r w:rsidR="00182A8B" w:rsidRPr="0067199C">
        <w:rPr>
          <w:noProof/>
          <w:vertAlign w:val="superscript"/>
          <w:lang w:val="en-US"/>
        </w:rPr>
        <w:t>12</w:t>
      </w:r>
      <w:r w:rsidR="00182A8B" w:rsidRPr="0067199C">
        <w:rPr>
          <w:lang w:val="en-US"/>
        </w:rPr>
        <w:fldChar w:fldCharType="end"/>
      </w:r>
      <w:r w:rsidR="00C07C6F" w:rsidRPr="0067199C">
        <w:rPr>
          <w:lang w:val="en-US"/>
        </w:rPr>
        <w:t xml:space="preserve"> they are not standard in</w:t>
      </w:r>
      <w:r w:rsidR="002950FB" w:rsidRPr="0067199C">
        <w:rPr>
          <w:lang w:val="en-US"/>
        </w:rPr>
        <w:t xml:space="preserve"> our fast-track protocols. Furthermore,</w:t>
      </w:r>
      <w:r w:rsidR="00146272" w:rsidRPr="0067199C">
        <w:rPr>
          <w:lang w:val="en-US"/>
        </w:rPr>
        <w:t xml:space="preserve"> as there is a need to prioritize </w:t>
      </w:r>
      <w:r w:rsidR="00C66740" w:rsidRPr="0067199C">
        <w:rPr>
          <w:lang w:val="en-US"/>
        </w:rPr>
        <w:t xml:space="preserve">the </w:t>
      </w:r>
      <w:r w:rsidR="00146272" w:rsidRPr="0067199C">
        <w:rPr>
          <w:lang w:val="en-US"/>
        </w:rPr>
        <w:t>limited health-care resources,</w:t>
      </w:r>
      <w:r w:rsidR="00564949" w:rsidRPr="0067199C">
        <w:rPr>
          <w:lang w:val="en-US"/>
        </w:rPr>
        <w:t xml:space="preserve"> most</w:t>
      </w:r>
      <w:r w:rsidR="00146272" w:rsidRPr="0067199C">
        <w:rPr>
          <w:lang w:val="en-US"/>
        </w:rPr>
        <w:t xml:space="preserve"> decisions on</w:t>
      </w:r>
      <w:r w:rsidR="002950FB" w:rsidRPr="0067199C">
        <w:rPr>
          <w:lang w:val="en-US"/>
        </w:rPr>
        <w:t xml:space="preserve"> which patients may benefit from</w:t>
      </w:r>
      <w:r w:rsidR="00146272" w:rsidRPr="0067199C">
        <w:rPr>
          <w:lang w:val="en-US"/>
        </w:rPr>
        <w:t xml:space="preserve"> more extensive postoperative care will </w:t>
      </w:r>
      <w:r w:rsidR="00E15325">
        <w:rPr>
          <w:lang w:val="en-US"/>
        </w:rPr>
        <w:t xml:space="preserve">likely need to </w:t>
      </w:r>
      <w:r w:rsidR="00146272" w:rsidRPr="0067199C">
        <w:rPr>
          <w:lang w:val="en-US"/>
        </w:rPr>
        <w:t>be conducted preoperatively. Thus, although</w:t>
      </w:r>
      <w:r w:rsidR="002950FB" w:rsidRPr="0067199C">
        <w:rPr>
          <w:lang w:val="en-US"/>
        </w:rPr>
        <w:t xml:space="preserve"> postoperative </w:t>
      </w:r>
      <w:r w:rsidR="002950FB" w:rsidRPr="0067199C">
        <w:rPr>
          <w:lang w:val="en-US"/>
        </w:rPr>
        <w:lastRenderedPageBreak/>
        <w:t xml:space="preserve">information such as duration of surgery, perioperative blood loss or postoperative </w:t>
      </w:r>
      <w:r w:rsidR="00E15325" w:rsidRPr="0067199C">
        <w:rPr>
          <w:lang w:val="en-US"/>
        </w:rPr>
        <w:t>hemoglobin</w:t>
      </w:r>
      <w:r w:rsidR="00146272" w:rsidRPr="0067199C">
        <w:rPr>
          <w:lang w:val="en-US"/>
        </w:rPr>
        <w:t xml:space="preserve"> have been included in other studies</w:t>
      </w:r>
      <w:r w:rsidR="00146272" w:rsidRPr="0067199C">
        <w:rPr>
          <w:lang w:val="en-US"/>
        </w:rPr>
        <w:fldChar w:fldCharType="begin">
          <w:fldData xml:space="preserve">PEVuZE5vdGU+PENpdGU+PEF1dGhvcj5IYW48L0F1dGhvcj48WWVhcj4yMDIxPC9ZZWFyPjxSZWNO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</w:fldData>
        </w:fldChar>
      </w:r>
      <w:r w:rsidR="00446F8D">
        <w:rPr>
          <w:lang w:val="en-US"/>
        </w:rPr>
        <w:instrText xml:space="preserve"> ADDIN EN.CITE </w:instrText>
      </w:r>
      <w:r w:rsidR="00446F8D">
        <w:rPr>
          <w:lang w:val="en-US"/>
        </w:rPr>
        <w:fldChar w:fldCharType="begin">
          <w:fldData xml:space="preserve">PEVuZE5vdGU+PENpdGU+PEF1dGhvcj5IYW48L0F1dGhvcj48WWVhcj4yMDIxPC9ZZWFyPjxSZWNO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</w:fldData>
        </w:fldChar>
      </w:r>
      <w:r w:rsidR="00446F8D">
        <w:rPr>
          <w:lang w:val="en-US"/>
        </w:rPr>
        <w:instrText xml:space="preserve"> ADDIN EN.CITE.DATA </w:instrText>
      </w:r>
      <w:r w:rsidR="00446F8D">
        <w:rPr>
          <w:lang w:val="en-US"/>
        </w:rPr>
      </w:r>
      <w:r w:rsidR="00446F8D">
        <w:rPr>
          <w:lang w:val="en-US"/>
        </w:rPr>
        <w:fldChar w:fldCharType="end"/>
      </w:r>
      <w:r w:rsidR="00146272" w:rsidRPr="0067199C">
        <w:rPr>
          <w:lang w:val="en-US"/>
        </w:rPr>
        <w:fldChar w:fldCharType="separate"/>
      </w:r>
      <w:r w:rsidR="00446F8D" w:rsidRPr="00446F8D">
        <w:rPr>
          <w:noProof/>
          <w:vertAlign w:val="superscript"/>
          <w:lang w:val="en-US"/>
        </w:rPr>
        <w:t>36</w:t>
      </w:r>
      <w:r w:rsidR="00146272" w:rsidRPr="0067199C">
        <w:rPr>
          <w:lang w:val="en-US"/>
        </w:rPr>
        <w:fldChar w:fldCharType="end"/>
      </w:r>
      <w:r w:rsidR="00146272" w:rsidRPr="0067199C">
        <w:rPr>
          <w:lang w:val="en-US"/>
        </w:rPr>
        <w:t xml:space="preserve">, we decided against the use of </w:t>
      </w:r>
      <w:r w:rsidR="008F1800" w:rsidRPr="0067199C">
        <w:rPr>
          <w:lang w:val="en-US"/>
        </w:rPr>
        <w:t xml:space="preserve">any </w:t>
      </w:r>
      <w:r w:rsidR="00146272" w:rsidRPr="0067199C">
        <w:rPr>
          <w:lang w:val="en-US"/>
        </w:rPr>
        <w:t>peri</w:t>
      </w:r>
      <w:r w:rsidR="008F1800" w:rsidRPr="0067199C">
        <w:rPr>
          <w:lang w:val="en-US"/>
        </w:rPr>
        <w:t>-</w:t>
      </w:r>
      <w:r w:rsidR="00146272" w:rsidRPr="0067199C">
        <w:rPr>
          <w:lang w:val="en-US"/>
        </w:rPr>
        <w:t xml:space="preserve"> and postoperative data.</w:t>
      </w:r>
      <w:r w:rsidR="008F1800" w:rsidRPr="0067199C">
        <w:rPr>
          <w:lang w:val="en-US"/>
        </w:rPr>
        <w:t xml:space="preserve"> The same approach has been used by Ramkumar and colleagues who used </w:t>
      </w:r>
      <w:r w:rsidR="00F4291D" w:rsidRPr="0067199C">
        <w:rPr>
          <w:lang w:val="en-US"/>
        </w:rPr>
        <w:t xml:space="preserve">U.S. National Inpatient Sample </w:t>
      </w:r>
      <w:r w:rsidR="008F1800" w:rsidRPr="0067199C">
        <w:rPr>
          <w:lang w:val="en-US"/>
        </w:rPr>
        <w:t>data including 15 preoperative variables</w:t>
      </w:r>
      <w:r w:rsidR="00E15325">
        <w:rPr>
          <w:lang w:val="en-US"/>
        </w:rPr>
        <w:t>,</w:t>
      </w:r>
      <w:r w:rsidR="008F1800" w:rsidRPr="0067199C">
        <w:rPr>
          <w:lang w:val="en-US"/>
        </w:rPr>
        <w:t xml:space="preserve"> to predict LOS, patient charges and disposition after</w:t>
      </w:r>
      <w:r w:rsidR="0005488E" w:rsidRPr="0067199C">
        <w:rPr>
          <w:lang w:val="en-US"/>
        </w:rPr>
        <w:t xml:space="preserve"> both</w:t>
      </w:r>
      <w:r w:rsidR="008F1800" w:rsidRPr="0067199C">
        <w:rPr>
          <w:lang w:val="en-US"/>
        </w:rPr>
        <w:t xml:space="preserve"> TKA</w:t>
      </w:r>
      <w:r w:rsidR="00A57BF9" w:rsidRPr="0067199C">
        <w:rPr>
          <w:lang w:val="en-US"/>
        </w:rPr>
        <w:fldChar w:fldCharType="begin">
          <w:fldData xml:space="preserve">PEVuZE5vdGU+PENpdGU+PEF1dGhvcj5SYW1rdW1hcjwvQXV0aG9yPjxZZWFyPjIwMTk8L1llYXI+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</w:fldData>
        </w:fldChar>
      </w:r>
      <w:r w:rsidR="00446F8D">
        <w:rPr>
          <w:lang w:val="en-US"/>
        </w:rPr>
        <w:instrText xml:space="preserve"> ADDIN EN.CITE </w:instrText>
      </w:r>
      <w:r w:rsidR="00446F8D">
        <w:rPr>
          <w:lang w:val="en-US"/>
        </w:rPr>
        <w:fldChar w:fldCharType="begin">
          <w:fldData xml:space="preserve">PEVuZE5vdGU+PENpdGU+PEF1dGhvcj5SYW1rdW1hcjwvQXV0aG9yPjxZZWFyPjIwMTk8L1llYXI+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</w:fldData>
        </w:fldChar>
      </w:r>
      <w:r w:rsidR="00446F8D">
        <w:rPr>
          <w:lang w:val="en-US"/>
        </w:rPr>
        <w:instrText xml:space="preserve"> ADDIN EN.CITE.DATA </w:instrText>
      </w:r>
      <w:r w:rsidR="00446F8D">
        <w:rPr>
          <w:lang w:val="en-US"/>
        </w:rPr>
      </w:r>
      <w:r w:rsidR="00446F8D">
        <w:rPr>
          <w:lang w:val="en-US"/>
        </w:rPr>
        <w:fldChar w:fldCharType="end"/>
      </w:r>
      <w:r w:rsidR="00A57BF9" w:rsidRPr="0067199C">
        <w:rPr>
          <w:lang w:val="en-US"/>
        </w:rPr>
        <w:fldChar w:fldCharType="separate"/>
      </w:r>
      <w:r w:rsidR="00446F8D" w:rsidRPr="00446F8D">
        <w:rPr>
          <w:noProof/>
          <w:vertAlign w:val="superscript"/>
          <w:lang w:val="en-US"/>
        </w:rPr>
        <w:t>37</w:t>
      </w:r>
      <w:r w:rsidR="00A57BF9" w:rsidRPr="0067199C">
        <w:rPr>
          <w:lang w:val="en-US"/>
        </w:rPr>
        <w:fldChar w:fldCharType="end"/>
      </w:r>
      <w:r w:rsidR="0005488E" w:rsidRPr="0067199C">
        <w:rPr>
          <w:lang w:val="en-US"/>
        </w:rPr>
        <w:t xml:space="preserve"> and THA</w:t>
      </w:r>
      <w:r w:rsidR="00D1627B" w:rsidRPr="0067199C">
        <w:rPr>
          <w:lang w:val="en-US"/>
        </w:rPr>
        <w:t>.</w:t>
      </w:r>
      <w:r w:rsidR="00D1627B" w:rsidRPr="0067199C">
        <w:rPr>
          <w:lang w:val="en-US"/>
        </w:rPr>
        <w:fldChar w:fldCharType="begin">
          <w:fldData xml:space="preserve">PEVuZE5vdGU+PENpdGU+PEF1dGhvcj5SYW1rdW1hcjwvQXV0aG9yPjxZZWFyPjIwMTk8L1llYXI+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</w:fldData>
        </w:fldChar>
      </w:r>
      <w:r w:rsidR="00D1627B" w:rsidRPr="0067199C">
        <w:rPr>
          <w:lang w:val="en-US"/>
        </w:rPr>
        <w:instrText xml:space="preserve"> ADDIN EN.CITE </w:instrText>
      </w:r>
      <w:r w:rsidR="00D1627B" w:rsidRPr="0067199C">
        <w:rPr>
          <w:lang w:val="en-US"/>
        </w:rPr>
        <w:fldChar w:fldCharType="begin">
          <w:fldData xml:space="preserve">PEVuZE5vdGU+PENpdGU+PEF1dGhvcj5SYW1rdW1hcjwvQXV0aG9yPjxZZWFyPjIwMTk8L1llYXI+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</w:fldData>
        </w:fldChar>
      </w:r>
      <w:r w:rsidR="00D1627B" w:rsidRPr="0067199C">
        <w:rPr>
          <w:lang w:val="en-US"/>
        </w:rPr>
        <w:instrText xml:space="preserve"> ADDIN EN.CITE.DATA </w:instrText>
      </w:r>
      <w:r w:rsidR="00D1627B" w:rsidRPr="0067199C">
        <w:rPr>
          <w:lang w:val="en-US"/>
        </w:rPr>
      </w:r>
      <w:r w:rsidR="00D1627B" w:rsidRPr="0067199C">
        <w:rPr>
          <w:lang w:val="en-US"/>
        </w:rPr>
        <w:fldChar w:fldCharType="end"/>
      </w:r>
      <w:r w:rsidR="00D1627B" w:rsidRPr="0067199C">
        <w:rPr>
          <w:lang w:val="en-US"/>
        </w:rPr>
      </w:r>
      <w:r w:rsidR="00D1627B" w:rsidRPr="0067199C">
        <w:rPr>
          <w:lang w:val="en-US"/>
        </w:rPr>
        <w:fldChar w:fldCharType="separate"/>
      </w:r>
      <w:r w:rsidR="00D1627B" w:rsidRPr="0067199C">
        <w:rPr>
          <w:noProof/>
          <w:vertAlign w:val="superscript"/>
          <w:lang w:val="en-US"/>
        </w:rPr>
        <w:t>21</w:t>
      </w:r>
      <w:r w:rsidR="00D1627B" w:rsidRPr="0067199C">
        <w:rPr>
          <w:lang w:val="en-US"/>
        </w:rPr>
        <w:fldChar w:fldCharType="end"/>
      </w:r>
      <w:r w:rsidR="008F1800" w:rsidRPr="0067199C">
        <w:rPr>
          <w:lang w:val="en-US"/>
        </w:rPr>
        <w:t xml:space="preserve"> However, </w:t>
      </w:r>
      <w:r w:rsidR="00CB532E" w:rsidRPr="0067199C">
        <w:rPr>
          <w:lang w:val="en-US"/>
        </w:rPr>
        <w:t>these</w:t>
      </w:r>
      <w:r w:rsidR="008F1800" w:rsidRPr="0067199C">
        <w:rPr>
          <w:lang w:val="en-US"/>
        </w:rPr>
        <w:t xml:space="preserve"> stud</w:t>
      </w:r>
      <w:r w:rsidR="00CB532E" w:rsidRPr="0067199C">
        <w:rPr>
          <w:lang w:val="en-US"/>
        </w:rPr>
        <w:t>ies</w:t>
      </w:r>
      <w:r w:rsidR="008F1800" w:rsidRPr="0067199C">
        <w:rPr>
          <w:lang w:val="en-US"/>
        </w:rPr>
        <w:t xml:space="preserve"> </w:t>
      </w:r>
      <w:r w:rsidR="00CB532E" w:rsidRPr="0067199C">
        <w:rPr>
          <w:lang w:val="en-US"/>
        </w:rPr>
        <w:t>were</w:t>
      </w:r>
      <w:r w:rsidR="008F1800" w:rsidRPr="0067199C">
        <w:rPr>
          <w:lang w:val="en-US"/>
        </w:rPr>
        <w:t xml:space="preserve"> not conducted in a socialized health</w:t>
      </w:r>
      <w:r w:rsidR="00C66740" w:rsidRPr="0067199C">
        <w:rPr>
          <w:lang w:val="en-US"/>
        </w:rPr>
        <w:t xml:space="preserve"> </w:t>
      </w:r>
      <w:r w:rsidR="008F1800" w:rsidRPr="0067199C">
        <w:rPr>
          <w:lang w:val="en-US"/>
        </w:rPr>
        <w:t>care system</w:t>
      </w:r>
      <w:r w:rsidR="00C66740" w:rsidRPr="0067199C">
        <w:rPr>
          <w:lang w:val="en-US"/>
        </w:rPr>
        <w:t>,</w:t>
      </w:r>
      <w:r w:rsidR="00F4291D" w:rsidRPr="0067199C">
        <w:rPr>
          <w:lang w:val="en-US"/>
        </w:rPr>
        <w:t xml:space="preserve"> and </w:t>
      </w:r>
      <w:r w:rsidR="008F1800" w:rsidRPr="0067199C">
        <w:rPr>
          <w:lang w:val="en-US"/>
        </w:rPr>
        <w:t>the main focus</w:t>
      </w:r>
      <w:r w:rsidR="00CB532E" w:rsidRPr="0067199C">
        <w:rPr>
          <w:lang w:val="en-US"/>
        </w:rPr>
        <w:t xml:space="preserve"> was</w:t>
      </w:r>
      <w:r w:rsidR="008F1800" w:rsidRPr="0067199C">
        <w:rPr>
          <w:lang w:val="en-US"/>
        </w:rPr>
        <w:t xml:space="preserve"> on the need for differentiated payment bundles and </w:t>
      </w:r>
      <w:r w:rsidR="00CB532E" w:rsidRPr="0067199C">
        <w:rPr>
          <w:lang w:val="en-US"/>
        </w:rPr>
        <w:t>without</w:t>
      </w:r>
      <w:r w:rsidR="008F1800" w:rsidRPr="0067199C">
        <w:rPr>
          <w:lang w:val="en-US"/>
        </w:rPr>
        <w:t xml:space="preserve"> specific information on reason for increased LOS or non-home discharge.</w:t>
      </w:r>
      <w:r w:rsidR="008F1800" w:rsidRPr="0067199C">
        <w:rPr>
          <w:lang w:val="en-US"/>
        </w:rPr>
        <w:fldChar w:fldCharType="begin">
          <w:fldData xml:space="preserve">PEVuZE5vdGU+PENpdGU+PEF1dGhvcj5SYW1rdW1hcjwvQXV0aG9yPjxZZWFyPjIwMTk8L1llYXI+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</w:fldData>
        </w:fldChar>
      </w:r>
      <w:r w:rsidR="00446F8D">
        <w:rPr>
          <w:lang w:val="en-US"/>
        </w:rPr>
        <w:instrText xml:space="preserve"> ADDIN EN.CITE </w:instrText>
      </w:r>
      <w:r w:rsidR="00446F8D">
        <w:rPr>
          <w:lang w:val="en-US"/>
        </w:rPr>
        <w:fldChar w:fldCharType="begin">
          <w:fldData xml:space="preserve">PEVuZE5vdGU+PENpdGU+PEF1dGhvcj5SYW1rdW1hcjwvQXV0aG9yPjxZZWFyPjIwMTk8L1llYXI+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</w:fldData>
        </w:fldChar>
      </w:r>
      <w:r w:rsidR="00446F8D">
        <w:rPr>
          <w:lang w:val="en-US"/>
        </w:rPr>
        <w:instrText xml:space="preserve"> ADDIN EN.CITE.DATA </w:instrText>
      </w:r>
      <w:r w:rsidR="00446F8D">
        <w:rPr>
          <w:lang w:val="en-US"/>
        </w:rPr>
      </w:r>
      <w:r w:rsidR="00446F8D">
        <w:rPr>
          <w:lang w:val="en-US"/>
        </w:rPr>
        <w:fldChar w:fldCharType="end"/>
      </w:r>
      <w:r w:rsidR="008F1800" w:rsidRPr="0067199C">
        <w:rPr>
          <w:lang w:val="en-US"/>
        </w:rPr>
        <w:fldChar w:fldCharType="separate"/>
      </w:r>
      <w:r w:rsidR="00446F8D" w:rsidRPr="00446F8D">
        <w:rPr>
          <w:noProof/>
          <w:vertAlign w:val="superscript"/>
          <w:lang w:val="en-US"/>
        </w:rPr>
        <w:t>37</w:t>
      </w:r>
      <w:r w:rsidR="008F1800" w:rsidRPr="0067199C">
        <w:rPr>
          <w:lang w:val="en-US"/>
        </w:rPr>
        <w:fldChar w:fldCharType="end"/>
      </w:r>
      <w:r w:rsidR="008F1800" w:rsidRPr="0067199C">
        <w:rPr>
          <w:lang w:val="en-US"/>
        </w:rPr>
        <w:t xml:space="preserve"> </w:t>
      </w:r>
      <w:r w:rsidR="00564949" w:rsidRPr="0067199C">
        <w:rPr>
          <w:lang w:val="en-US"/>
        </w:rPr>
        <w:t xml:space="preserve">Wei et al. used an artificial neural network model to predict same-day discharge after TKA, based on the NSQUIP database from 2018. They also compared with logistic regression and found that six of the ten most important variables were </w:t>
      </w:r>
      <w:r w:rsidR="00342B68" w:rsidRPr="0067199C">
        <w:rPr>
          <w:lang w:val="en-US"/>
        </w:rPr>
        <w:t>the same,</w:t>
      </w:r>
      <w:r w:rsidR="00E15325">
        <w:rPr>
          <w:lang w:val="en-US"/>
        </w:rPr>
        <w:t xml:space="preserve"> </w:t>
      </w:r>
      <w:r w:rsidR="00564949" w:rsidRPr="0067199C">
        <w:rPr>
          <w:lang w:val="en-US"/>
        </w:rPr>
        <w:t xml:space="preserve">similar </w:t>
      </w:r>
      <w:r w:rsidR="00342B68" w:rsidRPr="0067199C">
        <w:rPr>
          <w:lang w:val="en-US"/>
        </w:rPr>
        <w:t>to our findings</w:t>
      </w:r>
      <w:r w:rsidR="00564949" w:rsidRPr="0067199C">
        <w:rPr>
          <w:lang w:val="en-US"/>
        </w:rPr>
        <w:t>.</w:t>
      </w:r>
      <w:r w:rsidR="00E15325">
        <w:rPr>
          <w:lang w:val="en-US"/>
        </w:rPr>
        <w:fldChar w:fldCharType="begin">
          <w:fldData xml:space="preserve">PEVuZE5vdGU+PENpdGU+PEF1dGhvcj5XZWk8L0F1dGhvcj48WWVhcj4yMDIxPC9ZZWFyPjxSZWNO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</w:fldData>
        </w:fldChar>
      </w:r>
      <w:r w:rsidR="00446F8D">
        <w:rPr>
          <w:lang w:val="en-US"/>
        </w:rPr>
        <w:instrText xml:space="preserve"> ADDIN EN.CITE </w:instrText>
      </w:r>
      <w:r w:rsidR="00446F8D">
        <w:rPr>
          <w:lang w:val="en-US"/>
        </w:rPr>
        <w:fldChar w:fldCharType="begin">
          <w:fldData xml:space="preserve">PEVuZE5vdGU+PENpdGU+PEF1dGhvcj5XZWk8L0F1dGhvcj48WWVhcj4yMDIxPC9ZZWFyPjxSZWNO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</w:fldData>
        </w:fldChar>
      </w:r>
      <w:r w:rsidR="00446F8D">
        <w:rPr>
          <w:lang w:val="en-US"/>
        </w:rPr>
        <w:instrText xml:space="preserve"> ADDIN EN.CITE.DATA </w:instrText>
      </w:r>
      <w:r w:rsidR="00446F8D">
        <w:rPr>
          <w:lang w:val="en-US"/>
        </w:rPr>
      </w:r>
      <w:r w:rsidR="00446F8D">
        <w:rPr>
          <w:lang w:val="en-US"/>
        </w:rPr>
        <w:fldChar w:fldCharType="end"/>
      </w:r>
      <w:r w:rsidR="00E15325">
        <w:rPr>
          <w:lang w:val="en-US"/>
        </w:rPr>
        <w:fldChar w:fldCharType="separate"/>
      </w:r>
      <w:r w:rsidR="00446F8D" w:rsidRPr="00446F8D">
        <w:rPr>
          <w:noProof/>
          <w:vertAlign w:val="superscript"/>
          <w:lang w:val="en-US"/>
        </w:rPr>
        <w:t>38</w:t>
      </w:r>
      <w:r w:rsidR="00E15325">
        <w:rPr>
          <w:lang w:val="en-US"/>
        </w:rPr>
        <w:fldChar w:fldCharType="end"/>
      </w:r>
      <w:r w:rsidR="00564949" w:rsidRPr="0067199C">
        <w:rPr>
          <w:lang w:val="en-US"/>
        </w:rPr>
        <w:t xml:space="preserve"> However, patients with one-day LOS were intentionally excluded due to variations in in-patient vs. out</w:t>
      </w:r>
      <w:r w:rsidR="00342B68" w:rsidRPr="0067199C">
        <w:rPr>
          <w:lang w:val="en-US"/>
        </w:rPr>
        <w:t>-</w:t>
      </w:r>
      <w:r w:rsidR="00564949" w:rsidRPr="0067199C">
        <w:rPr>
          <w:lang w:val="en-US"/>
        </w:rPr>
        <w:t>patient registration.</w:t>
      </w:r>
      <w:r w:rsidR="00564949" w:rsidRPr="0067199C">
        <w:rPr>
          <w:lang w:val="en-US"/>
        </w:rPr>
        <w:fldChar w:fldCharType="begin">
          <w:fldData xml:space="preserve">PEVuZE5vdGU+PENpdGU+PEF1dGhvcj5XZWk8L0F1dGhvcj48WWVhcj4yMDIxPC9ZZWFyPjxSZWNO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</w:fldData>
        </w:fldChar>
      </w:r>
      <w:r w:rsidR="00446F8D">
        <w:rPr>
          <w:lang w:val="en-US"/>
        </w:rPr>
        <w:instrText xml:space="preserve"> ADDIN EN.CITE </w:instrText>
      </w:r>
      <w:r w:rsidR="00446F8D">
        <w:rPr>
          <w:lang w:val="en-US"/>
        </w:rPr>
        <w:fldChar w:fldCharType="begin">
          <w:fldData xml:space="preserve">PEVuZE5vdGU+PENpdGU+PEF1dGhvcj5XZWk8L0F1dGhvcj48WWVhcj4yMDIxPC9ZZWFyPjxSZWNO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</w:fldData>
        </w:fldChar>
      </w:r>
      <w:r w:rsidR="00446F8D">
        <w:rPr>
          <w:lang w:val="en-US"/>
        </w:rPr>
        <w:instrText xml:space="preserve"> ADDIN EN.CITE.DATA </w:instrText>
      </w:r>
      <w:r w:rsidR="00446F8D">
        <w:rPr>
          <w:lang w:val="en-US"/>
        </w:rPr>
      </w:r>
      <w:r w:rsidR="00446F8D">
        <w:rPr>
          <w:lang w:val="en-US"/>
        </w:rPr>
        <w:fldChar w:fldCharType="end"/>
      </w:r>
      <w:r w:rsidR="00564949" w:rsidRPr="0067199C">
        <w:rPr>
          <w:lang w:val="en-US"/>
        </w:rPr>
        <w:fldChar w:fldCharType="separate"/>
      </w:r>
      <w:r w:rsidR="00446F8D" w:rsidRPr="00446F8D">
        <w:rPr>
          <w:noProof/>
          <w:vertAlign w:val="superscript"/>
          <w:lang w:val="en-US"/>
        </w:rPr>
        <w:t>38</w:t>
      </w:r>
      <w:r w:rsidR="00564949" w:rsidRPr="0067199C">
        <w:rPr>
          <w:lang w:val="en-US"/>
        </w:rPr>
        <w:fldChar w:fldCharType="end"/>
      </w:r>
      <w:r w:rsidR="00F05A80" w:rsidRPr="0067199C">
        <w:rPr>
          <w:lang w:val="en-US"/>
        </w:rPr>
        <w:t xml:space="preserve"> </w:t>
      </w:r>
      <w:r w:rsidR="00564949" w:rsidRPr="0067199C">
        <w:rPr>
          <w:lang w:val="en-US"/>
        </w:rPr>
        <w:t xml:space="preserve"> </w:t>
      </w:r>
      <w:r w:rsidR="00971034" w:rsidRPr="0067199C">
        <w:rPr>
          <w:lang w:val="en-US"/>
        </w:rPr>
        <w:br/>
        <w:t>Age has traditionally been a major consideration with regards to surgical procedures</w:t>
      </w:r>
      <w:r w:rsidR="00342B68" w:rsidRPr="0067199C">
        <w:rPr>
          <w:lang w:val="en-US"/>
        </w:rPr>
        <w:t xml:space="preserve"> which is</w:t>
      </w:r>
      <w:r w:rsidR="00BE005B" w:rsidRPr="0067199C">
        <w:rPr>
          <w:lang w:val="en-US"/>
        </w:rPr>
        <w:t xml:space="preserve"> why we choose to specifically evaluate its effect on our risk-prediction</w:t>
      </w:r>
      <w:r w:rsidR="00971034" w:rsidRPr="0067199C">
        <w:rPr>
          <w:lang w:val="en-US"/>
        </w:rPr>
        <w:t>.</w:t>
      </w:r>
      <w:r w:rsidR="00BE005B" w:rsidRPr="0067199C">
        <w:rPr>
          <w:lang w:val="en-US"/>
        </w:rPr>
        <w:t xml:space="preserve"> </w:t>
      </w:r>
      <w:r w:rsidR="00971034" w:rsidRPr="0067199C">
        <w:rPr>
          <w:lang w:val="en-US"/>
        </w:rPr>
        <w:t xml:space="preserve">That age </w:t>
      </w:r>
      <w:r w:rsidR="00DA3E74" w:rsidRPr="0067199C">
        <w:rPr>
          <w:lang w:val="en-US"/>
        </w:rPr>
        <w:t>is</w:t>
      </w:r>
      <w:r w:rsidR="00971034" w:rsidRPr="0067199C">
        <w:rPr>
          <w:lang w:val="en-US"/>
        </w:rPr>
        <w:t xml:space="preserve"> important </w:t>
      </w:r>
      <w:r w:rsidR="00DA3E74" w:rsidRPr="0067199C">
        <w:rPr>
          <w:lang w:val="en-US"/>
        </w:rPr>
        <w:t xml:space="preserve">for risk-prediction </w:t>
      </w:r>
      <w:r w:rsidR="00971034" w:rsidRPr="0067199C">
        <w:rPr>
          <w:lang w:val="en-US"/>
        </w:rPr>
        <w:t>was</w:t>
      </w:r>
      <w:r w:rsidR="00342B68" w:rsidRPr="0067199C">
        <w:rPr>
          <w:lang w:val="en-US"/>
        </w:rPr>
        <w:t xml:space="preserve"> further</w:t>
      </w:r>
      <w:r w:rsidR="00971034" w:rsidRPr="0067199C">
        <w:rPr>
          <w:lang w:val="en-US"/>
        </w:rPr>
        <w:t xml:space="preserve"> illustrated by ML</w:t>
      </w:r>
      <w:r w:rsidR="00801F65">
        <w:rPr>
          <w:lang w:val="en-US"/>
        </w:rPr>
        <w:t>-</w:t>
      </w:r>
      <w:proofErr w:type="spellStart"/>
      <w:r w:rsidR="00DA3E74" w:rsidRPr="0067199C">
        <w:rPr>
          <w:lang w:val="en-US"/>
        </w:rPr>
        <w:t>noAge</w:t>
      </w:r>
      <w:proofErr w:type="spellEnd"/>
      <w:r w:rsidR="00BE005B" w:rsidRPr="0067199C">
        <w:rPr>
          <w:lang w:val="en-US"/>
        </w:rPr>
        <w:t xml:space="preserve"> being</w:t>
      </w:r>
      <w:r w:rsidR="00971034" w:rsidRPr="0067199C">
        <w:rPr>
          <w:lang w:val="en-US"/>
        </w:rPr>
        <w:t xml:space="preserve"> comparable to</w:t>
      </w:r>
      <w:r w:rsidR="00183BEA">
        <w:rPr>
          <w:lang w:val="en-US"/>
        </w:rPr>
        <w:t xml:space="preserve"> the</w:t>
      </w:r>
      <w:r w:rsidR="00971034" w:rsidRPr="0067199C">
        <w:rPr>
          <w:lang w:val="en-US"/>
        </w:rPr>
        <w:t xml:space="preserve"> </w:t>
      </w:r>
      <w:r w:rsidR="00BE005B" w:rsidRPr="0067199C">
        <w:rPr>
          <w:lang w:val="en-US"/>
        </w:rPr>
        <w:t>A</w:t>
      </w:r>
      <w:r w:rsidR="00971034" w:rsidRPr="0067199C">
        <w:rPr>
          <w:lang w:val="en-US"/>
        </w:rPr>
        <w:t>ge</w:t>
      </w:r>
      <w:r w:rsidR="00342B68" w:rsidRPr="0067199C">
        <w:rPr>
          <w:lang w:val="en-US"/>
        </w:rPr>
        <w:t xml:space="preserve"> model</w:t>
      </w:r>
      <w:r w:rsidR="00971034" w:rsidRPr="0067199C">
        <w:rPr>
          <w:lang w:val="en-US"/>
        </w:rPr>
        <w:t>.</w:t>
      </w:r>
      <w:r w:rsidR="00342B68" w:rsidRPr="0067199C">
        <w:rPr>
          <w:lang w:val="en-US"/>
        </w:rPr>
        <w:t xml:space="preserve"> Note that</w:t>
      </w:r>
      <w:r w:rsidR="00971034" w:rsidRPr="0067199C">
        <w:rPr>
          <w:lang w:val="en-US"/>
        </w:rPr>
        <w:t xml:space="preserve">, although elderly patients </w:t>
      </w:r>
      <w:r w:rsidR="00DA3E74" w:rsidRPr="0067199C">
        <w:rPr>
          <w:lang w:val="en-US"/>
        </w:rPr>
        <w:t>had</w:t>
      </w:r>
      <w:r w:rsidR="00971034" w:rsidRPr="0067199C">
        <w:rPr>
          <w:lang w:val="en-US"/>
        </w:rPr>
        <w:t xml:space="preserve"> increased risk of postoperative complications, likely related to decline of physical reserves,</w:t>
      </w:r>
      <w:r w:rsidR="00971034" w:rsidRPr="0067199C">
        <w:rPr>
          <w:lang w:val="en-US"/>
        </w:rPr>
        <w:fldChar w:fldCharType="begin">
          <w:fldData xml:space="preserve">PEVuZE5vdGU+PENpdGU+PEF1dGhvcj5HcmlmZml0aHM8L0F1dGhvcj48WWVhcj4yMDE0PC9ZZWFy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</w:fldData>
        </w:fldChar>
      </w:r>
      <w:r w:rsidR="00446F8D">
        <w:rPr>
          <w:lang w:val="en-US"/>
        </w:rPr>
        <w:instrText xml:space="preserve"> ADDIN EN.CITE </w:instrText>
      </w:r>
      <w:r w:rsidR="00446F8D">
        <w:rPr>
          <w:lang w:val="en-US"/>
        </w:rPr>
        <w:fldChar w:fldCharType="begin">
          <w:fldData xml:space="preserve">PEVuZE5vdGU+PENpdGU+PEF1dGhvcj5HcmlmZml0aHM8L0F1dGhvcj48WWVhcj4yMDE0PC9ZZWFy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</w:fldData>
        </w:fldChar>
      </w:r>
      <w:r w:rsidR="00446F8D">
        <w:rPr>
          <w:lang w:val="en-US"/>
        </w:rPr>
        <w:instrText xml:space="preserve"> ADDIN EN.CITE.DATA </w:instrText>
      </w:r>
      <w:r w:rsidR="00446F8D">
        <w:rPr>
          <w:lang w:val="en-US"/>
        </w:rPr>
      </w:r>
      <w:r w:rsidR="00446F8D">
        <w:rPr>
          <w:lang w:val="en-US"/>
        </w:rPr>
        <w:fldChar w:fldCharType="end"/>
      </w:r>
      <w:r w:rsidR="00971034" w:rsidRPr="0067199C">
        <w:rPr>
          <w:lang w:val="en-US"/>
        </w:rPr>
        <w:fldChar w:fldCharType="separate"/>
      </w:r>
      <w:r w:rsidR="00446F8D" w:rsidRPr="00446F8D">
        <w:rPr>
          <w:noProof/>
          <w:vertAlign w:val="superscript"/>
          <w:lang w:val="en-US"/>
        </w:rPr>
        <w:t>39</w:t>
      </w:r>
      <w:r w:rsidR="00971034" w:rsidRPr="0067199C">
        <w:rPr>
          <w:lang w:val="en-US"/>
        </w:rPr>
        <w:fldChar w:fldCharType="end"/>
      </w:r>
      <w:r w:rsidR="00971034" w:rsidRPr="0067199C">
        <w:rPr>
          <w:lang w:val="en-US"/>
        </w:rPr>
        <w:t xml:space="preserve"> using chronological age alone as a selection criteria for being a surgical “risk-patient” was much inferior compared to both ML and LR models incorporating comorbidity and functional status. </w:t>
      </w:r>
      <w:r w:rsidR="000B355B" w:rsidRPr="0067199C">
        <w:rPr>
          <w:color w:val="000000"/>
          <w:lang w:val="en-US"/>
        </w:rPr>
        <w:t>We use</w:t>
      </w:r>
      <w:r w:rsidR="00D91F47" w:rsidRPr="0067199C">
        <w:rPr>
          <w:color w:val="000000"/>
          <w:lang w:val="en-US"/>
        </w:rPr>
        <w:t>d</w:t>
      </w:r>
      <w:r w:rsidR="00DA3E74" w:rsidRPr="0067199C">
        <w:rPr>
          <w:color w:val="000000"/>
          <w:lang w:val="en-US"/>
        </w:rPr>
        <w:t xml:space="preserve"> the</w:t>
      </w:r>
      <w:r w:rsidR="000B355B" w:rsidRPr="0067199C">
        <w:rPr>
          <w:color w:val="000000"/>
          <w:lang w:val="en-US"/>
        </w:rPr>
        <w:t xml:space="preserve"> SHAP values for estimation of the feature importance, </w:t>
      </w:r>
      <w:r w:rsidR="00D91F47" w:rsidRPr="0067199C">
        <w:rPr>
          <w:color w:val="000000"/>
          <w:lang w:val="en-US"/>
        </w:rPr>
        <w:t xml:space="preserve">thus providing a </w:t>
      </w:r>
      <w:r w:rsidR="000B355B" w:rsidRPr="0067199C">
        <w:rPr>
          <w:color w:val="000000"/>
          <w:lang w:val="en-US"/>
        </w:rPr>
        <w:t>better understanding of the otherwise “black-box” ML model. SHAP values show which variables contribute most to the risk score predictions.</w:t>
      </w:r>
      <w:r w:rsidR="00D91F47" w:rsidRPr="0067199C">
        <w:rPr>
          <w:color w:val="000000"/>
          <w:lang w:val="en-US"/>
        </w:rPr>
        <w:t xml:space="preserve"> In this context our </w:t>
      </w:r>
      <w:r w:rsidR="00BE6C24">
        <w:rPr>
          <w:color w:val="000000"/>
          <w:lang w:val="en-US"/>
        </w:rPr>
        <w:t xml:space="preserve">inclusion of specific </w:t>
      </w:r>
      <w:r w:rsidR="00D91F47" w:rsidRPr="0067199C">
        <w:rPr>
          <w:color w:val="000000"/>
          <w:lang w:val="en-US"/>
        </w:rPr>
        <w:t xml:space="preserve">data on reimbursed prescriptions 6 months prior to surgery unsurprisingly found </w:t>
      </w:r>
      <w:r w:rsidR="00BE6C24">
        <w:rPr>
          <w:color w:val="000000"/>
          <w:lang w:val="en-US"/>
        </w:rPr>
        <w:t xml:space="preserve">increased </w:t>
      </w:r>
      <w:r w:rsidR="00D91F47" w:rsidRPr="0067199C">
        <w:rPr>
          <w:color w:val="000000"/>
          <w:lang w:val="en-US"/>
        </w:rPr>
        <w:t>risk</w:t>
      </w:r>
      <w:r w:rsidR="00BE6C24">
        <w:rPr>
          <w:color w:val="000000"/>
          <w:lang w:val="en-US"/>
        </w:rPr>
        <w:t xml:space="preserve">-scores </w:t>
      </w:r>
      <w:r w:rsidR="00D91F47" w:rsidRPr="0067199C">
        <w:rPr>
          <w:color w:val="000000"/>
          <w:lang w:val="en-US"/>
        </w:rPr>
        <w:t>with increased number of prescriptions</w:t>
      </w:r>
      <w:r w:rsidR="00E15325">
        <w:rPr>
          <w:color w:val="000000"/>
          <w:lang w:val="en-US"/>
        </w:rPr>
        <w:t xml:space="preserve"> and that most prescriptions were in elderly patients</w:t>
      </w:r>
      <w:r w:rsidR="00D91F47" w:rsidRPr="0067199C">
        <w:rPr>
          <w:color w:val="000000"/>
          <w:lang w:val="en-US"/>
        </w:rPr>
        <w:t xml:space="preserve">. </w:t>
      </w:r>
      <w:r w:rsidR="00C54D28" w:rsidRPr="0067199C">
        <w:rPr>
          <w:color w:val="000000"/>
          <w:lang w:val="en-US"/>
        </w:rPr>
        <w:t>A</w:t>
      </w:r>
      <w:r w:rsidR="00D91F47" w:rsidRPr="0067199C">
        <w:rPr>
          <w:color w:val="000000"/>
          <w:lang w:val="en-US"/>
        </w:rPr>
        <w:t xml:space="preserve"> Canadian study in elective non-cardiac surgery found </w:t>
      </w:r>
      <w:r w:rsidR="00C54D28" w:rsidRPr="0067199C">
        <w:rPr>
          <w:color w:val="000000"/>
          <w:lang w:val="en-US"/>
        </w:rPr>
        <w:t>decreased survival and increased LOS and readmissions and costs in patients</w:t>
      </w:r>
      <w:r w:rsidR="00E15325">
        <w:rPr>
          <w:color w:val="000000"/>
          <w:lang w:val="en-US"/>
        </w:rPr>
        <w:t xml:space="preserve"> &gt;65 years</w:t>
      </w:r>
      <w:r w:rsidR="00C54D28" w:rsidRPr="0067199C">
        <w:rPr>
          <w:color w:val="000000"/>
          <w:lang w:val="en-US"/>
        </w:rPr>
        <w:t xml:space="preserve"> with polypharmacy.</w:t>
      </w:r>
      <w:r w:rsidR="00C54D28" w:rsidRPr="0067199C">
        <w:rPr>
          <w:color w:val="000000"/>
          <w:lang w:val="en-US"/>
        </w:rPr>
        <w:fldChar w:fldCharType="begin">
          <w:fldData xml:space="preserve">PEVuZE5vdGU+PENpdGU+PEF1dGhvcj5NY0lzYWFjPC9BdXRob3I+PFllYXI+MjAxODwvWWVhcj48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</w:fldData>
        </w:fldChar>
      </w:r>
      <w:r w:rsidR="00446F8D">
        <w:rPr>
          <w:color w:val="000000"/>
          <w:lang w:val="en-US"/>
        </w:rPr>
        <w:instrText xml:space="preserve"> ADDIN EN.CITE </w:instrText>
      </w:r>
      <w:r w:rsidR="00446F8D">
        <w:rPr>
          <w:color w:val="000000"/>
          <w:lang w:val="en-US"/>
        </w:rPr>
        <w:fldChar w:fldCharType="begin">
          <w:fldData xml:space="preserve">PEVuZE5vdGU+PENpdGU+PEF1dGhvcj5NY0lzYWFjPC9BdXRob3I+PFllYXI+MjAxODwvWWVhcj48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</w:fldData>
        </w:fldChar>
      </w:r>
      <w:r w:rsidR="00446F8D">
        <w:rPr>
          <w:color w:val="000000"/>
          <w:lang w:val="en-US"/>
        </w:rPr>
        <w:instrText xml:space="preserve"> ADDIN EN.CITE.DATA </w:instrText>
      </w:r>
      <w:r w:rsidR="00446F8D">
        <w:rPr>
          <w:color w:val="000000"/>
          <w:lang w:val="en-US"/>
        </w:rPr>
      </w:r>
      <w:r w:rsidR="00446F8D">
        <w:rPr>
          <w:color w:val="000000"/>
          <w:lang w:val="en-US"/>
        </w:rPr>
        <w:fldChar w:fldCharType="end"/>
      </w:r>
      <w:r w:rsidR="00C54D28" w:rsidRPr="0067199C">
        <w:rPr>
          <w:color w:val="000000"/>
          <w:lang w:val="en-US"/>
        </w:rPr>
        <w:fldChar w:fldCharType="separate"/>
      </w:r>
      <w:r w:rsidR="00446F8D" w:rsidRPr="00446F8D">
        <w:rPr>
          <w:noProof/>
          <w:color w:val="000000"/>
          <w:vertAlign w:val="superscript"/>
          <w:lang w:val="en-US"/>
        </w:rPr>
        <w:t>31</w:t>
      </w:r>
      <w:r w:rsidR="00C54D28" w:rsidRPr="0067199C">
        <w:rPr>
          <w:color w:val="000000"/>
          <w:lang w:val="en-US"/>
        </w:rPr>
        <w:fldChar w:fldCharType="end"/>
      </w:r>
      <w:r w:rsidR="00C54D28" w:rsidRPr="0067199C">
        <w:rPr>
          <w:color w:val="000000"/>
          <w:lang w:val="en-US"/>
        </w:rPr>
        <w:t xml:space="preserve"> However, this is a complex relationship where some patients benefit from their treatment while other may suffer from undesirable side-effects and the authors cautioned against altering perioperative practices based on current evidence.</w:t>
      </w:r>
      <w:r w:rsidR="00C54D28" w:rsidRPr="0067199C">
        <w:rPr>
          <w:color w:val="000000"/>
          <w:lang w:val="en-US"/>
        </w:rPr>
        <w:fldChar w:fldCharType="begin">
          <w:fldData xml:space="preserve">PEVuZE5vdGU+PENpdGU+PEF1dGhvcj5NY0lzYWFjPC9BdXRob3I+PFllYXI+MjAxODwvWWVhcj48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</w:fldData>
        </w:fldChar>
      </w:r>
      <w:r w:rsidR="00446F8D">
        <w:rPr>
          <w:color w:val="000000"/>
          <w:lang w:val="en-US"/>
        </w:rPr>
        <w:instrText xml:space="preserve"> ADDIN EN.CITE </w:instrText>
      </w:r>
      <w:r w:rsidR="00446F8D">
        <w:rPr>
          <w:color w:val="000000"/>
          <w:lang w:val="en-US"/>
        </w:rPr>
        <w:fldChar w:fldCharType="begin">
          <w:fldData xml:space="preserve">PEVuZE5vdGU+PENpdGU+PEF1dGhvcj5NY0lzYWFjPC9BdXRob3I+PFllYXI+MjAxODwvWWVhcj48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</w:fldData>
        </w:fldChar>
      </w:r>
      <w:r w:rsidR="00446F8D">
        <w:rPr>
          <w:color w:val="000000"/>
          <w:lang w:val="en-US"/>
        </w:rPr>
        <w:instrText xml:space="preserve"> ADDIN EN.CITE.DATA </w:instrText>
      </w:r>
      <w:r w:rsidR="00446F8D">
        <w:rPr>
          <w:color w:val="000000"/>
          <w:lang w:val="en-US"/>
        </w:rPr>
      </w:r>
      <w:r w:rsidR="00446F8D">
        <w:rPr>
          <w:color w:val="000000"/>
          <w:lang w:val="en-US"/>
        </w:rPr>
        <w:fldChar w:fldCharType="end"/>
      </w:r>
      <w:r w:rsidR="00C54D28" w:rsidRPr="0067199C">
        <w:rPr>
          <w:color w:val="000000"/>
          <w:lang w:val="en-US"/>
        </w:rPr>
        <w:fldChar w:fldCharType="separate"/>
      </w:r>
      <w:r w:rsidR="00446F8D" w:rsidRPr="00446F8D">
        <w:rPr>
          <w:noProof/>
          <w:color w:val="000000"/>
          <w:vertAlign w:val="superscript"/>
          <w:lang w:val="en-US"/>
        </w:rPr>
        <w:t>31</w:t>
      </w:r>
      <w:r w:rsidR="00C54D28" w:rsidRPr="0067199C">
        <w:rPr>
          <w:color w:val="000000"/>
          <w:lang w:val="en-US"/>
        </w:rPr>
        <w:fldChar w:fldCharType="end"/>
      </w:r>
      <w:r w:rsidR="008B6840" w:rsidRPr="0067199C">
        <w:rPr>
          <w:color w:val="000000"/>
          <w:lang w:val="en-US"/>
        </w:rPr>
        <w:t xml:space="preserve"> However, the information from </w:t>
      </w:r>
      <w:r w:rsidR="00BE6C24">
        <w:rPr>
          <w:color w:val="000000"/>
          <w:lang w:val="en-US"/>
        </w:rPr>
        <w:t xml:space="preserve">the </w:t>
      </w:r>
      <w:r w:rsidR="0015180F">
        <w:rPr>
          <w:color w:val="000000"/>
          <w:lang w:val="en-US"/>
        </w:rPr>
        <w:t xml:space="preserve">included prescriptions with </w:t>
      </w:r>
      <w:r w:rsidR="008B6840" w:rsidRPr="0067199C">
        <w:rPr>
          <w:color w:val="000000"/>
          <w:lang w:val="en-US"/>
        </w:rPr>
        <w:t xml:space="preserve">SHAP </w:t>
      </w:r>
      <w:r w:rsidR="00BE6C24">
        <w:rPr>
          <w:color w:val="000000"/>
          <w:lang w:val="en-US"/>
        </w:rPr>
        <w:t xml:space="preserve">analysis </w:t>
      </w:r>
      <w:r w:rsidR="008B6840" w:rsidRPr="0067199C">
        <w:rPr>
          <w:color w:val="000000"/>
          <w:lang w:val="en-US"/>
        </w:rPr>
        <w:t>may provide inspiration for new hypothesis</w:t>
      </w:r>
      <w:r w:rsidR="00BE6C24">
        <w:rPr>
          <w:color w:val="000000"/>
          <w:lang w:val="en-US"/>
        </w:rPr>
        <w:t>-</w:t>
      </w:r>
      <w:r w:rsidR="008B6840" w:rsidRPr="0067199C">
        <w:rPr>
          <w:color w:val="000000"/>
          <w:lang w:val="en-US"/>
        </w:rPr>
        <w:t>generating studies</w:t>
      </w:r>
      <w:r w:rsidR="00BE6C24">
        <w:rPr>
          <w:color w:val="000000"/>
          <w:lang w:val="en-US"/>
        </w:rPr>
        <w:t xml:space="preserve"> investigating i.e. cause of the age related differences in risk score for SRRIs or </w:t>
      </w:r>
      <w:r w:rsidR="008B6840" w:rsidRPr="0067199C">
        <w:rPr>
          <w:color w:val="000000"/>
          <w:lang w:val="en-US"/>
        </w:rPr>
        <w:t xml:space="preserve">the potential differences in risk-profile between having preoperative prescribed VKA </w:t>
      </w:r>
      <w:r w:rsidR="008521B0" w:rsidRPr="0067199C">
        <w:rPr>
          <w:color w:val="000000"/>
          <w:lang w:val="en-US"/>
        </w:rPr>
        <w:t>and</w:t>
      </w:r>
      <w:r w:rsidR="008B6840" w:rsidRPr="0067199C">
        <w:rPr>
          <w:color w:val="000000"/>
          <w:lang w:val="en-US"/>
        </w:rPr>
        <w:t xml:space="preserve"> DOAK as seen in our study.</w:t>
      </w:r>
    </w:p>
    <w:p w14:paraId="13EF35D1" w14:textId="24FBE3A3" w:rsidR="008521B0" w:rsidRPr="0067199C" w:rsidRDefault="008521B0" w:rsidP="00DA089A">
      <w:pPr>
        <w:spacing w:line="360" w:lineRule="auto"/>
        <w:rPr>
          <w:lang w:val="en-US"/>
        </w:rPr>
      </w:pPr>
      <w:r w:rsidRPr="0067199C">
        <w:rPr>
          <w:lang w:val="en-US"/>
        </w:rPr>
        <w:t>Another requi</w:t>
      </w:r>
      <w:r w:rsidR="00C4424C" w:rsidRPr="0067199C">
        <w:rPr>
          <w:lang w:val="en-US"/>
        </w:rPr>
        <w:t>rement for ML-algorithms t</w:t>
      </w:r>
      <w:r w:rsidR="00CB532E" w:rsidRPr="0067199C">
        <w:rPr>
          <w:lang w:val="en-US"/>
        </w:rPr>
        <w:t>o be clinically useful</w:t>
      </w:r>
      <w:r w:rsidR="00C4424C" w:rsidRPr="0067199C">
        <w:rPr>
          <w:lang w:val="en-US"/>
        </w:rPr>
        <w:t xml:space="preserve"> </w:t>
      </w:r>
      <w:r w:rsidRPr="0067199C">
        <w:rPr>
          <w:lang w:val="en-US"/>
        </w:rPr>
        <w:t>is</w:t>
      </w:r>
      <w:r w:rsidR="00CB532E" w:rsidRPr="0067199C">
        <w:rPr>
          <w:lang w:val="en-US"/>
        </w:rPr>
        <w:t xml:space="preserve"> use</w:t>
      </w:r>
      <w:r w:rsidR="00C4424C" w:rsidRPr="0067199C">
        <w:rPr>
          <w:lang w:val="en-US"/>
        </w:rPr>
        <w:t>r friendliness</w:t>
      </w:r>
      <w:r w:rsidR="00CB532E" w:rsidRPr="0067199C">
        <w:rPr>
          <w:lang w:val="en-US"/>
        </w:rPr>
        <w:t xml:space="preserve"> </w:t>
      </w:r>
      <w:r w:rsidR="00C4424C" w:rsidRPr="0067199C">
        <w:rPr>
          <w:lang w:val="en-US"/>
        </w:rPr>
        <w:t>and not depending on</w:t>
      </w:r>
      <w:r w:rsidR="00CB532E" w:rsidRPr="0067199C">
        <w:rPr>
          <w:lang w:val="en-US"/>
        </w:rPr>
        <w:t xml:space="preserve"> excessive additional data</w:t>
      </w:r>
      <w:r w:rsidR="00C66740" w:rsidRPr="0067199C">
        <w:rPr>
          <w:lang w:val="en-US"/>
        </w:rPr>
        <w:t xml:space="preserve"> </w:t>
      </w:r>
      <w:r w:rsidR="00CB532E" w:rsidRPr="0067199C">
        <w:rPr>
          <w:lang w:val="en-US"/>
        </w:rPr>
        <w:t>collection by the attending clinicians. In this context</w:t>
      </w:r>
      <w:r w:rsidR="00C66740" w:rsidRPr="0067199C">
        <w:rPr>
          <w:lang w:val="en-US"/>
        </w:rPr>
        <w:t>,</w:t>
      </w:r>
      <w:r w:rsidR="00CB532E" w:rsidRPr="0067199C">
        <w:rPr>
          <w:lang w:val="en-US"/>
        </w:rPr>
        <w:t xml:space="preserve"> it </w:t>
      </w:r>
      <w:r w:rsidR="00CB532E" w:rsidRPr="0067199C">
        <w:rPr>
          <w:lang w:val="en-US"/>
        </w:rPr>
        <w:lastRenderedPageBreak/>
        <w:t>was a bit disappointing that the parsimonious ML</w:t>
      </w:r>
      <w:r w:rsidR="00342B68" w:rsidRPr="0067199C">
        <w:rPr>
          <w:lang w:val="en-US"/>
        </w:rPr>
        <w:t xml:space="preserve"> </w:t>
      </w:r>
      <w:r w:rsidR="00CB532E" w:rsidRPr="0067199C">
        <w:rPr>
          <w:lang w:val="en-US"/>
        </w:rPr>
        <w:t xml:space="preserve">algorithm with only the 10 most important variables was </w:t>
      </w:r>
      <w:r w:rsidR="00342B68" w:rsidRPr="0067199C">
        <w:rPr>
          <w:lang w:val="en-US"/>
        </w:rPr>
        <w:t xml:space="preserve">slightly </w:t>
      </w:r>
      <w:r w:rsidR="00571310" w:rsidRPr="0067199C">
        <w:rPr>
          <w:lang w:val="en-US"/>
        </w:rPr>
        <w:t>worse at predicting outcome B</w:t>
      </w:r>
      <w:r w:rsidR="00CB532E" w:rsidRPr="0067199C">
        <w:rPr>
          <w:lang w:val="en-US"/>
        </w:rPr>
        <w:t xml:space="preserve"> than </w:t>
      </w:r>
      <w:r w:rsidR="00FD3F9F" w:rsidRPr="0067199C">
        <w:rPr>
          <w:lang w:val="en-US"/>
        </w:rPr>
        <w:t>LR33</w:t>
      </w:r>
      <w:r w:rsidR="00571310" w:rsidRPr="0067199C">
        <w:rPr>
          <w:lang w:val="en-US"/>
        </w:rPr>
        <w:t xml:space="preserve">. A reason for this could be that when including a LOS &gt;4 days but without described medical complications, </w:t>
      </w:r>
      <w:r w:rsidR="00EB2780" w:rsidRPr="0067199C">
        <w:rPr>
          <w:lang w:val="en-US"/>
        </w:rPr>
        <w:t>the combination of all variables</w:t>
      </w:r>
      <w:r w:rsidR="00DA089A" w:rsidRPr="0067199C">
        <w:rPr>
          <w:lang w:val="en-US"/>
        </w:rPr>
        <w:t xml:space="preserve"> provide</w:t>
      </w:r>
      <w:r w:rsidR="00801F65">
        <w:rPr>
          <w:lang w:val="en-US"/>
        </w:rPr>
        <w:t>s</w:t>
      </w:r>
      <w:r w:rsidR="00DA089A" w:rsidRPr="0067199C">
        <w:rPr>
          <w:lang w:val="en-US"/>
        </w:rPr>
        <w:t xml:space="preserve"> information not available by merely including </w:t>
      </w:r>
      <w:r w:rsidRPr="0067199C">
        <w:rPr>
          <w:lang w:val="en-US"/>
        </w:rPr>
        <w:t>the ten most important ones</w:t>
      </w:r>
      <w:r w:rsidR="00342B68" w:rsidRPr="0067199C">
        <w:rPr>
          <w:lang w:val="en-US"/>
        </w:rPr>
        <w:t>.</w:t>
      </w:r>
      <w:r w:rsidR="00DA089A" w:rsidRPr="0067199C">
        <w:rPr>
          <w:lang w:val="en-US"/>
        </w:rPr>
        <w:t xml:space="preserve"> </w:t>
      </w:r>
      <w:r w:rsidRPr="0067199C">
        <w:rPr>
          <w:lang w:val="en-US"/>
        </w:rPr>
        <w:t>This</w:t>
      </w:r>
      <w:r w:rsidR="00DA089A" w:rsidRPr="0067199C">
        <w:rPr>
          <w:lang w:val="en-US"/>
        </w:rPr>
        <w:t xml:space="preserve"> </w:t>
      </w:r>
      <w:r w:rsidR="00EB2780" w:rsidRPr="0067199C">
        <w:rPr>
          <w:lang w:val="en-US"/>
        </w:rPr>
        <w:t>highlight</w:t>
      </w:r>
      <w:r w:rsidRPr="0067199C">
        <w:rPr>
          <w:lang w:val="en-US"/>
        </w:rPr>
        <w:t>s</w:t>
      </w:r>
      <w:r w:rsidR="00EB2780" w:rsidRPr="0067199C">
        <w:rPr>
          <w:lang w:val="en-US"/>
        </w:rPr>
        <w:t xml:space="preserve"> </w:t>
      </w:r>
      <w:r w:rsidR="00CB532E" w:rsidRPr="0067199C">
        <w:rPr>
          <w:lang w:val="en-US"/>
        </w:rPr>
        <w:t xml:space="preserve">the need for as much </w:t>
      </w:r>
      <w:r w:rsidR="00F4291D" w:rsidRPr="0067199C">
        <w:rPr>
          <w:lang w:val="en-US"/>
        </w:rPr>
        <w:t xml:space="preserve">detailed </w:t>
      </w:r>
      <w:r w:rsidR="00CB532E" w:rsidRPr="0067199C">
        <w:rPr>
          <w:lang w:val="en-US"/>
        </w:rPr>
        <w:t xml:space="preserve">data as possible </w:t>
      </w:r>
      <w:proofErr w:type="gramStart"/>
      <w:r w:rsidR="00CB532E" w:rsidRPr="0067199C">
        <w:rPr>
          <w:lang w:val="en-US"/>
        </w:rPr>
        <w:t>in order to</w:t>
      </w:r>
      <w:proofErr w:type="gramEnd"/>
      <w:r w:rsidR="00CB532E" w:rsidRPr="0067199C">
        <w:rPr>
          <w:lang w:val="en-US"/>
        </w:rPr>
        <w:t xml:space="preserve"> fulfill the true potential of ML</w:t>
      </w:r>
      <w:r w:rsidR="00342B68" w:rsidRPr="0067199C">
        <w:rPr>
          <w:lang w:val="en-US"/>
        </w:rPr>
        <w:t xml:space="preserve"> </w:t>
      </w:r>
      <w:r w:rsidR="00CB532E" w:rsidRPr="0067199C">
        <w:rPr>
          <w:lang w:val="en-US"/>
        </w:rPr>
        <w:t>algorithms.</w:t>
      </w:r>
      <w:r w:rsidR="00F4291D" w:rsidRPr="0067199C">
        <w:rPr>
          <w:lang w:val="en-US"/>
        </w:rPr>
        <w:t xml:space="preserve"> </w:t>
      </w:r>
    </w:p>
    <w:p w14:paraId="1E55E4A5" w14:textId="42C663DB" w:rsidR="00DA3E74" w:rsidRPr="0067199C" w:rsidRDefault="008521B0" w:rsidP="00DA089A">
      <w:pPr>
        <w:spacing w:line="360" w:lineRule="auto"/>
        <w:rPr>
          <w:lang w:val="en-US"/>
        </w:rPr>
      </w:pPr>
      <w:r w:rsidRPr="0067199C">
        <w:rPr>
          <w:lang w:val="en-US"/>
        </w:rPr>
        <w:t xml:space="preserve">Our study has some limitations. </w:t>
      </w:r>
      <w:r w:rsidR="00E707C5" w:rsidRPr="0067199C">
        <w:rPr>
          <w:lang w:val="en-US"/>
        </w:rPr>
        <w:t>W</w:t>
      </w:r>
      <w:r w:rsidRPr="0067199C">
        <w:rPr>
          <w:lang w:val="en-US"/>
        </w:rPr>
        <w:t>e included only a limited number of</w:t>
      </w:r>
      <w:r w:rsidR="00073ED1" w:rsidRPr="0067199C">
        <w:rPr>
          <w:lang w:val="en-US"/>
        </w:rPr>
        <w:t>, often binary,</w:t>
      </w:r>
      <w:r w:rsidRPr="0067199C">
        <w:rPr>
          <w:lang w:val="en-US"/>
        </w:rPr>
        <w:t xml:space="preserve"> preoperative variables</w:t>
      </w:r>
      <w:r w:rsidR="00C2662E" w:rsidRPr="0067199C">
        <w:rPr>
          <w:lang w:val="en-US"/>
        </w:rPr>
        <w:t>.</w:t>
      </w:r>
      <w:r w:rsidRPr="0067199C">
        <w:rPr>
          <w:lang w:val="en-US"/>
        </w:rPr>
        <w:t xml:space="preserve"> </w:t>
      </w:r>
      <w:r w:rsidR="00C2662E" w:rsidRPr="0067199C">
        <w:rPr>
          <w:lang w:val="en-US"/>
        </w:rPr>
        <w:t xml:space="preserve">As analysis of multilevel continuous data is one of the strengths of ML compared to logistic regression, this may limit full </w:t>
      </w:r>
      <w:r w:rsidR="00BE6C24" w:rsidRPr="0067199C">
        <w:rPr>
          <w:lang w:val="en-US"/>
        </w:rPr>
        <w:t>realization</w:t>
      </w:r>
      <w:r w:rsidR="00C2662E" w:rsidRPr="0067199C">
        <w:rPr>
          <w:lang w:val="en-US"/>
        </w:rPr>
        <w:t xml:space="preserve"> of our ML</w:t>
      </w:r>
      <w:r w:rsidR="00E707C5" w:rsidRPr="0067199C">
        <w:rPr>
          <w:lang w:val="en-US"/>
        </w:rPr>
        <w:t xml:space="preserve"> </w:t>
      </w:r>
      <w:r w:rsidR="00C2662E" w:rsidRPr="0067199C">
        <w:rPr>
          <w:lang w:val="en-US"/>
        </w:rPr>
        <w:t>model.</w:t>
      </w:r>
      <w:r w:rsidRPr="0067199C">
        <w:rPr>
          <w:lang w:val="en-US"/>
        </w:rPr>
        <w:t xml:space="preserve"> </w:t>
      </w:r>
      <w:r w:rsidR="00C2662E" w:rsidRPr="0067199C">
        <w:rPr>
          <w:lang w:val="en-US"/>
        </w:rPr>
        <w:t xml:space="preserve">As previously mentioned, we also </w:t>
      </w:r>
      <w:r w:rsidRPr="0067199C">
        <w:rPr>
          <w:lang w:val="en-US"/>
        </w:rPr>
        <w:t xml:space="preserve">excluded intraoperative information, including type of </w:t>
      </w:r>
      <w:r w:rsidR="00BE6C24" w:rsidRPr="0067199C">
        <w:rPr>
          <w:lang w:val="en-US"/>
        </w:rPr>
        <w:t>anesthesia</w:t>
      </w:r>
      <w:r w:rsidRPr="0067199C">
        <w:rPr>
          <w:lang w:val="en-US"/>
        </w:rPr>
        <w:t>, prosthesis etc. all of which may influence postoperative outcome</w:t>
      </w:r>
      <w:r w:rsidR="00C2662E" w:rsidRPr="0067199C">
        <w:rPr>
          <w:lang w:val="en-US"/>
        </w:rPr>
        <w:t>s</w:t>
      </w:r>
      <w:r w:rsidRPr="0067199C">
        <w:rPr>
          <w:lang w:val="en-US"/>
        </w:rPr>
        <w:t xml:space="preserve">. </w:t>
      </w:r>
      <w:r w:rsidR="00C2662E" w:rsidRPr="0067199C">
        <w:rPr>
          <w:lang w:val="en-US"/>
        </w:rPr>
        <w:t>The observational design of</w:t>
      </w:r>
      <w:r w:rsidRPr="0067199C">
        <w:rPr>
          <w:lang w:val="en-US"/>
        </w:rPr>
        <w:t xml:space="preserve"> </w:t>
      </w:r>
      <w:r w:rsidR="00E707C5" w:rsidRPr="0067199C">
        <w:rPr>
          <w:lang w:val="en-US"/>
        </w:rPr>
        <w:t xml:space="preserve">this </w:t>
      </w:r>
      <w:r w:rsidRPr="0067199C">
        <w:rPr>
          <w:lang w:val="en-US"/>
        </w:rPr>
        <w:t xml:space="preserve">study </w:t>
      </w:r>
      <w:r w:rsidR="00C2662E" w:rsidRPr="0067199C">
        <w:rPr>
          <w:lang w:val="en-US"/>
        </w:rPr>
        <w:t>means that</w:t>
      </w:r>
      <w:r w:rsidRPr="0067199C">
        <w:rPr>
          <w:lang w:val="en-US"/>
        </w:rPr>
        <w:t xml:space="preserve"> we cannot exclude unmeasured confounding or confounding by indication. </w:t>
      </w:r>
      <w:r w:rsidR="00C2662E" w:rsidRPr="0067199C">
        <w:rPr>
          <w:lang w:val="en-US"/>
        </w:rPr>
        <w:t>Also</w:t>
      </w:r>
      <w:r w:rsidR="00E707C5" w:rsidRPr="0067199C">
        <w:rPr>
          <w:lang w:val="en-US"/>
        </w:rPr>
        <w:t>,</w:t>
      </w:r>
      <w:r w:rsidR="00C2662E" w:rsidRPr="0067199C">
        <w:rPr>
          <w:lang w:val="en-US"/>
        </w:rPr>
        <w:t xml:space="preserve"> </w:t>
      </w:r>
      <w:r w:rsidR="00E707C5" w:rsidRPr="0067199C">
        <w:rPr>
          <w:lang w:val="en-US"/>
        </w:rPr>
        <w:t xml:space="preserve">despite </w:t>
      </w:r>
      <w:r w:rsidR="00C2662E" w:rsidRPr="0067199C">
        <w:rPr>
          <w:lang w:val="en-US"/>
        </w:rPr>
        <w:t>that</w:t>
      </w:r>
      <w:r w:rsidRPr="0067199C">
        <w:rPr>
          <w:lang w:val="en-US"/>
        </w:rPr>
        <w:t xml:space="preserve"> the DN</w:t>
      </w:r>
      <w:r w:rsidR="00436BAC">
        <w:rPr>
          <w:lang w:val="en-US"/>
        </w:rPr>
        <w:t>DRP</w:t>
      </w:r>
      <w:r w:rsidRPr="0067199C">
        <w:rPr>
          <w:lang w:val="en-US"/>
        </w:rPr>
        <w:t xml:space="preserve"> has a near complete registration of dispensed medicine in Denmark</w:t>
      </w:r>
      <w:r w:rsidR="00E707C5" w:rsidRPr="0067199C">
        <w:rPr>
          <w:lang w:val="en-US"/>
        </w:rPr>
        <w:t>,</w:t>
      </w:r>
      <w:r w:rsidRPr="0067199C">
        <w:rPr>
          <w:lang w:val="en-US"/>
        </w:rPr>
        <w:t xml:space="preserve"> some types or drugs, especially benzodiazepines</w:t>
      </w:r>
      <w:r w:rsidR="00C2662E" w:rsidRPr="0067199C">
        <w:rPr>
          <w:lang w:val="en-US"/>
        </w:rPr>
        <w:t>,</w:t>
      </w:r>
      <w:r w:rsidRPr="0067199C">
        <w:rPr>
          <w:lang w:val="en-US"/>
        </w:rPr>
        <w:t xml:space="preserve"> are exempt from general reimbursement and thus not </w:t>
      </w:r>
      <w:r w:rsidR="00BE6C24">
        <w:rPr>
          <w:lang w:val="en-US"/>
        </w:rPr>
        <w:t xml:space="preserve">sufficiently </w:t>
      </w:r>
      <w:r w:rsidRPr="0067199C">
        <w:rPr>
          <w:lang w:val="en-US"/>
        </w:rPr>
        <w:t>captured.</w:t>
      </w:r>
      <w:r w:rsidRPr="0067199C">
        <w:rPr>
          <w:lang w:val="en-US"/>
        </w:rPr>
        <w:fldChar w:fldCharType="begin"/>
      </w:r>
      <w:r w:rsidR="00446F8D">
        <w:rPr>
          <w:lang w:val="en-US"/>
        </w:rPr>
        <w:instrText xml:space="preserve"> ADDIN EN.CITE &lt;EndNote&gt;&lt;Cite&gt;&lt;Author&gt;Johannesdottir&lt;/Author&gt;&lt;Year&gt;2012&lt;/Year&gt;&lt;RecNum&gt;323&lt;/RecNum&gt;&lt;DisplayText&gt;&lt;style face="superscript"&gt;24&lt;/style&gt;&lt;/DisplayText&gt;&lt;record&gt;&lt;rec-number&gt;323&lt;/rec-number&gt;&lt;foreign-keys&gt;&lt;key app="EN" db-id="5zxaz90vjvrv5leds09pd0vptztx95vva0pf" timestamp="1517231664"&gt;323&lt;/key&gt;&lt;/foreign-keys&gt;&lt;ref-type name="Journal Article"&gt;17&lt;/ref-type&gt;&lt;contributors&gt;&lt;authors&gt;&lt;author&gt;Johannesdottir, S. A.&lt;/author&gt;&lt;author&gt;Horvath-Puho, E.&lt;/author&gt;&lt;author&gt;Ehrenstein, V.&lt;/author&gt;&lt;author&gt;Schmidt, M.&lt;/author&gt;&lt;author&gt;Pedersen, L.&lt;/author&gt;&lt;author&gt;Sorensen, H. T.&lt;/author&gt;&lt;/authors&gt;&lt;/contributors&gt;&lt;auth-address&gt;Department of Clinical Epidemiology, Institute of Clinical Medicine, Aarhus University Hospital, Aarhus, Denmark&lt;/auth-address&gt;&lt;titles&gt;&lt;title&gt;Existing data sources for clinical epidemiology: The Danish National Database of Reimbursed Prescriptions&lt;/title&gt;&lt;secondary-title&gt;Clin.Epidemiol.&lt;/secondary-title&gt;&lt;/titles&gt;&lt;periodical&gt;&lt;full-title&gt;Clin.Epidemiol.&lt;/full-title&gt;&lt;/periodical&gt;&lt;pages&gt;303-313&lt;/pages&gt;&lt;volume&gt;4&lt;/volume&gt;&lt;reprint-edition&gt;NOT IN FILE&lt;/reprint-edition&gt;&lt;keywords&gt;&lt;keyword&gt;Denmark&lt;/keyword&gt;&lt;keyword&gt;drug effects&lt;/keyword&gt;&lt;keyword&gt;epidemiology&lt;/keyword&gt;&lt;keyword&gt;Medical Records&lt;/keyword&gt;&lt;keyword&gt;Registries&lt;/keyword&gt;&lt;keyword&gt;Research&lt;/keyword&gt;&lt;keyword&gt;Time&lt;/keyword&gt;&lt;/keywords&gt;&lt;dates&gt;&lt;year&gt;2012&lt;/year&gt;&lt;/dates&gt;&lt;work-type&gt;10.2147/CLEP.S37587 doi ;clep-4-303 pii&lt;/work-type&gt;&lt;urls&gt;&lt;related-urls&gt;&lt;url&gt;PM:23204870&lt;/url&gt;&lt;url&gt;https://www.dovepress.com/getfile.php?fileID=14474&lt;/url&gt;&lt;/related-urls&gt;&lt;/urls&gt;&lt;/record&gt;&lt;/Cite&gt;&lt;/EndNote&gt;</w:instrText>
      </w:r>
      <w:r w:rsidRPr="0067199C">
        <w:rPr>
          <w:lang w:val="en-US"/>
        </w:rPr>
        <w:fldChar w:fldCharType="separate"/>
      </w:r>
      <w:r w:rsidR="00446F8D" w:rsidRPr="00446F8D">
        <w:rPr>
          <w:noProof/>
          <w:vertAlign w:val="superscript"/>
          <w:lang w:val="en-US"/>
        </w:rPr>
        <w:t>24</w:t>
      </w:r>
      <w:r w:rsidRPr="0067199C">
        <w:rPr>
          <w:lang w:val="en-US"/>
        </w:rPr>
        <w:fldChar w:fldCharType="end"/>
      </w:r>
      <w:r w:rsidR="0015180F">
        <w:rPr>
          <w:lang w:val="en-US"/>
        </w:rPr>
        <w:t xml:space="preserve"> Also, it is doubtful that patient used all types of drugs at time of surgery (</w:t>
      </w:r>
      <w:proofErr w:type="spellStart"/>
      <w:r w:rsidR="0015180F">
        <w:rPr>
          <w:lang w:val="en-US"/>
        </w:rPr>
        <w:t>e.i.</w:t>
      </w:r>
      <w:proofErr w:type="spellEnd"/>
      <w:r w:rsidR="0015180F">
        <w:rPr>
          <w:lang w:val="en-US"/>
        </w:rPr>
        <w:t xml:space="preserve"> heparin which is rarely for long-term use). </w:t>
      </w:r>
      <w:r w:rsidRPr="0067199C">
        <w:rPr>
          <w:lang w:val="en-US"/>
        </w:rPr>
        <w:t xml:space="preserve"> Finally, classification of a complication being “medical” depended on review of the discharge records which can also introduce bias. However, we believe this approach to be superior </w:t>
      </w:r>
      <w:r w:rsidR="00E707C5" w:rsidRPr="0067199C">
        <w:rPr>
          <w:lang w:val="en-US"/>
        </w:rPr>
        <w:t xml:space="preserve">to </w:t>
      </w:r>
      <w:r w:rsidRPr="0067199C">
        <w:rPr>
          <w:lang w:val="en-US"/>
        </w:rPr>
        <w:t>depending on diagnostic codes which often are inaccurate and provide limited details on whether the complication may be attributed to a medical or surgical adverse event.</w:t>
      </w:r>
      <w:r w:rsidR="00C2662E" w:rsidRPr="0067199C">
        <w:rPr>
          <w:lang w:val="en-US"/>
        </w:rPr>
        <w:t xml:space="preserve"> </w:t>
      </w:r>
      <w:r w:rsidR="00BE6C24">
        <w:rPr>
          <w:lang w:val="en-US"/>
        </w:rPr>
        <w:t>The s</w:t>
      </w:r>
      <w:r w:rsidRPr="0067199C">
        <w:rPr>
          <w:lang w:val="en-US"/>
        </w:rPr>
        <w:t xml:space="preserve">trengths of our study include use of </w:t>
      </w:r>
      <w:r w:rsidR="00DA3E74" w:rsidRPr="0067199C">
        <w:rPr>
          <w:lang w:val="en-US"/>
        </w:rPr>
        <w:t>national registries with high degree of completion (&gt;99% of all somatic admissions in case of the DN</w:t>
      </w:r>
      <w:r w:rsidR="00436BAC">
        <w:rPr>
          <w:lang w:val="en-US"/>
        </w:rPr>
        <w:t>D</w:t>
      </w:r>
      <w:r w:rsidR="00DA3E74" w:rsidRPr="0067199C">
        <w:rPr>
          <w:lang w:val="en-US"/>
        </w:rPr>
        <w:t>R</w:t>
      </w:r>
      <w:r w:rsidR="00436BAC">
        <w:rPr>
          <w:lang w:val="en-US"/>
        </w:rPr>
        <w:t>P</w:t>
      </w:r>
      <w:r w:rsidR="00DA3E74" w:rsidRPr="0067199C">
        <w:rPr>
          <w:lang w:val="en-US"/>
        </w:rPr>
        <w:t>),</w:t>
      </w:r>
      <w:r w:rsidR="00DA3E74" w:rsidRPr="0067199C">
        <w:rPr>
          <w:lang w:val="en-US"/>
        </w:rPr>
        <w:fldChar w:fldCharType="begin"/>
      </w:r>
      <w:r w:rsidR="00446F8D">
        <w:rPr>
          <w:lang w:val="en-US"/>
        </w:rPr>
        <w:instrText xml:space="preserve"> ADDIN EN.CITE &lt;EndNote&gt;&lt;Cite&gt;&lt;Author&gt;Schmidt&lt;/Author&gt;&lt;Year&gt;2015&lt;/Year&gt;&lt;RecNum&gt;917&lt;/RecNum&gt;&lt;DisplayText&gt;&lt;style face="superscript"&gt;40&lt;/style&gt;&lt;/DisplayText&gt;&lt;record&gt;&lt;rec-number&gt;917&lt;/rec-number&gt;&lt;foreign-keys&gt;&lt;key app="EN" db-id="5zxaz90vjvrv5leds09pd0vptztx95vva0pf" timestamp="1555952925"&gt;917&lt;/key&gt;&lt;/foreign-keys&gt;&lt;ref-type name="Journal Article"&gt;17&lt;/ref-type&gt;&lt;contributors&gt;&lt;authors&gt;&lt;author&gt;Schmidt, M.&lt;/author&gt;&lt;author&gt;Schmidt, S. A.&lt;/author&gt;&lt;author&gt;Sandegaard, J. L.&lt;/author&gt;&lt;author&gt;Ehrenstein, V.&lt;/author&gt;&lt;author&gt;Pedersen, L.&lt;/author&gt;&lt;author&gt;Sorensen, H. T.&lt;/author&gt;&lt;/authors&gt;&lt;/contributors&gt;&lt;auth-address&gt;Department of Clinical Epidemiology, Aarhus University Hospital, Aarhus, Denmark.&amp;#xD;Department of Health Documentation, State Serum Institute, Copenhagen, Denmark.&lt;/auth-address&gt;&lt;titles&gt;&lt;title&gt;The Danish National Patient Registry: a review of content, data quality, and research potential&lt;/title&gt;&lt;secondary-title&gt;Clin Epidemiol&lt;/secondary-title&gt;&lt;alt-title&gt;Clinical epidemiology&lt;/alt-title&gt;&lt;/titles&gt;&lt;periodical&gt;&lt;full-title&gt;Clin Epidemiol&lt;/full-title&gt;&lt;abbr-1&gt;Clinical epidemiology&lt;/abbr-1&gt;&lt;/periodical&gt;&lt;alt-periodical&gt;&lt;full-title&gt;Clin Epidemiol&lt;/full-title&gt;&lt;abbr-1&gt;Clinical epidemiology&lt;/abbr-1&gt;&lt;/alt-periodical&gt;&lt;pages&gt;449-90&lt;/pages&gt;&lt;volume&gt;7&lt;/volume&gt;&lt;edition&gt;2015/11/26&lt;/edition&gt;&lt;keywords&gt;&lt;keyword&gt;epidemiological methods&lt;/keyword&gt;&lt;keyword&gt;medical record linkage&lt;/keyword&gt;&lt;keyword&gt;registries&lt;/keyword&gt;&lt;keyword&gt;research design&lt;/keyword&gt;&lt;keyword&gt;validation studies&lt;/keyword&gt;&lt;/keywords&gt;&lt;dates&gt;&lt;year&gt;2015&lt;/year&gt;&lt;/dates&gt;&lt;isbn&gt;1179-1349 (Print)&amp;#xD;1179-1349&lt;/isbn&gt;&lt;accession-num&gt;26604824&lt;/accession-num&gt;&lt;urls&gt;&lt;related-urls&gt;&lt;url&gt;https://www.dovepress.com/getfile.php?fileID=28043&lt;/url&gt;&lt;/related-urls&gt;&lt;/urls&gt;&lt;custom2&gt;PMC4655913&lt;/custom2&gt;&lt;electronic-resource-num&gt;10.2147/clep.s91125&lt;/electronic-resource-num&gt;&lt;remote-database-provider&gt;NLM&lt;/remote-database-provider&gt;&lt;language&gt;eng&lt;/language&gt;&lt;/record&gt;&lt;/Cite&gt;&lt;/EndNote&gt;</w:instrText>
      </w:r>
      <w:r w:rsidR="00DA3E74" w:rsidRPr="0067199C">
        <w:rPr>
          <w:lang w:val="en-US"/>
        </w:rPr>
        <w:fldChar w:fldCharType="separate"/>
      </w:r>
      <w:r w:rsidR="00446F8D" w:rsidRPr="00446F8D">
        <w:rPr>
          <w:noProof/>
          <w:vertAlign w:val="superscript"/>
          <w:lang w:val="en-US"/>
        </w:rPr>
        <w:t>40</w:t>
      </w:r>
      <w:r w:rsidR="00DA3E74" w:rsidRPr="0067199C">
        <w:rPr>
          <w:lang w:val="en-US"/>
        </w:rPr>
        <w:fldChar w:fldCharType="end"/>
      </w:r>
      <w:r w:rsidR="00DA3E74" w:rsidRPr="0067199C">
        <w:rPr>
          <w:lang w:val="en-US"/>
        </w:rPr>
        <w:t xml:space="preserve"> prospective recording of comorbidity</w:t>
      </w:r>
      <w:r w:rsidR="0015180F">
        <w:rPr>
          <w:lang w:val="en-US"/>
        </w:rPr>
        <w:t>, extensive information on prescription patterns 6 months prior to surgery</w:t>
      </w:r>
      <w:r w:rsidR="00DA3E74" w:rsidRPr="0067199C">
        <w:rPr>
          <w:lang w:val="en-US"/>
        </w:rPr>
        <w:t xml:space="preserve"> and similar </w:t>
      </w:r>
      <w:r w:rsidR="00BE6C24">
        <w:rPr>
          <w:lang w:val="en-US"/>
        </w:rPr>
        <w:t>established enhanced recovery protocols</w:t>
      </w:r>
      <w:r w:rsidR="00DA3E74" w:rsidRPr="0067199C">
        <w:rPr>
          <w:lang w:val="en-US"/>
        </w:rPr>
        <w:t xml:space="preserve"> in all departments. </w:t>
      </w:r>
    </w:p>
    <w:p w14:paraId="79A8875A" w14:textId="45798C2C" w:rsidR="00146272" w:rsidRPr="0067199C" w:rsidRDefault="00C66740" w:rsidP="00DA089A">
      <w:pPr>
        <w:spacing w:line="360" w:lineRule="auto"/>
        <w:rPr>
          <w:lang w:val="en-US"/>
        </w:rPr>
      </w:pPr>
      <w:r w:rsidRPr="0067199C">
        <w:rPr>
          <w:lang w:val="en-US"/>
        </w:rPr>
        <w:t xml:space="preserve">In summary, </w:t>
      </w:r>
      <w:r w:rsidR="00DA089A" w:rsidRPr="0067199C">
        <w:rPr>
          <w:lang w:val="en-US"/>
        </w:rPr>
        <w:t>our results indicate that ML-algorithms may provide clinically relevant</w:t>
      </w:r>
      <w:r w:rsidR="00A23424">
        <w:rPr>
          <w:lang w:val="en-US"/>
        </w:rPr>
        <w:t xml:space="preserve"> improved</w:t>
      </w:r>
      <w:r w:rsidR="00DA089A" w:rsidRPr="0067199C">
        <w:rPr>
          <w:lang w:val="en-US"/>
        </w:rPr>
        <w:t xml:space="preserve"> </w:t>
      </w:r>
      <w:r w:rsidR="00BE6C24">
        <w:rPr>
          <w:lang w:val="en-US"/>
        </w:rPr>
        <w:t>predictions</w:t>
      </w:r>
      <w:r w:rsidR="00DA089A" w:rsidRPr="0067199C">
        <w:rPr>
          <w:lang w:val="en-US"/>
        </w:rPr>
        <w:t xml:space="preserve"> for defining</w:t>
      </w:r>
      <w:r w:rsidR="00A23424">
        <w:rPr>
          <w:lang w:val="en-US"/>
        </w:rPr>
        <w:t xml:space="preserve"> patients in </w:t>
      </w:r>
      <w:r w:rsidR="00DA089A" w:rsidRPr="0067199C">
        <w:rPr>
          <w:lang w:val="en-US"/>
        </w:rPr>
        <w:t>high-</w:t>
      </w:r>
      <w:r w:rsidR="008521B0" w:rsidRPr="0067199C">
        <w:rPr>
          <w:lang w:val="en-US"/>
        </w:rPr>
        <w:t>r</w:t>
      </w:r>
      <w:r w:rsidR="00DA089A" w:rsidRPr="0067199C">
        <w:rPr>
          <w:lang w:val="en-US"/>
        </w:rPr>
        <w:t>isk</w:t>
      </w:r>
      <w:r w:rsidR="00A23424">
        <w:rPr>
          <w:lang w:val="en-US"/>
        </w:rPr>
        <w:t xml:space="preserve"> of</w:t>
      </w:r>
      <w:r w:rsidR="00DA089A" w:rsidRPr="0067199C">
        <w:rPr>
          <w:lang w:val="en-US"/>
        </w:rPr>
        <w:t xml:space="preserve"> medical complications </w:t>
      </w:r>
      <w:r w:rsidR="00A23424">
        <w:rPr>
          <w:lang w:val="en-US"/>
        </w:rPr>
        <w:t>after</w:t>
      </w:r>
      <w:r w:rsidR="00DA089A" w:rsidRPr="0067199C">
        <w:rPr>
          <w:lang w:val="en-US"/>
        </w:rPr>
        <w:t xml:space="preserve"> </w:t>
      </w:r>
      <w:proofErr w:type="gramStart"/>
      <w:r w:rsidR="00DA089A" w:rsidRPr="0067199C">
        <w:rPr>
          <w:lang w:val="en-US"/>
        </w:rPr>
        <w:t>fast-track</w:t>
      </w:r>
      <w:proofErr w:type="gramEnd"/>
      <w:r w:rsidR="00DA089A" w:rsidRPr="0067199C">
        <w:rPr>
          <w:lang w:val="en-US"/>
        </w:rPr>
        <w:t xml:space="preserve"> THA and TKA</w:t>
      </w:r>
      <w:r w:rsidR="008521B0" w:rsidRPr="0067199C">
        <w:rPr>
          <w:lang w:val="en-US"/>
        </w:rPr>
        <w:t xml:space="preserve"> compared to a logistic regression model</w:t>
      </w:r>
      <w:r w:rsidR="00DA089A" w:rsidRPr="0067199C">
        <w:rPr>
          <w:lang w:val="en-US"/>
        </w:rPr>
        <w:t xml:space="preserve">. Future studies could benefit from using such algorithms to find a manageable population of patients who may benefit the most from intensified perioperative care. </w:t>
      </w:r>
    </w:p>
    <w:p w14:paraId="0C13B5A7" w14:textId="77777777" w:rsidR="00146272" w:rsidRPr="0067199C" w:rsidRDefault="00146272">
      <w:pPr>
        <w:rPr>
          <w:lang w:val="en-US"/>
        </w:rPr>
      </w:pPr>
    </w:p>
    <w:p w14:paraId="599AE590" w14:textId="77777777" w:rsidR="00791BFA" w:rsidRDefault="00791BFA">
      <w:pPr>
        <w:rPr>
          <w:sz w:val="40"/>
          <w:szCs w:val="40"/>
          <w:lang w:val="en-US"/>
        </w:rPr>
      </w:pPr>
      <w:bookmarkStart w:id="12" w:name="_7b8pmdt94r5m" w:colFirst="0" w:colLast="0"/>
      <w:bookmarkEnd w:id="12"/>
      <w:r>
        <w:rPr>
          <w:lang w:val="en-US"/>
        </w:rPr>
        <w:br w:type="page"/>
      </w:r>
    </w:p>
    <w:p w14:paraId="3A49F490" w14:textId="180381E5" w:rsidR="00DE67BB" w:rsidRPr="0067199C" w:rsidRDefault="00292FCC" w:rsidP="00292FCC">
      <w:pPr>
        <w:pStyle w:val="Overskrift1"/>
        <w:rPr>
          <w:lang w:val="en-US"/>
        </w:rPr>
      </w:pPr>
      <w:r w:rsidRPr="0067199C">
        <w:rPr>
          <w:lang w:val="en-US"/>
        </w:rPr>
        <w:lastRenderedPageBreak/>
        <w:t>Tables</w:t>
      </w:r>
    </w:p>
    <w:p w14:paraId="20CEF3FC" w14:textId="7E83558C" w:rsidR="000E4E6D" w:rsidRDefault="000E4E6D">
      <w:pPr>
        <w:widowControl w:val="0"/>
        <w:pBdr>
          <w:top w:val="nil"/>
          <w:left w:val="nil"/>
          <w:bottom w:val="nil"/>
          <w:right w:val="nil"/>
          <w:between w:val="nil"/>
        </w:pBdr>
        <w:spacing w:line="240" w:lineRule="auto"/>
        <w:ind w:left="384" w:hanging="384"/>
        <w:rPr>
          <w:lang w:val="en-US"/>
        </w:rPr>
      </w:pPr>
    </w:p>
    <w:p w14:paraId="2D242E30" w14:textId="77777777" w:rsidR="00E55BD4" w:rsidRDefault="00E55BD4">
      <w:pPr>
        <w:widowControl w:val="0"/>
        <w:pBdr>
          <w:top w:val="nil"/>
          <w:left w:val="nil"/>
          <w:bottom w:val="nil"/>
          <w:right w:val="nil"/>
          <w:between w:val="nil"/>
        </w:pBdr>
        <w:spacing w:line="240" w:lineRule="auto"/>
        <w:ind w:left="384" w:hanging="384"/>
        <w:rPr>
          <w:lang w:val="en-US"/>
        </w:rPr>
      </w:pPr>
    </w:p>
    <w:tbl>
      <w:tblPr>
        <w:tblW w:w="9647" w:type="dxa"/>
        <w:tblCellSpacing w:w="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6064"/>
        <w:gridCol w:w="1741"/>
        <w:gridCol w:w="1842"/>
      </w:tblGrid>
      <w:tr w:rsidR="00627D7A" w:rsidRPr="00436BAC" w14:paraId="38D2C8AE" w14:textId="77777777" w:rsidTr="004C2BFB">
        <w:trPr>
          <w:tblCellSpacing w:w="0" w:type="dxa"/>
        </w:trPr>
        <w:tc>
          <w:tcPr>
            <w:tcW w:w="9647" w:type="dxa"/>
            <w:gridSpan w:val="3"/>
            <w:tcBorders>
              <w:bottom w:val="single" w:sz="4" w:space="0" w:color="auto"/>
            </w:tcBorders>
            <w:shd w:val="clear" w:color="auto" w:fill="auto"/>
            <w:vAlign w:val="center"/>
          </w:tcPr>
          <w:p w14:paraId="43B95A87" w14:textId="02142E94" w:rsidR="00627D7A" w:rsidRPr="00436BAC" w:rsidRDefault="00627D7A" w:rsidP="00A3103C">
            <w:pPr>
              <w:rPr>
                <w:sz w:val="20"/>
                <w:szCs w:val="20"/>
                <w:lang w:val="en-US"/>
              </w:rPr>
            </w:pPr>
            <w:r w:rsidRPr="00436BAC">
              <w:rPr>
                <w:sz w:val="20"/>
                <w:szCs w:val="20"/>
                <w:lang w:val="en-US"/>
              </w:rPr>
              <w:t>Table 1.  patient demographics with and without outcome A</w:t>
            </w:r>
            <w:r w:rsidR="004C2BFB" w:rsidRPr="00436BAC">
              <w:rPr>
                <w:sz w:val="20"/>
                <w:szCs w:val="20"/>
                <w:lang w:val="en-US"/>
              </w:rPr>
              <w:t xml:space="preserve"> in the combined test and training dataset</w:t>
            </w:r>
            <w:r w:rsidRPr="00436BAC">
              <w:rPr>
                <w:sz w:val="20"/>
                <w:szCs w:val="20"/>
                <w:lang w:val="en-US"/>
              </w:rPr>
              <w:t>.</w:t>
            </w:r>
          </w:p>
        </w:tc>
      </w:tr>
      <w:tr w:rsidR="004C2BFB" w:rsidRPr="00436BAC" w14:paraId="03DC9DB5" w14:textId="77777777" w:rsidTr="00436BAC">
        <w:trPr>
          <w:tblCellSpacing w:w="0" w:type="dxa"/>
        </w:trPr>
        <w:tc>
          <w:tcPr>
            <w:tcW w:w="6064" w:type="dxa"/>
            <w:tcBorders>
              <w:bottom w:val="single" w:sz="2" w:space="0" w:color="auto"/>
            </w:tcBorders>
            <w:shd w:val="clear" w:color="auto" w:fill="auto"/>
            <w:vAlign w:val="center"/>
            <w:hideMark/>
          </w:tcPr>
          <w:p w14:paraId="4537F753" w14:textId="1FB66EF9" w:rsidR="00DD6AB5" w:rsidRPr="00436BAC" w:rsidRDefault="00775035" w:rsidP="00775035">
            <w:pPr>
              <w:rPr>
                <w:rFonts w:eastAsia="Times New Roman"/>
                <w:sz w:val="20"/>
                <w:szCs w:val="20"/>
                <w:lang w:val="en-US"/>
              </w:rPr>
            </w:pPr>
            <w:r w:rsidRPr="00436BAC">
              <w:rPr>
                <w:rFonts w:eastAsia="Times New Roman"/>
                <w:color w:val="000000"/>
                <w:sz w:val="20"/>
                <w:szCs w:val="20"/>
                <w:lang w:val="en-US"/>
              </w:rPr>
              <w:t>Preoperative c</w:t>
            </w:r>
            <w:r w:rsidR="00627D7A" w:rsidRPr="00436BAC">
              <w:rPr>
                <w:rFonts w:eastAsia="Times New Roman"/>
                <w:color w:val="000000"/>
                <w:sz w:val="20"/>
                <w:szCs w:val="20"/>
                <w:lang w:val="en-US"/>
              </w:rPr>
              <w:t xml:space="preserve">haracteristics </w:t>
            </w:r>
            <w:proofErr w:type="gramStart"/>
            <w:r w:rsidR="00627D7A" w:rsidRPr="00436BAC">
              <w:rPr>
                <w:rFonts w:eastAsia="Times New Roman"/>
                <w:color w:val="000000"/>
                <w:sz w:val="20"/>
                <w:szCs w:val="20"/>
                <w:lang w:val="en-US"/>
              </w:rPr>
              <w:t>n(</w:t>
            </w:r>
            <w:proofErr w:type="gramEnd"/>
            <w:r w:rsidR="00627D7A" w:rsidRPr="00436BAC">
              <w:rPr>
                <w:rFonts w:eastAsia="Times New Roman"/>
                <w:color w:val="000000"/>
                <w:sz w:val="20"/>
                <w:szCs w:val="20"/>
                <w:lang w:val="en-US"/>
              </w:rPr>
              <w:t>%) unless otherwise specified</w:t>
            </w:r>
          </w:p>
        </w:tc>
        <w:tc>
          <w:tcPr>
            <w:tcW w:w="1741" w:type="dxa"/>
            <w:tcBorders>
              <w:bottom w:val="single" w:sz="2" w:space="0" w:color="auto"/>
            </w:tcBorders>
            <w:shd w:val="clear" w:color="auto" w:fill="auto"/>
            <w:vAlign w:val="center"/>
            <w:hideMark/>
          </w:tcPr>
          <w:p w14:paraId="0F180E49" w14:textId="7BB2761D" w:rsidR="00DD6AB5" w:rsidRPr="00436BAC" w:rsidRDefault="00DD6AB5" w:rsidP="00A3103C">
            <w:pPr>
              <w:jc w:val="center"/>
              <w:rPr>
                <w:rFonts w:eastAsia="Times New Roman"/>
                <w:sz w:val="20"/>
                <w:szCs w:val="20"/>
                <w:lang w:val="en-US"/>
              </w:rPr>
            </w:pPr>
            <w:r w:rsidRPr="00436BAC">
              <w:rPr>
                <w:rFonts w:eastAsia="Times New Roman"/>
                <w:sz w:val="20"/>
                <w:szCs w:val="20"/>
                <w:lang w:val="en-US"/>
              </w:rPr>
              <w:t>+outcome A</w:t>
            </w:r>
            <w:r w:rsidR="00A3103C" w:rsidRPr="00436BAC">
              <w:rPr>
                <w:rFonts w:eastAsia="Times New Roman"/>
                <w:sz w:val="20"/>
                <w:szCs w:val="20"/>
                <w:lang w:val="en-US"/>
              </w:rPr>
              <w:t xml:space="preserve"> (n:11</w:t>
            </w:r>
            <w:r w:rsidR="007463C8" w:rsidRPr="00436BAC">
              <w:rPr>
                <w:rFonts w:eastAsia="Times New Roman"/>
                <w:sz w:val="20"/>
                <w:szCs w:val="20"/>
                <w:lang w:val="en-US"/>
              </w:rPr>
              <w:t>80</w:t>
            </w:r>
            <w:r w:rsidR="00A3103C" w:rsidRPr="00436BAC">
              <w:rPr>
                <w:rFonts w:eastAsia="Times New Roman"/>
                <w:sz w:val="20"/>
                <w:szCs w:val="20"/>
                <w:lang w:val="en-US"/>
              </w:rPr>
              <w:t>)</w:t>
            </w:r>
          </w:p>
        </w:tc>
        <w:tc>
          <w:tcPr>
            <w:tcW w:w="1842" w:type="dxa"/>
            <w:tcBorders>
              <w:bottom w:val="single" w:sz="2" w:space="0" w:color="auto"/>
            </w:tcBorders>
            <w:shd w:val="clear" w:color="auto" w:fill="auto"/>
            <w:vAlign w:val="center"/>
            <w:hideMark/>
          </w:tcPr>
          <w:p w14:paraId="28E8C5E9" w14:textId="36A2D7D7" w:rsidR="00DD6AB5" w:rsidRPr="00436BAC" w:rsidRDefault="00DD6AB5" w:rsidP="007463C8">
            <w:pPr>
              <w:jc w:val="center"/>
              <w:rPr>
                <w:rFonts w:eastAsia="Times New Roman"/>
                <w:sz w:val="20"/>
                <w:szCs w:val="20"/>
                <w:lang w:val="en-US"/>
              </w:rPr>
            </w:pPr>
            <w:r w:rsidRPr="00436BAC">
              <w:rPr>
                <w:rFonts w:eastAsia="Times New Roman"/>
                <w:sz w:val="20"/>
                <w:szCs w:val="20"/>
                <w:lang w:val="en-US"/>
              </w:rPr>
              <w:t>-outcome A</w:t>
            </w:r>
            <w:r w:rsidR="00A3103C" w:rsidRPr="00436BAC">
              <w:rPr>
                <w:rFonts w:eastAsia="Times New Roman"/>
                <w:sz w:val="20"/>
                <w:szCs w:val="20"/>
                <w:lang w:val="en-US"/>
              </w:rPr>
              <w:t xml:space="preserve"> (n:</w:t>
            </w:r>
            <w:r w:rsidR="007463C8" w:rsidRPr="00436BAC">
              <w:rPr>
                <w:rFonts w:eastAsia="Times New Roman"/>
                <w:sz w:val="20"/>
                <w:szCs w:val="20"/>
                <w:lang w:val="en-US"/>
              </w:rPr>
              <w:t>20837)</w:t>
            </w:r>
          </w:p>
        </w:tc>
      </w:tr>
      <w:tr w:rsidR="00A3103C" w:rsidRPr="00436BAC" w14:paraId="5B8F32B1" w14:textId="77777777" w:rsidTr="00436BAC">
        <w:trPr>
          <w:tblCellSpacing w:w="0" w:type="dxa"/>
        </w:trPr>
        <w:tc>
          <w:tcPr>
            <w:tcW w:w="6064" w:type="dxa"/>
            <w:tcBorders>
              <w:top w:val="single" w:sz="4" w:space="0" w:color="auto"/>
              <w:bottom w:val="single" w:sz="4" w:space="0" w:color="auto"/>
            </w:tcBorders>
            <w:shd w:val="clear" w:color="auto" w:fill="FFFFFF"/>
          </w:tcPr>
          <w:p w14:paraId="1FF7098B" w14:textId="34BF16A4" w:rsidR="00775035" w:rsidRPr="00436BAC" w:rsidRDefault="004C2BFB" w:rsidP="00775035">
            <w:pPr>
              <w:rPr>
                <w:rFonts w:eastAsia="Times New Roman"/>
                <w:sz w:val="20"/>
                <w:szCs w:val="20"/>
                <w:lang w:val="en-US"/>
              </w:rPr>
            </w:pPr>
            <w:r w:rsidRPr="00436BAC">
              <w:rPr>
                <w:rFonts w:eastAsia="Times New Roman"/>
                <w:color w:val="000000"/>
                <w:sz w:val="20"/>
                <w:szCs w:val="20"/>
                <w:lang w:val="en-US"/>
              </w:rPr>
              <w:t>m</w:t>
            </w:r>
            <w:r w:rsidR="00627D7A" w:rsidRPr="00436BAC">
              <w:rPr>
                <w:rFonts w:eastAsia="Times New Roman"/>
                <w:color w:val="000000"/>
                <w:sz w:val="20"/>
                <w:szCs w:val="20"/>
                <w:lang w:val="en-US"/>
              </w:rPr>
              <w:t>ean a</w:t>
            </w:r>
            <w:r w:rsidR="00CD6E5B" w:rsidRPr="00436BAC">
              <w:rPr>
                <w:rFonts w:eastAsia="Times New Roman"/>
                <w:color w:val="000000"/>
                <w:sz w:val="20"/>
                <w:szCs w:val="20"/>
                <w:lang w:val="en-US"/>
              </w:rPr>
              <w:t>ge</w:t>
            </w:r>
            <w:r w:rsidR="00627D7A" w:rsidRPr="00436BAC">
              <w:rPr>
                <w:rFonts w:eastAsia="Times New Roman"/>
                <w:color w:val="000000"/>
                <w:sz w:val="20"/>
                <w:szCs w:val="20"/>
                <w:lang w:val="en-US"/>
              </w:rPr>
              <w:t xml:space="preserve"> (SD)</w:t>
            </w:r>
          </w:p>
        </w:tc>
        <w:tc>
          <w:tcPr>
            <w:tcW w:w="1741" w:type="dxa"/>
            <w:tcBorders>
              <w:top w:val="single" w:sz="4" w:space="0" w:color="auto"/>
              <w:bottom w:val="single" w:sz="4" w:space="0" w:color="auto"/>
            </w:tcBorders>
            <w:shd w:val="clear" w:color="auto" w:fill="FFFFFF"/>
          </w:tcPr>
          <w:p w14:paraId="6335DE0E" w14:textId="5679289F" w:rsidR="00CD6E5B" w:rsidRPr="00436BAC" w:rsidRDefault="00627D7A" w:rsidP="00A3103C">
            <w:pPr>
              <w:rPr>
                <w:rFonts w:eastAsia="Times New Roman"/>
                <w:sz w:val="20"/>
                <w:szCs w:val="20"/>
                <w:lang w:val="en-US"/>
              </w:rPr>
            </w:pPr>
            <w:r w:rsidRPr="00436BAC">
              <w:rPr>
                <w:rFonts w:eastAsia="Times New Roman"/>
                <w:sz w:val="20"/>
                <w:szCs w:val="20"/>
                <w:lang w:val="en-US"/>
              </w:rPr>
              <w:t>75.0 (68.0-81.0)</w:t>
            </w:r>
          </w:p>
        </w:tc>
        <w:tc>
          <w:tcPr>
            <w:tcW w:w="1842" w:type="dxa"/>
            <w:tcBorders>
              <w:top w:val="single" w:sz="4" w:space="0" w:color="auto"/>
              <w:bottom w:val="single" w:sz="4" w:space="0" w:color="auto"/>
            </w:tcBorders>
            <w:shd w:val="clear" w:color="auto" w:fill="FFFFFF"/>
          </w:tcPr>
          <w:p w14:paraId="2494A0A5" w14:textId="4641CFB4" w:rsidR="00CD6E5B" w:rsidRPr="00436BAC" w:rsidRDefault="00627D7A" w:rsidP="00A3103C">
            <w:pPr>
              <w:rPr>
                <w:rFonts w:eastAsia="Times New Roman"/>
                <w:sz w:val="20"/>
                <w:szCs w:val="20"/>
                <w:lang w:val="en-US"/>
              </w:rPr>
            </w:pPr>
            <w:r w:rsidRPr="00436BAC">
              <w:rPr>
                <w:rFonts w:eastAsia="Times New Roman"/>
                <w:sz w:val="20"/>
                <w:szCs w:val="20"/>
                <w:lang w:val="en-US"/>
              </w:rPr>
              <w:t>69.0 (62.0-75.0)</w:t>
            </w:r>
          </w:p>
        </w:tc>
      </w:tr>
      <w:tr w:rsidR="00775035" w:rsidRPr="00436BAC" w14:paraId="6D78220C" w14:textId="77777777" w:rsidTr="004C2BFB">
        <w:trPr>
          <w:tblCellSpacing w:w="0" w:type="dxa"/>
        </w:trPr>
        <w:tc>
          <w:tcPr>
            <w:tcW w:w="6064" w:type="dxa"/>
            <w:shd w:val="clear" w:color="auto" w:fill="FFFFFF"/>
          </w:tcPr>
          <w:p w14:paraId="470AB8AB" w14:textId="5A1709DD" w:rsidR="00775035" w:rsidRPr="00436BAC" w:rsidRDefault="00775035" w:rsidP="00775035">
            <w:pPr>
              <w:rPr>
                <w:rFonts w:eastAsia="Times New Roman"/>
                <w:sz w:val="20"/>
                <w:szCs w:val="20"/>
                <w:lang w:val="en-US"/>
              </w:rPr>
            </w:pPr>
            <w:r w:rsidRPr="00436BAC">
              <w:rPr>
                <w:rFonts w:eastAsia="Times New Roman"/>
                <w:sz w:val="20"/>
                <w:szCs w:val="20"/>
                <w:lang w:val="en-US"/>
              </w:rPr>
              <w:t>mean number of reimbursed prescriptions</w:t>
            </w:r>
            <w:r w:rsidRPr="00436BAC">
              <w:rPr>
                <w:rFonts w:eastAsia="Times New Roman"/>
                <w:sz w:val="20"/>
                <w:szCs w:val="20"/>
                <w:vertAlign w:val="superscript"/>
                <w:lang w:val="en-US"/>
              </w:rPr>
              <w:t>1</w:t>
            </w:r>
            <w:r w:rsidRPr="00436BAC">
              <w:rPr>
                <w:rFonts w:eastAsia="Times New Roman"/>
                <w:sz w:val="20"/>
                <w:szCs w:val="20"/>
                <w:lang w:val="en-US"/>
              </w:rPr>
              <w:t xml:space="preserve"> (SD)</w:t>
            </w:r>
          </w:p>
        </w:tc>
        <w:tc>
          <w:tcPr>
            <w:tcW w:w="1741" w:type="dxa"/>
            <w:shd w:val="clear" w:color="auto" w:fill="FFFFFF"/>
          </w:tcPr>
          <w:p w14:paraId="015B65D2" w14:textId="1AC919E4" w:rsidR="00775035" w:rsidRPr="00436BAC" w:rsidRDefault="00775035" w:rsidP="00775035">
            <w:pPr>
              <w:rPr>
                <w:rFonts w:eastAsia="Times New Roman"/>
                <w:sz w:val="20"/>
                <w:szCs w:val="20"/>
                <w:lang w:val="en-US"/>
              </w:rPr>
            </w:pPr>
            <w:r w:rsidRPr="00436BAC">
              <w:rPr>
                <w:rFonts w:eastAsia="Times New Roman"/>
                <w:sz w:val="20"/>
                <w:szCs w:val="20"/>
                <w:lang w:val="en-US"/>
              </w:rPr>
              <w:t>3.0 (1.0-4.0)</w:t>
            </w:r>
          </w:p>
        </w:tc>
        <w:tc>
          <w:tcPr>
            <w:tcW w:w="1842" w:type="dxa"/>
            <w:shd w:val="clear" w:color="auto" w:fill="FFFFFF"/>
          </w:tcPr>
          <w:p w14:paraId="2A5DD9C5" w14:textId="2FF2ED3C" w:rsidR="00775035" w:rsidRPr="00436BAC" w:rsidRDefault="00775035" w:rsidP="00775035">
            <w:pPr>
              <w:rPr>
                <w:rFonts w:eastAsia="Times New Roman"/>
                <w:sz w:val="20"/>
                <w:szCs w:val="20"/>
                <w:lang w:val="en-US"/>
              </w:rPr>
            </w:pPr>
            <w:r w:rsidRPr="00436BAC">
              <w:rPr>
                <w:rFonts w:eastAsia="Times New Roman"/>
                <w:sz w:val="20"/>
                <w:szCs w:val="20"/>
                <w:lang w:val="en-US"/>
              </w:rPr>
              <w:t xml:space="preserve"> 2 (0.0-3.0)</w:t>
            </w:r>
          </w:p>
        </w:tc>
      </w:tr>
      <w:tr w:rsidR="00A3103C" w:rsidRPr="00436BAC" w14:paraId="54206EED" w14:textId="77777777" w:rsidTr="004C2BFB">
        <w:trPr>
          <w:tblCellSpacing w:w="0" w:type="dxa"/>
        </w:trPr>
        <w:tc>
          <w:tcPr>
            <w:tcW w:w="6064" w:type="dxa"/>
            <w:shd w:val="clear" w:color="auto" w:fill="FFFFFF"/>
          </w:tcPr>
          <w:p w14:paraId="1F98A51E" w14:textId="1EE74E90" w:rsidR="00CD6E5B" w:rsidRPr="00436BAC" w:rsidRDefault="00CD6E5B" w:rsidP="00A3103C">
            <w:pPr>
              <w:rPr>
                <w:rFonts w:eastAsia="Times New Roman"/>
                <w:sz w:val="20"/>
                <w:szCs w:val="20"/>
                <w:lang w:val="en-US"/>
              </w:rPr>
            </w:pPr>
            <w:r w:rsidRPr="00436BAC">
              <w:rPr>
                <w:rFonts w:eastAsia="Times New Roman"/>
                <w:color w:val="000000"/>
                <w:sz w:val="20"/>
                <w:szCs w:val="20"/>
                <w:lang w:val="en-US"/>
              </w:rPr>
              <w:t>female gender</w:t>
            </w:r>
          </w:p>
        </w:tc>
        <w:tc>
          <w:tcPr>
            <w:tcW w:w="1741" w:type="dxa"/>
            <w:shd w:val="clear" w:color="auto" w:fill="FFFFFF"/>
          </w:tcPr>
          <w:p w14:paraId="3E032A31" w14:textId="0798F0DB" w:rsidR="00CD6E5B" w:rsidRPr="00436BAC" w:rsidRDefault="00627D7A" w:rsidP="00A3103C">
            <w:pPr>
              <w:rPr>
                <w:rFonts w:eastAsia="Times New Roman"/>
                <w:sz w:val="20"/>
                <w:szCs w:val="20"/>
                <w:lang w:val="en-US"/>
              </w:rPr>
            </w:pPr>
            <w:r w:rsidRPr="00436BAC">
              <w:rPr>
                <w:rFonts w:eastAsia="Times New Roman"/>
                <w:sz w:val="20"/>
                <w:szCs w:val="20"/>
                <w:lang w:val="en-US"/>
              </w:rPr>
              <w:t>755 (64.0)</w:t>
            </w:r>
          </w:p>
        </w:tc>
        <w:tc>
          <w:tcPr>
            <w:tcW w:w="1842" w:type="dxa"/>
            <w:shd w:val="clear" w:color="auto" w:fill="FFFFFF"/>
          </w:tcPr>
          <w:p w14:paraId="1A767FC8" w14:textId="6EA96863" w:rsidR="00CD6E5B" w:rsidRPr="00436BAC" w:rsidRDefault="00627D7A" w:rsidP="00A3103C">
            <w:pPr>
              <w:rPr>
                <w:rFonts w:eastAsia="Times New Roman"/>
                <w:sz w:val="20"/>
                <w:szCs w:val="20"/>
                <w:lang w:val="en-US"/>
              </w:rPr>
            </w:pPr>
            <w:r w:rsidRPr="00436BAC">
              <w:rPr>
                <w:rFonts w:eastAsia="Times New Roman"/>
                <w:sz w:val="20"/>
                <w:szCs w:val="20"/>
                <w:lang w:val="en-US"/>
              </w:rPr>
              <w:t>12133 (58.2)</w:t>
            </w:r>
          </w:p>
        </w:tc>
      </w:tr>
      <w:tr w:rsidR="00A3103C" w:rsidRPr="00436BAC" w14:paraId="17891D4C" w14:textId="77777777" w:rsidTr="004C2BFB">
        <w:trPr>
          <w:tblCellSpacing w:w="0" w:type="dxa"/>
        </w:trPr>
        <w:tc>
          <w:tcPr>
            <w:tcW w:w="6064" w:type="dxa"/>
            <w:shd w:val="clear" w:color="auto" w:fill="FFFFFF"/>
          </w:tcPr>
          <w:p w14:paraId="7B4C5EA6" w14:textId="2ABD9F83" w:rsidR="00CD6E5B" w:rsidRPr="00436BAC" w:rsidRDefault="00CD6E5B" w:rsidP="00A3103C">
            <w:pPr>
              <w:rPr>
                <w:rFonts w:eastAsia="Times New Roman"/>
                <w:sz w:val="20"/>
                <w:szCs w:val="20"/>
                <w:lang w:val="en-US"/>
              </w:rPr>
            </w:pPr>
            <w:r w:rsidRPr="00436BAC">
              <w:rPr>
                <w:rFonts w:eastAsia="Times New Roman"/>
                <w:sz w:val="20"/>
                <w:szCs w:val="20"/>
                <w:lang w:val="en-US"/>
              </w:rPr>
              <w:t>THA</w:t>
            </w:r>
          </w:p>
        </w:tc>
        <w:tc>
          <w:tcPr>
            <w:tcW w:w="1741" w:type="dxa"/>
            <w:shd w:val="clear" w:color="auto" w:fill="FFFFFF"/>
          </w:tcPr>
          <w:p w14:paraId="3BD7FD5E" w14:textId="003424A8" w:rsidR="00CD6E5B" w:rsidRPr="00436BAC" w:rsidRDefault="00627D7A" w:rsidP="00A3103C">
            <w:pPr>
              <w:rPr>
                <w:rFonts w:eastAsia="Times New Roman"/>
                <w:sz w:val="20"/>
                <w:szCs w:val="20"/>
                <w:lang w:val="en-US"/>
              </w:rPr>
            </w:pPr>
            <w:r w:rsidRPr="00436BAC">
              <w:rPr>
                <w:rFonts w:eastAsia="Times New Roman"/>
                <w:sz w:val="20"/>
                <w:szCs w:val="20"/>
                <w:lang w:val="en-US"/>
              </w:rPr>
              <w:t>636 (53.9)</w:t>
            </w:r>
          </w:p>
        </w:tc>
        <w:tc>
          <w:tcPr>
            <w:tcW w:w="1842" w:type="dxa"/>
            <w:shd w:val="clear" w:color="auto" w:fill="FFFFFF"/>
          </w:tcPr>
          <w:p w14:paraId="681FCAC0" w14:textId="5F3337BA" w:rsidR="00CD6E5B" w:rsidRPr="00436BAC" w:rsidRDefault="00627D7A" w:rsidP="00A3103C">
            <w:pPr>
              <w:rPr>
                <w:rFonts w:eastAsia="Times New Roman"/>
                <w:sz w:val="20"/>
                <w:szCs w:val="20"/>
                <w:lang w:val="en-US"/>
              </w:rPr>
            </w:pPr>
            <w:r w:rsidRPr="00436BAC">
              <w:rPr>
                <w:rFonts w:eastAsia="Times New Roman"/>
                <w:sz w:val="20"/>
                <w:szCs w:val="20"/>
                <w:lang w:val="en-US"/>
              </w:rPr>
              <w:t>11542 (55.4)</w:t>
            </w:r>
          </w:p>
        </w:tc>
      </w:tr>
      <w:tr w:rsidR="00A3103C" w:rsidRPr="00436BAC" w14:paraId="09D32E12" w14:textId="77777777" w:rsidTr="004C2BFB">
        <w:trPr>
          <w:tblCellSpacing w:w="0" w:type="dxa"/>
        </w:trPr>
        <w:tc>
          <w:tcPr>
            <w:tcW w:w="6064" w:type="dxa"/>
            <w:shd w:val="clear" w:color="auto" w:fill="FFFFFF"/>
          </w:tcPr>
          <w:p w14:paraId="02359A05" w14:textId="3F591695" w:rsidR="00CD6E5B" w:rsidRPr="00436BAC" w:rsidRDefault="004C2BFB" w:rsidP="00A3103C">
            <w:pPr>
              <w:rPr>
                <w:rFonts w:eastAsia="Times New Roman"/>
                <w:sz w:val="20"/>
                <w:szCs w:val="20"/>
                <w:lang w:val="en-US"/>
              </w:rPr>
            </w:pPr>
            <w:r w:rsidRPr="00436BAC">
              <w:rPr>
                <w:rFonts w:eastAsia="Times New Roman"/>
                <w:color w:val="000000"/>
                <w:sz w:val="20"/>
                <w:szCs w:val="20"/>
                <w:lang w:val="en-US"/>
              </w:rPr>
              <w:t>m</w:t>
            </w:r>
            <w:r w:rsidR="00627D7A" w:rsidRPr="00436BAC">
              <w:rPr>
                <w:rFonts w:eastAsia="Times New Roman"/>
                <w:color w:val="000000"/>
                <w:sz w:val="20"/>
                <w:szCs w:val="20"/>
                <w:lang w:val="en-US"/>
              </w:rPr>
              <w:t>ean w</w:t>
            </w:r>
            <w:r w:rsidR="00CD6E5B" w:rsidRPr="00436BAC">
              <w:rPr>
                <w:rFonts w:eastAsia="Times New Roman"/>
                <w:color w:val="000000"/>
                <w:sz w:val="20"/>
                <w:szCs w:val="20"/>
                <w:lang w:val="en-US"/>
              </w:rPr>
              <w:t>eight</w:t>
            </w:r>
            <w:r w:rsidRPr="00436BAC">
              <w:rPr>
                <w:rFonts w:eastAsia="Times New Roman"/>
                <w:color w:val="000000"/>
                <w:sz w:val="20"/>
                <w:szCs w:val="20"/>
                <w:lang w:val="en-US"/>
              </w:rPr>
              <w:t xml:space="preserve"> in kg</w:t>
            </w:r>
            <w:r w:rsidR="00627D7A" w:rsidRPr="00436BAC">
              <w:rPr>
                <w:rFonts w:eastAsia="Times New Roman"/>
                <w:color w:val="000000"/>
                <w:sz w:val="20"/>
                <w:szCs w:val="20"/>
                <w:lang w:val="en-US"/>
              </w:rPr>
              <w:t xml:space="preserve"> (SD)</w:t>
            </w:r>
          </w:p>
        </w:tc>
        <w:tc>
          <w:tcPr>
            <w:tcW w:w="1741" w:type="dxa"/>
            <w:shd w:val="clear" w:color="auto" w:fill="FFFFFF"/>
          </w:tcPr>
          <w:p w14:paraId="5D626823" w14:textId="063CAED4" w:rsidR="00CD6E5B" w:rsidRPr="00436BAC" w:rsidRDefault="004C2BFB" w:rsidP="00A3103C">
            <w:pPr>
              <w:rPr>
                <w:rFonts w:eastAsia="Times New Roman"/>
                <w:sz w:val="20"/>
                <w:szCs w:val="20"/>
                <w:lang w:val="en-US"/>
              </w:rPr>
            </w:pPr>
            <w:r w:rsidRPr="00436BAC">
              <w:rPr>
                <w:rFonts w:eastAsia="Times New Roman"/>
                <w:sz w:val="20"/>
                <w:szCs w:val="20"/>
                <w:lang w:val="en-US"/>
              </w:rPr>
              <w:t>78.0 (67.0-91.0)</w:t>
            </w:r>
          </w:p>
        </w:tc>
        <w:tc>
          <w:tcPr>
            <w:tcW w:w="1842" w:type="dxa"/>
            <w:shd w:val="clear" w:color="auto" w:fill="FFFFFF"/>
          </w:tcPr>
          <w:p w14:paraId="2341FB02" w14:textId="753A8979" w:rsidR="00CD6E5B" w:rsidRPr="00436BAC" w:rsidRDefault="004C2BFB" w:rsidP="00A3103C">
            <w:pPr>
              <w:rPr>
                <w:rFonts w:eastAsia="Times New Roman"/>
                <w:sz w:val="20"/>
                <w:szCs w:val="20"/>
                <w:lang w:val="en-US"/>
              </w:rPr>
            </w:pPr>
            <w:r w:rsidRPr="00436BAC">
              <w:rPr>
                <w:rFonts w:eastAsia="Times New Roman"/>
                <w:sz w:val="20"/>
                <w:szCs w:val="20"/>
                <w:lang w:val="en-US"/>
              </w:rPr>
              <w:t>81 (70.0-93.0)</w:t>
            </w:r>
          </w:p>
        </w:tc>
      </w:tr>
      <w:tr w:rsidR="00A3103C" w:rsidRPr="00436BAC" w14:paraId="32234C54" w14:textId="77777777" w:rsidTr="004C2BFB">
        <w:trPr>
          <w:tblCellSpacing w:w="0" w:type="dxa"/>
        </w:trPr>
        <w:tc>
          <w:tcPr>
            <w:tcW w:w="6064" w:type="dxa"/>
            <w:shd w:val="clear" w:color="auto" w:fill="FFFFFF"/>
          </w:tcPr>
          <w:p w14:paraId="059B2263" w14:textId="6C26274D" w:rsidR="00CD6E5B" w:rsidRPr="00436BAC" w:rsidRDefault="004C2BFB" w:rsidP="00A3103C">
            <w:pPr>
              <w:rPr>
                <w:rFonts w:eastAsia="Times New Roman"/>
                <w:sz w:val="20"/>
                <w:szCs w:val="20"/>
                <w:lang w:val="en-US"/>
              </w:rPr>
            </w:pPr>
            <w:r w:rsidRPr="00436BAC">
              <w:rPr>
                <w:rFonts w:eastAsia="Times New Roman"/>
                <w:color w:val="000000"/>
                <w:sz w:val="20"/>
                <w:szCs w:val="20"/>
                <w:lang w:val="en-US"/>
              </w:rPr>
              <w:t>m</w:t>
            </w:r>
            <w:r w:rsidR="00627D7A" w:rsidRPr="00436BAC">
              <w:rPr>
                <w:rFonts w:eastAsia="Times New Roman"/>
                <w:color w:val="000000"/>
                <w:sz w:val="20"/>
                <w:szCs w:val="20"/>
                <w:lang w:val="en-US"/>
              </w:rPr>
              <w:t>ean h</w:t>
            </w:r>
            <w:r w:rsidR="00CD6E5B" w:rsidRPr="00436BAC">
              <w:rPr>
                <w:rFonts w:eastAsia="Times New Roman"/>
                <w:color w:val="000000"/>
                <w:sz w:val="20"/>
                <w:szCs w:val="20"/>
                <w:lang w:val="en-US"/>
              </w:rPr>
              <w:t>eight</w:t>
            </w:r>
            <w:r w:rsidRPr="00436BAC">
              <w:rPr>
                <w:rFonts w:eastAsia="Times New Roman"/>
                <w:color w:val="000000"/>
                <w:sz w:val="20"/>
                <w:szCs w:val="20"/>
                <w:lang w:val="en-US"/>
              </w:rPr>
              <w:t xml:space="preserve"> in cm</w:t>
            </w:r>
            <w:r w:rsidR="00627D7A" w:rsidRPr="00436BAC">
              <w:rPr>
                <w:rFonts w:eastAsia="Times New Roman"/>
                <w:color w:val="000000"/>
                <w:sz w:val="20"/>
                <w:szCs w:val="20"/>
                <w:lang w:val="en-US"/>
              </w:rPr>
              <w:t xml:space="preserve"> (SD)</w:t>
            </w:r>
          </w:p>
        </w:tc>
        <w:tc>
          <w:tcPr>
            <w:tcW w:w="1741" w:type="dxa"/>
            <w:shd w:val="clear" w:color="auto" w:fill="FFFFFF"/>
          </w:tcPr>
          <w:p w14:paraId="2B82EC22" w14:textId="5CC0C3E5" w:rsidR="00CD6E5B" w:rsidRPr="00436BAC" w:rsidRDefault="004C2BFB" w:rsidP="00A3103C">
            <w:pPr>
              <w:rPr>
                <w:rFonts w:eastAsia="Times New Roman"/>
                <w:sz w:val="20"/>
                <w:szCs w:val="20"/>
                <w:lang w:val="en-US"/>
              </w:rPr>
            </w:pPr>
            <w:r w:rsidRPr="00436BAC">
              <w:rPr>
                <w:rFonts w:eastAsia="Times New Roman"/>
                <w:sz w:val="20"/>
                <w:szCs w:val="20"/>
                <w:lang w:val="en-US"/>
              </w:rPr>
              <w:t>168 (162.0-175.0)</w:t>
            </w:r>
          </w:p>
        </w:tc>
        <w:tc>
          <w:tcPr>
            <w:tcW w:w="1842" w:type="dxa"/>
            <w:shd w:val="clear" w:color="auto" w:fill="FFFFFF"/>
          </w:tcPr>
          <w:p w14:paraId="58A9A8B8" w14:textId="219C0A8E" w:rsidR="00CD6E5B" w:rsidRPr="00436BAC" w:rsidRDefault="004C2BFB" w:rsidP="00A3103C">
            <w:pPr>
              <w:rPr>
                <w:rFonts w:eastAsia="Times New Roman"/>
                <w:sz w:val="20"/>
                <w:szCs w:val="20"/>
                <w:lang w:val="en-US"/>
              </w:rPr>
            </w:pPr>
            <w:r w:rsidRPr="00436BAC">
              <w:rPr>
                <w:rFonts w:eastAsia="Times New Roman"/>
                <w:sz w:val="20"/>
                <w:szCs w:val="20"/>
                <w:lang w:val="en-US"/>
              </w:rPr>
              <w:t>170.0 (164.0-178.0)</w:t>
            </w:r>
          </w:p>
        </w:tc>
      </w:tr>
      <w:tr w:rsidR="00A3103C" w:rsidRPr="00436BAC" w14:paraId="06A4470B" w14:textId="77777777" w:rsidTr="004C2BFB">
        <w:trPr>
          <w:tblCellSpacing w:w="0" w:type="dxa"/>
        </w:trPr>
        <w:tc>
          <w:tcPr>
            <w:tcW w:w="6064" w:type="dxa"/>
            <w:shd w:val="clear" w:color="auto" w:fill="FFFFFF"/>
          </w:tcPr>
          <w:p w14:paraId="0F340BC2" w14:textId="4C6AC1C5" w:rsidR="00CD6E5B" w:rsidRPr="00436BAC" w:rsidRDefault="004C2BFB" w:rsidP="00A3103C">
            <w:pPr>
              <w:rPr>
                <w:rFonts w:eastAsia="Times New Roman"/>
                <w:sz w:val="20"/>
                <w:szCs w:val="20"/>
                <w:lang w:val="en-US"/>
              </w:rPr>
            </w:pPr>
            <w:r w:rsidRPr="00436BAC">
              <w:rPr>
                <w:rFonts w:eastAsia="Times New Roman"/>
                <w:sz w:val="20"/>
                <w:szCs w:val="20"/>
                <w:lang w:val="en-US"/>
              </w:rPr>
              <w:t>mean b</w:t>
            </w:r>
            <w:r w:rsidR="00CD6E5B" w:rsidRPr="00436BAC">
              <w:rPr>
                <w:rFonts w:eastAsia="Times New Roman"/>
                <w:sz w:val="20"/>
                <w:szCs w:val="20"/>
                <w:lang w:val="en-US"/>
              </w:rPr>
              <w:t>ody mass index</w:t>
            </w:r>
            <w:r w:rsidRPr="00436BAC">
              <w:rPr>
                <w:rFonts w:eastAsia="Times New Roman"/>
                <w:sz w:val="20"/>
                <w:szCs w:val="20"/>
                <w:lang w:val="en-US"/>
              </w:rPr>
              <w:t xml:space="preserve"> (SD)</w:t>
            </w:r>
          </w:p>
        </w:tc>
        <w:tc>
          <w:tcPr>
            <w:tcW w:w="1741" w:type="dxa"/>
            <w:shd w:val="clear" w:color="auto" w:fill="FFFFFF"/>
          </w:tcPr>
          <w:p w14:paraId="5AB3D1C4" w14:textId="17EEADD3" w:rsidR="00CD6E5B" w:rsidRPr="00436BAC" w:rsidRDefault="004C2BFB" w:rsidP="00A3103C">
            <w:pPr>
              <w:rPr>
                <w:rFonts w:eastAsia="Times New Roman"/>
                <w:sz w:val="20"/>
                <w:szCs w:val="20"/>
                <w:lang w:val="en-US"/>
              </w:rPr>
            </w:pPr>
            <w:r w:rsidRPr="00436BAC">
              <w:rPr>
                <w:rFonts w:eastAsia="Times New Roman"/>
                <w:sz w:val="20"/>
                <w:szCs w:val="20"/>
                <w:lang w:val="en-US"/>
              </w:rPr>
              <w:t>27.3 (23.9-31.2)</w:t>
            </w:r>
          </w:p>
        </w:tc>
        <w:tc>
          <w:tcPr>
            <w:tcW w:w="1842" w:type="dxa"/>
            <w:shd w:val="clear" w:color="auto" w:fill="FFFFFF"/>
          </w:tcPr>
          <w:p w14:paraId="3F832033" w14:textId="0825F4DE" w:rsidR="00CD6E5B" w:rsidRPr="00436BAC" w:rsidRDefault="004C2BFB" w:rsidP="00A3103C">
            <w:pPr>
              <w:rPr>
                <w:rFonts w:eastAsia="Times New Roman"/>
                <w:sz w:val="20"/>
                <w:szCs w:val="20"/>
                <w:lang w:val="en-US"/>
              </w:rPr>
            </w:pPr>
            <w:r w:rsidRPr="00436BAC">
              <w:rPr>
                <w:rFonts w:eastAsia="Times New Roman"/>
                <w:sz w:val="20"/>
                <w:szCs w:val="20"/>
                <w:lang w:val="en-US"/>
              </w:rPr>
              <w:t>27.5 (24.6-31.1)</w:t>
            </w:r>
          </w:p>
        </w:tc>
      </w:tr>
      <w:tr w:rsidR="00A3103C" w:rsidRPr="00436BAC" w14:paraId="7229014E" w14:textId="77777777" w:rsidTr="004C2BFB">
        <w:trPr>
          <w:tblCellSpacing w:w="0" w:type="dxa"/>
        </w:trPr>
        <w:tc>
          <w:tcPr>
            <w:tcW w:w="6064" w:type="dxa"/>
            <w:shd w:val="clear" w:color="auto" w:fill="FFFFFF"/>
          </w:tcPr>
          <w:p w14:paraId="7651C02C" w14:textId="1DA5097D" w:rsidR="00CD6E5B" w:rsidRPr="00436BAC" w:rsidRDefault="004C2BFB" w:rsidP="00A3103C">
            <w:pPr>
              <w:rPr>
                <w:rFonts w:eastAsia="Times New Roman"/>
                <w:color w:val="000000"/>
                <w:sz w:val="20"/>
                <w:szCs w:val="20"/>
                <w:lang w:val="en-US"/>
              </w:rPr>
            </w:pPr>
            <w:r w:rsidRPr="00436BAC">
              <w:rPr>
                <w:rFonts w:eastAsia="Times New Roman"/>
                <w:color w:val="000000"/>
                <w:sz w:val="20"/>
                <w:szCs w:val="20"/>
                <w:lang w:val="en-US"/>
              </w:rPr>
              <w:t>regular use</w:t>
            </w:r>
            <w:r w:rsidR="00CD6E5B" w:rsidRPr="00436BAC">
              <w:rPr>
                <w:rFonts w:eastAsia="Times New Roman"/>
                <w:color w:val="000000"/>
                <w:sz w:val="20"/>
                <w:szCs w:val="20"/>
                <w:lang w:val="en-US"/>
              </w:rPr>
              <w:t xml:space="preserve"> of walking aid</w:t>
            </w:r>
          </w:p>
          <w:p w14:paraId="674621FF" w14:textId="394643BB" w:rsidR="00CD6E5B" w:rsidRPr="00436BAC" w:rsidRDefault="00CD6E5B" w:rsidP="00A3103C">
            <w:pPr>
              <w:rPr>
                <w:rFonts w:eastAsia="Times New Roman"/>
                <w:sz w:val="20"/>
                <w:szCs w:val="20"/>
                <w:lang w:val="en-US"/>
              </w:rPr>
            </w:pPr>
            <w:r w:rsidRPr="00436BAC">
              <w:rPr>
                <w:rFonts w:eastAsia="Times New Roman"/>
                <w:sz w:val="20"/>
                <w:szCs w:val="20"/>
                <w:lang w:val="en-US"/>
              </w:rPr>
              <w:t>missing</w:t>
            </w:r>
          </w:p>
        </w:tc>
        <w:tc>
          <w:tcPr>
            <w:tcW w:w="1741" w:type="dxa"/>
            <w:shd w:val="clear" w:color="auto" w:fill="FFFFFF"/>
          </w:tcPr>
          <w:p w14:paraId="2C37C9D8" w14:textId="2B58EC49" w:rsidR="00CD6E5B" w:rsidRPr="00436BAC" w:rsidRDefault="00A3103C" w:rsidP="00A3103C">
            <w:pPr>
              <w:rPr>
                <w:rFonts w:eastAsia="Times New Roman"/>
                <w:sz w:val="20"/>
                <w:szCs w:val="20"/>
                <w:lang w:val="en-US"/>
              </w:rPr>
            </w:pPr>
            <w:r w:rsidRPr="00436BAC">
              <w:rPr>
                <w:rFonts w:eastAsia="Times New Roman"/>
                <w:sz w:val="20"/>
                <w:szCs w:val="20"/>
                <w:lang w:val="en-US"/>
              </w:rPr>
              <w:t>552 (46.8)</w:t>
            </w:r>
          </w:p>
          <w:p w14:paraId="08932BE6" w14:textId="2DA20BFF" w:rsidR="00A3103C" w:rsidRPr="00436BAC" w:rsidRDefault="00A3103C" w:rsidP="00A3103C">
            <w:pPr>
              <w:rPr>
                <w:rFonts w:eastAsia="Times New Roman"/>
                <w:sz w:val="20"/>
                <w:szCs w:val="20"/>
                <w:lang w:val="en-US"/>
              </w:rPr>
            </w:pPr>
            <w:r w:rsidRPr="00436BAC">
              <w:rPr>
                <w:rFonts w:eastAsia="Times New Roman"/>
                <w:sz w:val="20"/>
                <w:szCs w:val="20"/>
                <w:lang w:val="en-US"/>
              </w:rPr>
              <w:t>29 (2.5)</w:t>
            </w:r>
          </w:p>
        </w:tc>
        <w:tc>
          <w:tcPr>
            <w:tcW w:w="1842" w:type="dxa"/>
            <w:shd w:val="clear" w:color="auto" w:fill="FFFFFF"/>
          </w:tcPr>
          <w:p w14:paraId="6351D8FB" w14:textId="6500E86D" w:rsidR="00CD6E5B" w:rsidRPr="00436BAC" w:rsidRDefault="00A3103C" w:rsidP="00A3103C">
            <w:pPr>
              <w:rPr>
                <w:rFonts w:eastAsia="Times New Roman"/>
                <w:sz w:val="20"/>
                <w:szCs w:val="20"/>
                <w:lang w:val="en-US"/>
              </w:rPr>
            </w:pPr>
            <w:r w:rsidRPr="00436BAC">
              <w:rPr>
                <w:rFonts w:eastAsia="Times New Roman"/>
                <w:sz w:val="20"/>
                <w:szCs w:val="20"/>
                <w:lang w:val="en-US"/>
              </w:rPr>
              <w:t>4398 (21.5)</w:t>
            </w:r>
          </w:p>
          <w:p w14:paraId="1107DE7D" w14:textId="68BBCADB" w:rsidR="00A3103C" w:rsidRPr="00436BAC" w:rsidRDefault="00A3103C" w:rsidP="00A3103C">
            <w:pPr>
              <w:rPr>
                <w:rFonts w:eastAsia="Times New Roman"/>
                <w:sz w:val="20"/>
                <w:szCs w:val="20"/>
                <w:lang w:val="en-US"/>
              </w:rPr>
            </w:pPr>
            <w:r w:rsidRPr="00436BAC">
              <w:rPr>
                <w:rFonts w:eastAsia="Times New Roman"/>
                <w:sz w:val="20"/>
                <w:szCs w:val="20"/>
                <w:lang w:val="en-US"/>
              </w:rPr>
              <w:t>359 (1.7)</w:t>
            </w:r>
          </w:p>
        </w:tc>
      </w:tr>
      <w:tr w:rsidR="00A3103C" w:rsidRPr="00436BAC" w14:paraId="0F319F03" w14:textId="77777777" w:rsidTr="004C2BFB">
        <w:trPr>
          <w:tblCellSpacing w:w="0" w:type="dxa"/>
        </w:trPr>
        <w:tc>
          <w:tcPr>
            <w:tcW w:w="6064" w:type="dxa"/>
            <w:shd w:val="clear" w:color="auto" w:fill="FFFFFF"/>
          </w:tcPr>
          <w:p w14:paraId="57A13E90" w14:textId="77777777" w:rsidR="00CD6E5B" w:rsidRPr="00436BAC" w:rsidRDefault="00CD6E5B" w:rsidP="00A3103C">
            <w:pPr>
              <w:rPr>
                <w:rFonts w:eastAsia="Times New Roman"/>
                <w:sz w:val="20"/>
                <w:szCs w:val="20"/>
                <w:lang w:val="en-US"/>
              </w:rPr>
            </w:pPr>
            <w:r w:rsidRPr="00436BAC">
              <w:rPr>
                <w:rFonts w:eastAsia="Times New Roman"/>
                <w:sz w:val="20"/>
                <w:szCs w:val="20"/>
                <w:lang w:val="en-US"/>
              </w:rPr>
              <w:t>living alone</w:t>
            </w:r>
          </w:p>
          <w:p w14:paraId="5FEA0E26" w14:textId="77777777" w:rsidR="00CD6E5B" w:rsidRPr="00436BAC" w:rsidRDefault="00CD6E5B" w:rsidP="00A3103C">
            <w:pPr>
              <w:rPr>
                <w:rFonts w:eastAsia="Times New Roman"/>
                <w:sz w:val="20"/>
                <w:szCs w:val="20"/>
                <w:lang w:val="en-US"/>
              </w:rPr>
            </w:pPr>
            <w:r w:rsidRPr="00436BAC">
              <w:rPr>
                <w:rFonts w:eastAsia="Times New Roman"/>
                <w:sz w:val="20"/>
                <w:szCs w:val="20"/>
                <w:lang w:val="en-US"/>
              </w:rPr>
              <w:t>with others</w:t>
            </w:r>
          </w:p>
          <w:p w14:paraId="312DC0F7" w14:textId="77777777" w:rsidR="00CD6E5B" w:rsidRPr="00436BAC" w:rsidRDefault="00CD6E5B" w:rsidP="00A3103C">
            <w:pPr>
              <w:rPr>
                <w:rFonts w:eastAsia="Times New Roman"/>
                <w:sz w:val="20"/>
                <w:szCs w:val="20"/>
                <w:lang w:val="en-US"/>
              </w:rPr>
            </w:pPr>
            <w:r w:rsidRPr="00436BAC">
              <w:rPr>
                <w:rFonts w:eastAsia="Times New Roman"/>
                <w:sz w:val="20"/>
                <w:szCs w:val="20"/>
                <w:lang w:val="en-US"/>
              </w:rPr>
              <w:t>institution</w:t>
            </w:r>
          </w:p>
          <w:p w14:paraId="2A23F543" w14:textId="4350928E" w:rsidR="00CD6E5B" w:rsidRPr="00436BAC" w:rsidRDefault="00CD6E5B" w:rsidP="00A3103C">
            <w:pPr>
              <w:rPr>
                <w:rFonts w:eastAsia="Times New Roman"/>
                <w:sz w:val="20"/>
                <w:szCs w:val="20"/>
                <w:lang w:val="en-US"/>
              </w:rPr>
            </w:pPr>
            <w:r w:rsidRPr="00436BAC">
              <w:rPr>
                <w:rFonts w:eastAsia="Times New Roman"/>
                <w:sz w:val="20"/>
                <w:szCs w:val="20"/>
                <w:lang w:val="en-US"/>
              </w:rPr>
              <w:t>missing</w:t>
            </w:r>
          </w:p>
        </w:tc>
        <w:tc>
          <w:tcPr>
            <w:tcW w:w="1741" w:type="dxa"/>
            <w:shd w:val="clear" w:color="auto" w:fill="FFFFFF"/>
          </w:tcPr>
          <w:p w14:paraId="618CB4AF" w14:textId="77777777" w:rsidR="00CD6E5B" w:rsidRPr="00436BAC" w:rsidRDefault="00A3103C" w:rsidP="00A3103C">
            <w:pPr>
              <w:rPr>
                <w:rFonts w:eastAsia="Times New Roman"/>
                <w:sz w:val="20"/>
                <w:szCs w:val="20"/>
                <w:lang w:val="en-US"/>
              </w:rPr>
            </w:pPr>
            <w:r w:rsidRPr="00436BAC">
              <w:rPr>
                <w:rFonts w:eastAsia="Times New Roman"/>
                <w:sz w:val="20"/>
                <w:szCs w:val="20"/>
                <w:lang w:val="en-US"/>
              </w:rPr>
              <w:t>578 (49.0)</w:t>
            </w:r>
          </w:p>
          <w:p w14:paraId="2D96FD2E" w14:textId="77777777" w:rsidR="00A3103C" w:rsidRPr="00436BAC" w:rsidRDefault="00A3103C" w:rsidP="00A3103C">
            <w:pPr>
              <w:rPr>
                <w:rFonts w:eastAsia="Times New Roman"/>
                <w:sz w:val="20"/>
                <w:szCs w:val="20"/>
                <w:lang w:val="en-US"/>
              </w:rPr>
            </w:pPr>
            <w:r w:rsidRPr="00436BAC">
              <w:rPr>
                <w:rFonts w:eastAsia="Times New Roman"/>
                <w:sz w:val="20"/>
                <w:szCs w:val="20"/>
                <w:lang w:val="en-US"/>
              </w:rPr>
              <w:t>571 (48.4)</w:t>
            </w:r>
          </w:p>
          <w:p w14:paraId="4876E2D3" w14:textId="77777777" w:rsidR="00A3103C" w:rsidRPr="00436BAC" w:rsidRDefault="00A3103C" w:rsidP="00A3103C">
            <w:pPr>
              <w:rPr>
                <w:rFonts w:eastAsia="Times New Roman"/>
                <w:sz w:val="20"/>
                <w:szCs w:val="20"/>
                <w:lang w:val="en-US"/>
              </w:rPr>
            </w:pPr>
            <w:r w:rsidRPr="00436BAC">
              <w:rPr>
                <w:rFonts w:eastAsia="Times New Roman"/>
                <w:sz w:val="20"/>
                <w:szCs w:val="20"/>
                <w:lang w:val="en-US"/>
              </w:rPr>
              <w:t>24 (2.0)</w:t>
            </w:r>
          </w:p>
          <w:p w14:paraId="4084E2C8" w14:textId="5B9A21C4" w:rsidR="00A3103C" w:rsidRPr="00436BAC" w:rsidRDefault="00A3103C" w:rsidP="00A3103C">
            <w:pPr>
              <w:rPr>
                <w:rFonts w:eastAsia="Times New Roman"/>
                <w:sz w:val="20"/>
                <w:szCs w:val="20"/>
                <w:lang w:val="en-US"/>
              </w:rPr>
            </w:pPr>
            <w:r w:rsidRPr="00436BAC">
              <w:rPr>
                <w:rFonts w:eastAsia="Times New Roman"/>
                <w:sz w:val="20"/>
                <w:szCs w:val="20"/>
                <w:lang w:val="en-US"/>
              </w:rPr>
              <w:t>7 (0.6)</w:t>
            </w:r>
          </w:p>
        </w:tc>
        <w:tc>
          <w:tcPr>
            <w:tcW w:w="1842" w:type="dxa"/>
            <w:shd w:val="clear" w:color="auto" w:fill="FFFFFF"/>
          </w:tcPr>
          <w:p w14:paraId="5FC80979" w14:textId="77777777" w:rsidR="00CD6E5B" w:rsidRPr="00436BAC" w:rsidRDefault="00A3103C" w:rsidP="00A3103C">
            <w:pPr>
              <w:rPr>
                <w:rFonts w:eastAsia="Times New Roman"/>
                <w:sz w:val="20"/>
                <w:szCs w:val="20"/>
                <w:lang w:val="en-US"/>
              </w:rPr>
            </w:pPr>
            <w:r w:rsidRPr="00436BAC">
              <w:rPr>
                <w:rFonts w:eastAsia="Times New Roman"/>
                <w:sz w:val="20"/>
                <w:szCs w:val="20"/>
                <w:lang w:val="en-US"/>
              </w:rPr>
              <w:t>6717 (32.2)</w:t>
            </w:r>
          </w:p>
          <w:p w14:paraId="79F153B5" w14:textId="77777777" w:rsidR="00A3103C" w:rsidRPr="00436BAC" w:rsidRDefault="00A3103C" w:rsidP="00A3103C">
            <w:pPr>
              <w:rPr>
                <w:rFonts w:eastAsia="Times New Roman"/>
                <w:sz w:val="20"/>
                <w:szCs w:val="20"/>
                <w:lang w:val="en-US"/>
              </w:rPr>
            </w:pPr>
            <w:r w:rsidRPr="00436BAC">
              <w:rPr>
                <w:rFonts w:eastAsia="Times New Roman"/>
                <w:sz w:val="20"/>
                <w:szCs w:val="20"/>
                <w:lang w:val="en-US"/>
              </w:rPr>
              <w:t>13869 (66.6)</w:t>
            </w:r>
          </w:p>
          <w:p w14:paraId="38C4C821" w14:textId="77777777" w:rsidR="00A3103C" w:rsidRPr="00436BAC" w:rsidRDefault="00A3103C" w:rsidP="00A3103C">
            <w:pPr>
              <w:rPr>
                <w:rFonts w:eastAsia="Times New Roman"/>
                <w:sz w:val="20"/>
                <w:szCs w:val="20"/>
                <w:lang w:val="en-US"/>
              </w:rPr>
            </w:pPr>
            <w:r w:rsidRPr="00436BAC">
              <w:rPr>
                <w:rFonts w:eastAsia="Times New Roman"/>
                <w:sz w:val="20"/>
                <w:szCs w:val="20"/>
                <w:lang w:val="en-US"/>
              </w:rPr>
              <w:t>113 (0.5)</w:t>
            </w:r>
          </w:p>
          <w:p w14:paraId="44FCEB85" w14:textId="2EA602B9" w:rsidR="00A3103C" w:rsidRPr="00436BAC" w:rsidRDefault="00A3103C" w:rsidP="00A3103C">
            <w:pPr>
              <w:rPr>
                <w:rFonts w:eastAsia="Times New Roman"/>
                <w:sz w:val="20"/>
                <w:szCs w:val="20"/>
                <w:lang w:val="en-US"/>
              </w:rPr>
            </w:pPr>
            <w:r w:rsidRPr="00436BAC">
              <w:rPr>
                <w:rFonts w:eastAsia="Times New Roman"/>
                <w:sz w:val="20"/>
                <w:szCs w:val="20"/>
                <w:lang w:val="en-US"/>
              </w:rPr>
              <w:t>138 (0.7)</w:t>
            </w:r>
          </w:p>
        </w:tc>
      </w:tr>
      <w:tr w:rsidR="00A3103C" w:rsidRPr="00436BAC" w14:paraId="32EBD09B" w14:textId="77777777" w:rsidTr="004C2BFB">
        <w:trPr>
          <w:tblCellSpacing w:w="0" w:type="dxa"/>
        </w:trPr>
        <w:tc>
          <w:tcPr>
            <w:tcW w:w="6064" w:type="dxa"/>
            <w:shd w:val="clear" w:color="auto" w:fill="FFFFFF"/>
          </w:tcPr>
          <w:p w14:paraId="34C4AE78" w14:textId="0B23048D" w:rsidR="00CD6E5B" w:rsidRPr="00436BAC" w:rsidRDefault="00A3103C" w:rsidP="00A3103C">
            <w:pPr>
              <w:rPr>
                <w:rFonts w:eastAsia="Times New Roman"/>
                <w:sz w:val="20"/>
                <w:szCs w:val="20"/>
                <w:lang w:val="en-US"/>
              </w:rPr>
            </w:pPr>
            <w:r w:rsidRPr="00436BAC">
              <w:rPr>
                <w:rFonts w:eastAsia="Times New Roman"/>
                <w:sz w:val="20"/>
                <w:szCs w:val="20"/>
                <w:lang w:val="en-US"/>
              </w:rPr>
              <w:t>h</w:t>
            </w:r>
            <w:r w:rsidR="00930DDC" w:rsidRPr="00436BAC">
              <w:rPr>
                <w:rFonts w:eastAsia="Times New Roman"/>
                <w:sz w:val="20"/>
                <w:szCs w:val="20"/>
                <w:lang w:val="en-US"/>
              </w:rPr>
              <w:t>emoglobin</w:t>
            </w:r>
          </w:p>
          <w:p w14:paraId="7DADFF71" w14:textId="054A7C94" w:rsidR="00A3103C" w:rsidRPr="00436BAC" w:rsidRDefault="00A3103C" w:rsidP="00A3103C">
            <w:pPr>
              <w:rPr>
                <w:rFonts w:eastAsia="Times New Roman"/>
                <w:sz w:val="20"/>
                <w:szCs w:val="20"/>
                <w:lang w:val="en-US"/>
              </w:rPr>
            </w:pPr>
            <w:r w:rsidRPr="00436BAC">
              <w:rPr>
                <w:rFonts w:eastAsia="Times New Roman"/>
                <w:sz w:val="20"/>
                <w:szCs w:val="20"/>
                <w:lang w:val="en-US"/>
              </w:rPr>
              <w:t>missing</w:t>
            </w:r>
          </w:p>
        </w:tc>
        <w:tc>
          <w:tcPr>
            <w:tcW w:w="1741" w:type="dxa"/>
            <w:shd w:val="clear" w:color="auto" w:fill="FFFFFF"/>
          </w:tcPr>
          <w:p w14:paraId="38176EF3" w14:textId="77777777" w:rsidR="00CD6E5B" w:rsidRPr="00436BAC" w:rsidRDefault="00A3103C" w:rsidP="00A3103C">
            <w:pPr>
              <w:rPr>
                <w:rFonts w:eastAsia="Times New Roman"/>
                <w:sz w:val="20"/>
                <w:szCs w:val="20"/>
                <w:lang w:val="en-US"/>
              </w:rPr>
            </w:pPr>
            <w:r w:rsidRPr="00436BAC">
              <w:rPr>
                <w:rFonts w:eastAsia="Times New Roman"/>
                <w:sz w:val="20"/>
                <w:szCs w:val="20"/>
                <w:lang w:val="en-US"/>
              </w:rPr>
              <w:t>8.2 (7.7-8.8)</w:t>
            </w:r>
          </w:p>
          <w:p w14:paraId="172D8B96" w14:textId="68D22889" w:rsidR="00A3103C" w:rsidRPr="00436BAC" w:rsidRDefault="007463C8" w:rsidP="00A3103C">
            <w:pPr>
              <w:rPr>
                <w:rFonts w:eastAsia="Times New Roman"/>
                <w:sz w:val="20"/>
                <w:szCs w:val="20"/>
                <w:lang w:val="en-US"/>
              </w:rPr>
            </w:pPr>
            <w:r w:rsidRPr="00436BAC">
              <w:rPr>
                <w:rFonts w:eastAsia="Times New Roman"/>
                <w:sz w:val="20"/>
                <w:szCs w:val="20"/>
                <w:lang w:val="en-US"/>
              </w:rPr>
              <w:t>11 (0.9)</w:t>
            </w:r>
          </w:p>
        </w:tc>
        <w:tc>
          <w:tcPr>
            <w:tcW w:w="1842" w:type="dxa"/>
            <w:shd w:val="clear" w:color="auto" w:fill="FFFFFF"/>
          </w:tcPr>
          <w:p w14:paraId="41F3E94A" w14:textId="77777777" w:rsidR="00CD6E5B" w:rsidRPr="00436BAC" w:rsidRDefault="00A3103C" w:rsidP="00A3103C">
            <w:pPr>
              <w:rPr>
                <w:rFonts w:eastAsia="Times New Roman"/>
                <w:sz w:val="20"/>
                <w:szCs w:val="20"/>
                <w:lang w:val="en-US"/>
              </w:rPr>
            </w:pPr>
            <w:r w:rsidRPr="00436BAC">
              <w:rPr>
                <w:rFonts w:eastAsia="Times New Roman"/>
                <w:sz w:val="20"/>
                <w:szCs w:val="20"/>
                <w:lang w:val="en-US"/>
              </w:rPr>
              <w:t>8.6 (8.1-9.2)</w:t>
            </w:r>
          </w:p>
          <w:p w14:paraId="4950C4F2" w14:textId="5B964F69" w:rsidR="007463C8" w:rsidRPr="00436BAC" w:rsidRDefault="007463C8" w:rsidP="00A3103C">
            <w:pPr>
              <w:rPr>
                <w:rFonts w:eastAsia="Times New Roman"/>
                <w:sz w:val="20"/>
                <w:szCs w:val="20"/>
                <w:lang w:val="en-US"/>
              </w:rPr>
            </w:pPr>
            <w:r w:rsidRPr="00436BAC">
              <w:rPr>
                <w:rFonts w:eastAsia="Times New Roman"/>
                <w:sz w:val="20"/>
                <w:szCs w:val="20"/>
                <w:lang w:val="en-US"/>
              </w:rPr>
              <w:t>314 (1.5)</w:t>
            </w:r>
          </w:p>
        </w:tc>
      </w:tr>
      <w:tr w:rsidR="00A3103C" w:rsidRPr="00436BAC" w14:paraId="4A870D24" w14:textId="77777777" w:rsidTr="004C2BFB">
        <w:trPr>
          <w:tblCellSpacing w:w="0" w:type="dxa"/>
        </w:trPr>
        <w:tc>
          <w:tcPr>
            <w:tcW w:w="6064" w:type="dxa"/>
            <w:shd w:val="clear" w:color="auto" w:fill="FFFFFF"/>
          </w:tcPr>
          <w:p w14:paraId="4BF44094" w14:textId="77777777" w:rsidR="00CD6E5B" w:rsidRPr="00436BAC" w:rsidRDefault="00CD6E5B" w:rsidP="00A3103C">
            <w:pPr>
              <w:rPr>
                <w:rFonts w:eastAsia="Times New Roman"/>
                <w:color w:val="000000"/>
                <w:sz w:val="20"/>
                <w:szCs w:val="20"/>
                <w:lang w:val="en-US"/>
              </w:rPr>
            </w:pPr>
            <w:r w:rsidRPr="00436BAC">
              <w:rPr>
                <w:rFonts w:eastAsia="Times New Roman"/>
                <w:color w:val="000000"/>
                <w:sz w:val="20"/>
                <w:szCs w:val="20"/>
                <w:lang w:val="en-US"/>
              </w:rPr>
              <w:t>&gt;2 units of alcohol/day</w:t>
            </w:r>
          </w:p>
          <w:p w14:paraId="1BAE9D55" w14:textId="745E51A4" w:rsidR="00CD6E5B" w:rsidRPr="00436BAC" w:rsidRDefault="00CD6E5B" w:rsidP="00A3103C">
            <w:pPr>
              <w:rPr>
                <w:rFonts w:eastAsia="Times New Roman"/>
                <w:sz w:val="20"/>
                <w:szCs w:val="20"/>
                <w:lang w:val="en-US"/>
              </w:rPr>
            </w:pPr>
            <w:r w:rsidRPr="00436BAC">
              <w:rPr>
                <w:rFonts w:eastAsia="Times New Roman"/>
                <w:sz w:val="20"/>
                <w:szCs w:val="20"/>
                <w:lang w:val="en-US"/>
              </w:rPr>
              <w:t>missing</w:t>
            </w:r>
          </w:p>
        </w:tc>
        <w:tc>
          <w:tcPr>
            <w:tcW w:w="1741" w:type="dxa"/>
            <w:shd w:val="clear" w:color="auto" w:fill="FFFFFF"/>
          </w:tcPr>
          <w:p w14:paraId="5C519EAB" w14:textId="77777777" w:rsidR="00CD6E5B" w:rsidRPr="00436BAC" w:rsidRDefault="007463C8" w:rsidP="00A3103C">
            <w:pPr>
              <w:rPr>
                <w:rFonts w:eastAsia="Times New Roman"/>
                <w:sz w:val="20"/>
                <w:szCs w:val="20"/>
                <w:lang w:val="en-US"/>
              </w:rPr>
            </w:pPr>
            <w:r w:rsidRPr="00436BAC">
              <w:rPr>
                <w:rFonts w:eastAsia="Times New Roman"/>
                <w:sz w:val="20"/>
                <w:szCs w:val="20"/>
                <w:lang w:val="en-US"/>
              </w:rPr>
              <w:t>79 (6.7)</w:t>
            </w:r>
          </w:p>
          <w:p w14:paraId="14D68340" w14:textId="37AA9633" w:rsidR="007463C8" w:rsidRPr="00436BAC" w:rsidRDefault="007463C8" w:rsidP="00A3103C">
            <w:pPr>
              <w:rPr>
                <w:rFonts w:eastAsia="Times New Roman"/>
                <w:sz w:val="20"/>
                <w:szCs w:val="20"/>
                <w:lang w:val="en-US"/>
              </w:rPr>
            </w:pPr>
            <w:r w:rsidRPr="00436BAC">
              <w:rPr>
                <w:rFonts w:eastAsia="Times New Roman"/>
                <w:sz w:val="20"/>
                <w:szCs w:val="20"/>
                <w:lang w:val="en-US"/>
              </w:rPr>
              <w:t>10 (0.8)</w:t>
            </w:r>
          </w:p>
        </w:tc>
        <w:tc>
          <w:tcPr>
            <w:tcW w:w="1842" w:type="dxa"/>
            <w:shd w:val="clear" w:color="auto" w:fill="FFFFFF"/>
          </w:tcPr>
          <w:p w14:paraId="7735A9C6" w14:textId="77777777" w:rsidR="00CD6E5B" w:rsidRPr="00436BAC" w:rsidRDefault="007463C8" w:rsidP="00A3103C">
            <w:pPr>
              <w:rPr>
                <w:rFonts w:eastAsia="Times New Roman"/>
                <w:sz w:val="20"/>
                <w:szCs w:val="20"/>
                <w:lang w:val="en-US"/>
              </w:rPr>
            </w:pPr>
            <w:r w:rsidRPr="00436BAC">
              <w:rPr>
                <w:rFonts w:eastAsia="Times New Roman"/>
                <w:sz w:val="20"/>
                <w:szCs w:val="20"/>
                <w:lang w:val="en-US"/>
              </w:rPr>
              <w:t>1589 (7.6)</w:t>
            </w:r>
          </w:p>
          <w:p w14:paraId="0475D8AA" w14:textId="017515B4" w:rsidR="007463C8" w:rsidRPr="00436BAC" w:rsidRDefault="007463C8" w:rsidP="00A3103C">
            <w:pPr>
              <w:rPr>
                <w:rFonts w:eastAsia="Times New Roman"/>
                <w:sz w:val="20"/>
                <w:szCs w:val="20"/>
                <w:lang w:val="en-US"/>
              </w:rPr>
            </w:pPr>
            <w:r w:rsidRPr="00436BAC">
              <w:rPr>
                <w:rFonts w:eastAsia="Times New Roman"/>
                <w:sz w:val="20"/>
                <w:szCs w:val="20"/>
                <w:lang w:val="en-US"/>
              </w:rPr>
              <w:t>174 (0.8)</w:t>
            </w:r>
          </w:p>
        </w:tc>
      </w:tr>
      <w:tr w:rsidR="00A3103C" w:rsidRPr="00436BAC" w14:paraId="44DB5BF8" w14:textId="77777777" w:rsidTr="004C2BFB">
        <w:trPr>
          <w:tblCellSpacing w:w="0" w:type="dxa"/>
        </w:trPr>
        <w:tc>
          <w:tcPr>
            <w:tcW w:w="6064" w:type="dxa"/>
            <w:shd w:val="clear" w:color="auto" w:fill="FFFFFF"/>
          </w:tcPr>
          <w:p w14:paraId="616F05A6" w14:textId="58361EA1" w:rsidR="00CD6E5B" w:rsidRPr="00436BAC" w:rsidRDefault="00CD6E5B" w:rsidP="00A3103C">
            <w:pPr>
              <w:rPr>
                <w:rFonts w:eastAsia="Times New Roman"/>
                <w:color w:val="000000"/>
                <w:sz w:val="20"/>
                <w:szCs w:val="20"/>
                <w:lang w:val="en-US"/>
              </w:rPr>
            </w:pPr>
            <w:r w:rsidRPr="00436BAC">
              <w:rPr>
                <w:rFonts w:eastAsia="Times New Roman"/>
                <w:color w:val="000000"/>
                <w:sz w:val="20"/>
                <w:szCs w:val="20"/>
                <w:lang w:val="en-US"/>
              </w:rPr>
              <w:t>active smoker</w:t>
            </w:r>
          </w:p>
          <w:p w14:paraId="3A100BB3" w14:textId="7B38A1EB" w:rsidR="00CD6E5B" w:rsidRPr="00436BAC" w:rsidRDefault="00CD6E5B" w:rsidP="00A3103C">
            <w:pPr>
              <w:rPr>
                <w:rFonts w:eastAsia="Times New Roman"/>
                <w:sz w:val="20"/>
                <w:szCs w:val="20"/>
                <w:lang w:val="en-US"/>
              </w:rPr>
            </w:pPr>
            <w:r w:rsidRPr="00436BAC">
              <w:rPr>
                <w:rFonts w:eastAsia="Times New Roman"/>
                <w:sz w:val="20"/>
                <w:szCs w:val="20"/>
                <w:lang w:val="en-US"/>
              </w:rPr>
              <w:t>missing</w:t>
            </w:r>
          </w:p>
        </w:tc>
        <w:tc>
          <w:tcPr>
            <w:tcW w:w="1741" w:type="dxa"/>
            <w:shd w:val="clear" w:color="auto" w:fill="FFFFFF"/>
          </w:tcPr>
          <w:p w14:paraId="274413C2" w14:textId="77777777" w:rsidR="00CD6E5B" w:rsidRPr="00436BAC" w:rsidRDefault="007463C8" w:rsidP="00A3103C">
            <w:pPr>
              <w:rPr>
                <w:rFonts w:eastAsia="Times New Roman"/>
                <w:sz w:val="20"/>
                <w:szCs w:val="20"/>
                <w:lang w:val="en-US"/>
              </w:rPr>
            </w:pPr>
            <w:r w:rsidRPr="00436BAC">
              <w:rPr>
                <w:rFonts w:eastAsia="Times New Roman"/>
                <w:sz w:val="20"/>
                <w:szCs w:val="20"/>
                <w:lang w:val="en-US"/>
              </w:rPr>
              <w:t>130 (11.0)</w:t>
            </w:r>
          </w:p>
          <w:p w14:paraId="149DA1E7" w14:textId="5F7AB249" w:rsidR="007463C8" w:rsidRPr="00436BAC" w:rsidRDefault="007463C8" w:rsidP="00A3103C">
            <w:pPr>
              <w:rPr>
                <w:rFonts w:eastAsia="Times New Roman"/>
                <w:sz w:val="20"/>
                <w:szCs w:val="20"/>
                <w:lang w:val="en-US"/>
              </w:rPr>
            </w:pPr>
            <w:r w:rsidRPr="00436BAC">
              <w:rPr>
                <w:rFonts w:eastAsia="Times New Roman"/>
                <w:sz w:val="20"/>
                <w:szCs w:val="20"/>
                <w:lang w:val="en-US"/>
              </w:rPr>
              <w:t>11 (0.9)</w:t>
            </w:r>
          </w:p>
        </w:tc>
        <w:tc>
          <w:tcPr>
            <w:tcW w:w="1842" w:type="dxa"/>
            <w:shd w:val="clear" w:color="auto" w:fill="FFFFFF"/>
          </w:tcPr>
          <w:p w14:paraId="3051A38F" w14:textId="77777777" w:rsidR="00CD6E5B" w:rsidRPr="00436BAC" w:rsidRDefault="007463C8" w:rsidP="00A3103C">
            <w:pPr>
              <w:rPr>
                <w:rFonts w:eastAsia="Times New Roman"/>
                <w:sz w:val="20"/>
                <w:szCs w:val="20"/>
                <w:lang w:val="en-US"/>
              </w:rPr>
            </w:pPr>
            <w:r w:rsidRPr="00436BAC">
              <w:rPr>
                <w:rFonts w:eastAsia="Times New Roman"/>
                <w:sz w:val="20"/>
                <w:szCs w:val="20"/>
                <w:lang w:val="en-US"/>
              </w:rPr>
              <w:t>2751 (13.2)</w:t>
            </w:r>
          </w:p>
          <w:p w14:paraId="7E58E684" w14:textId="70688379" w:rsidR="007463C8" w:rsidRPr="00436BAC" w:rsidRDefault="007463C8" w:rsidP="00A3103C">
            <w:pPr>
              <w:rPr>
                <w:rFonts w:eastAsia="Times New Roman"/>
                <w:sz w:val="20"/>
                <w:szCs w:val="20"/>
                <w:lang w:val="en-US"/>
              </w:rPr>
            </w:pPr>
            <w:r w:rsidRPr="00436BAC">
              <w:rPr>
                <w:rFonts w:eastAsia="Times New Roman"/>
                <w:sz w:val="20"/>
                <w:szCs w:val="20"/>
                <w:lang w:val="en-US"/>
              </w:rPr>
              <w:t>141 (0.7)</w:t>
            </w:r>
          </w:p>
        </w:tc>
      </w:tr>
      <w:tr w:rsidR="00A3103C" w:rsidRPr="00436BAC" w14:paraId="6821C7EE" w14:textId="77777777" w:rsidTr="004C2BFB">
        <w:trPr>
          <w:tblCellSpacing w:w="0" w:type="dxa"/>
        </w:trPr>
        <w:tc>
          <w:tcPr>
            <w:tcW w:w="6064" w:type="dxa"/>
            <w:shd w:val="clear" w:color="auto" w:fill="FFFFFF"/>
          </w:tcPr>
          <w:p w14:paraId="46A8B4CC" w14:textId="668CC7E0" w:rsidR="00CD6E5B" w:rsidRPr="00436BAC" w:rsidRDefault="00DA41A1" w:rsidP="00A3103C">
            <w:pPr>
              <w:rPr>
                <w:rFonts w:eastAsia="Times New Roman"/>
                <w:color w:val="000000"/>
                <w:sz w:val="20"/>
                <w:szCs w:val="20"/>
                <w:lang w:val="en-US"/>
              </w:rPr>
            </w:pPr>
            <w:r w:rsidRPr="00436BAC">
              <w:rPr>
                <w:rFonts w:eastAsia="Times New Roman"/>
                <w:color w:val="000000"/>
                <w:sz w:val="20"/>
                <w:szCs w:val="20"/>
                <w:lang w:val="en-US"/>
              </w:rPr>
              <w:t>c</w:t>
            </w:r>
            <w:r w:rsidR="00CD6E5B" w:rsidRPr="00436BAC">
              <w:rPr>
                <w:rFonts w:eastAsia="Times New Roman"/>
                <w:color w:val="000000"/>
                <w:sz w:val="20"/>
                <w:szCs w:val="20"/>
                <w:lang w:val="en-US"/>
              </w:rPr>
              <w:t>ardiac disease</w:t>
            </w:r>
          </w:p>
          <w:p w14:paraId="2E640CDD" w14:textId="512CDCD6" w:rsidR="00CD6E5B" w:rsidRPr="00436BAC" w:rsidRDefault="00CD6E5B" w:rsidP="00A3103C">
            <w:pPr>
              <w:rPr>
                <w:rFonts w:eastAsia="Times New Roman"/>
                <w:sz w:val="20"/>
                <w:szCs w:val="20"/>
                <w:lang w:val="en-US"/>
              </w:rPr>
            </w:pPr>
            <w:r w:rsidRPr="00436BAC">
              <w:rPr>
                <w:rFonts w:eastAsia="Times New Roman"/>
                <w:color w:val="000000"/>
                <w:sz w:val="20"/>
                <w:szCs w:val="20"/>
                <w:lang w:val="en-US"/>
              </w:rPr>
              <w:t>missing</w:t>
            </w:r>
          </w:p>
        </w:tc>
        <w:tc>
          <w:tcPr>
            <w:tcW w:w="1741" w:type="dxa"/>
            <w:shd w:val="clear" w:color="auto" w:fill="FFFFFF"/>
          </w:tcPr>
          <w:p w14:paraId="01328D47" w14:textId="77777777" w:rsidR="00CD6E5B" w:rsidRPr="00436BAC" w:rsidRDefault="007463C8" w:rsidP="00A3103C">
            <w:pPr>
              <w:rPr>
                <w:rFonts w:eastAsia="Times New Roman"/>
                <w:sz w:val="20"/>
                <w:szCs w:val="20"/>
                <w:lang w:val="en-US"/>
              </w:rPr>
            </w:pPr>
            <w:r w:rsidRPr="00436BAC">
              <w:rPr>
                <w:rFonts w:eastAsia="Times New Roman"/>
                <w:sz w:val="20"/>
                <w:szCs w:val="20"/>
                <w:lang w:val="en-US"/>
              </w:rPr>
              <w:t>306 (25.9)</w:t>
            </w:r>
          </w:p>
          <w:p w14:paraId="4F4E56F9" w14:textId="572CF51A" w:rsidR="007463C8" w:rsidRPr="00436BAC" w:rsidRDefault="007463C8" w:rsidP="00A3103C">
            <w:pPr>
              <w:rPr>
                <w:rFonts w:eastAsia="Times New Roman"/>
                <w:sz w:val="20"/>
                <w:szCs w:val="20"/>
                <w:lang w:val="en-US"/>
              </w:rPr>
            </w:pPr>
            <w:r w:rsidRPr="00436BAC">
              <w:rPr>
                <w:rFonts w:eastAsia="Times New Roman"/>
                <w:sz w:val="20"/>
                <w:szCs w:val="20"/>
                <w:lang w:val="en-US"/>
              </w:rPr>
              <w:t>8 (0.8)</w:t>
            </w:r>
          </w:p>
        </w:tc>
        <w:tc>
          <w:tcPr>
            <w:tcW w:w="1842" w:type="dxa"/>
            <w:shd w:val="clear" w:color="auto" w:fill="FFFFFF"/>
          </w:tcPr>
          <w:p w14:paraId="3E71A9BC" w14:textId="77777777" w:rsidR="00CD6E5B" w:rsidRPr="00436BAC" w:rsidRDefault="007463C8" w:rsidP="00A3103C">
            <w:pPr>
              <w:rPr>
                <w:rFonts w:eastAsia="Times New Roman"/>
                <w:sz w:val="20"/>
                <w:szCs w:val="20"/>
                <w:lang w:val="en-US"/>
              </w:rPr>
            </w:pPr>
            <w:r w:rsidRPr="00436BAC">
              <w:rPr>
                <w:rFonts w:eastAsia="Times New Roman"/>
                <w:sz w:val="20"/>
                <w:szCs w:val="20"/>
                <w:lang w:val="en-US"/>
              </w:rPr>
              <w:t>2750 (13.2)</w:t>
            </w:r>
          </w:p>
          <w:p w14:paraId="0B6B5C63" w14:textId="40062141" w:rsidR="007463C8" w:rsidRPr="00436BAC" w:rsidRDefault="007463C8" w:rsidP="00A3103C">
            <w:pPr>
              <w:rPr>
                <w:rFonts w:eastAsia="Times New Roman"/>
                <w:sz w:val="20"/>
                <w:szCs w:val="20"/>
                <w:lang w:val="en-US"/>
              </w:rPr>
            </w:pPr>
            <w:r w:rsidRPr="00436BAC">
              <w:rPr>
                <w:rFonts w:eastAsia="Times New Roman"/>
                <w:sz w:val="20"/>
                <w:szCs w:val="20"/>
                <w:lang w:val="en-US"/>
              </w:rPr>
              <w:t>153 (0.7)</w:t>
            </w:r>
          </w:p>
        </w:tc>
      </w:tr>
      <w:tr w:rsidR="00A3103C" w:rsidRPr="00436BAC" w14:paraId="2232C8DE" w14:textId="77777777" w:rsidTr="004C2BFB">
        <w:trPr>
          <w:tblCellSpacing w:w="0" w:type="dxa"/>
        </w:trPr>
        <w:tc>
          <w:tcPr>
            <w:tcW w:w="6064" w:type="dxa"/>
            <w:shd w:val="clear" w:color="auto" w:fill="FFFFFF"/>
          </w:tcPr>
          <w:p w14:paraId="4120D8B5" w14:textId="0272F051" w:rsidR="00CD6E5B" w:rsidRPr="00436BAC" w:rsidRDefault="00930DDC" w:rsidP="00A3103C">
            <w:pPr>
              <w:rPr>
                <w:rFonts w:eastAsia="Times New Roman"/>
                <w:color w:val="000000"/>
                <w:sz w:val="20"/>
                <w:szCs w:val="20"/>
                <w:lang w:val="en-US"/>
              </w:rPr>
            </w:pPr>
            <w:r w:rsidRPr="00436BAC">
              <w:rPr>
                <w:rFonts w:eastAsia="Times New Roman"/>
                <w:color w:val="000000"/>
                <w:sz w:val="20"/>
                <w:szCs w:val="20"/>
                <w:lang w:val="en-US"/>
              </w:rPr>
              <w:t>hypercholesterolemia</w:t>
            </w:r>
          </w:p>
          <w:p w14:paraId="72FFD4D8" w14:textId="24265EDD" w:rsidR="00CD6E5B" w:rsidRPr="00436BAC" w:rsidRDefault="00CD6E5B" w:rsidP="00A3103C">
            <w:pPr>
              <w:rPr>
                <w:rFonts w:eastAsia="Times New Roman"/>
                <w:sz w:val="20"/>
                <w:szCs w:val="20"/>
                <w:lang w:val="en-US"/>
              </w:rPr>
            </w:pPr>
            <w:r w:rsidRPr="00436BAC">
              <w:rPr>
                <w:rFonts w:eastAsia="Times New Roman"/>
                <w:sz w:val="20"/>
                <w:szCs w:val="20"/>
                <w:lang w:val="en-US"/>
              </w:rPr>
              <w:t>missing</w:t>
            </w:r>
          </w:p>
        </w:tc>
        <w:tc>
          <w:tcPr>
            <w:tcW w:w="1741" w:type="dxa"/>
            <w:shd w:val="clear" w:color="auto" w:fill="FFFFFF"/>
          </w:tcPr>
          <w:p w14:paraId="6FEFF971" w14:textId="77777777" w:rsidR="00CD6E5B" w:rsidRPr="00436BAC" w:rsidRDefault="007463C8" w:rsidP="00A3103C">
            <w:pPr>
              <w:rPr>
                <w:rFonts w:eastAsia="Times New Roman"/>
                <w:sz w:val="20"/>
                <w:szCs w:val="20"/>
                <w:lang w:val="en-US"/>
              </w:rPr>
            </w:pPr>
            <w:r w:rsidRPr="00436BAC">
              <w:rPr>
                <w:rFonts w:eastAsia="Times New Roman"/>
                <w:sz w:val="20"/>
                <w:szCs w:val="20"/>
                <w:lang w:val="en-US"/>
              </w:rPr>
              <w:t>467 (39.6)</w:t>
            </w:r>
          </w:p>
          <w:p w14:paraId="5B954513" w14:textId="5572D5B8" w:rsidR="007463C8" w:rsidRPr="00436BAC" w:rsidRDefault="007463C8" w:rsidP="00A3103C">
            <w:pPr>
              <w:rPr>
                <w:rFonts w:eastAsia="Times New Roman"/>
                <w:sz w:val="20"/>
                <w:szCs w:val="20"/>
                <w:lang w:val="en-US"/>
              </w:rPr>
            </w:pPr>
            <w:r w:rsidRPr="00436BAC">
              <w:rPr>
                <w:rFonts w:eastAsia="Times New Roman"/>
                <w:sz w:val="20"/>
                <w:szCs w:val="20"/>
                <w:lang w:val="en-US"/>
              </w:rPr>
              <w:t>8 (0.7)</w:t>
            </w:r>
          </w:p>
        </w:tc>
        <w:tc>
          <w:tcPr>
            <w:tcW w:w="1842" w:type="dxa"/>
            <w:shd w:val="clear" w:color="auto" w:fill="FFFFFF"/>
          </w:tcPr>
          <w:p w14:paraId="4364BDA2" w14:textId="77777777" w:rsidR="00CD6E5B" w:rsidRPr="00436BAC" w:rsidRDefault="007463C8" w:rsidP="00A3103C">
            <w:pPr>
              <w:rPr>
                <w:rFonts w:eastAsia="Times New Roman"/>
                <w:sz w:val="20"/>
                <w:szCs w:val="20"/>
                <w:lang w:val="en-US"/>
              </w:rPr>
            </w:pPr>
            <w:r w:rsidRPr="00436BAC">
              <w:rPr>
                <w:rFonts w:eastAsia="Times New Roman"/>
                <w:sz w:val="20"/>
                <w:szCs w:val="20"/>
                <w:lang w:val="en-US"/>
              </w:rPr>
              <w:t>6062 (29.1)</w:t>
            </w:r>
          </w:p>
          <w:p w14:paraId="0887C53E" w14:textId="6C39025B" w:rsidR="007463C8" w:rsidRPr="00436BAC" w:rsidRDefault="007463C8" w:rsidP="00A3103C">
            <w:pPr>
              <w:rPr>
                <w:rFonts w:eastAsia="Times New Roman"/>
                <w:sz w:val="20"/>
                <w:szCs w:val="20"/>
                <w:lang w:val="en-US"/>
              </w:rPr>
            </w:pPr>
            <w:r w:rsidRPr="00436BAC">
              <w:rPr>
                <w:rFonts w:eastAsia="Times New Roman"/>
                <w:sz w:val="20"/>
                <w:szCs w:val="20"/>
                <w:lang w:val="en-US"/>
              </w:rPr>
              <w:t>120 (0.6)</w:t>
            </w:r>
          </w:p>
        </w:tc>
      </w:tr>
      <w:tr w:rsidR="00A3103C" w:rsidRPr="00436BAC" w14:paraId="1CB46075" w14:textId="77777777" w:rsidTr="004C2BFB">
        <w:trPr>
          <w:tblCellSpacing w:w="0" w:type="dxa"/>
        </w:trPr>
        <w:tc>
          <w:tcPr>
            <w:tcW w:w="6064" w:type="dxa"/>
            <w:shd w:val="clear" w:color="auto" w:fill="FFFFFF"/>
          </w:tcPr>
          <w:p w14:paraId="6F120638" w14:textId="49E96BD3" w:rsidR="00CD6E5B" w:rsidRPr="00436BAC" w:rsidRDefault="00D10289" w:rsidP="00A3103C">
            <w:pPr>
              <w:rPr>
                <w:rFonts w:eastAsia="Times New Roman"/>
                <w:color w:val="000000"/>
                <w:sz w:val="20"/>
                <w:szCs w:val="20"/>
                <w:lang w:val="en-US"/>
              </w:rPr>
            </w:pPr>
            <w:r w:rsidRPr="00436BAC">
              <w:rPr>
                <w:rFonts w:eastAsia="Times New Roman"/>
                <w:color w:val="000000"/>
                <w:sz w:val="20"/>
                <w:szCs w:val="20"/>
                <w:lang w:val="en-US"/>
              </w:rPr>
              <w:t>h</w:t>
            </w:r>
            <w:r w:rsidR="00CD6E5B" w:rsidRPr="00436BAC">
              <w:rPr>
                <w:rFonts w:eastAsia="Times New Roman"/>
                <w:color w:val="000000"/>
                <w:sz w:val="20"/>
                <w:szCs w:val="20"/>
                <w:lang w:val="en-US"/>
              </w:rPr>
              <w:t xml:space="preserve">ypertension </w:t>
            </w:r>
          </w:p>
          <w:p w14:paraId="1150C25F" w14:textId="21858C8E" w:rsidR="00CD6E5B" w:rsidRPr="00436BAC" w:rsidRDefault="00CD6E5B" w:rsidP="00A3103C">
            <w:pPr>
              <w:rPr>
                <w:rFonts w:eastAsia="Times New Roman"/>
                <w:sz w:val="20"/>
                <w:szCs w:val="20"/>
                <w:lang w:val="en-US"/>
              </w:rPr>
            </w:pPr>
            <w:r w:rsidRPr="00436BAC">
              <w:rPr>
                <w:rFonts w:eastAsia="Times New Roman"/>
                <w:sz w:val="20"/>
                <w:szCs w:val="20"/>
                <w:lang w:val="en-US"/>
              </w:rPr>
              <w:t>missing</w:t>
            </w:r>
          </w:p>
        </w:tc>
        <w:tc>
          <w:tcPr>
            <w:tcW w:w="1741" w:type="dxa"/>
            <w:shd w:val="clear" w:color="auto" w:fill="FFFFFF"/>
          </w:tcPr>
          <w:p w14:paraId="6E35325B" w14:textId="77777777" w:rsidR="00CD6E5B" w:rsidRPr="00436BAC" w:rsidRDefault="007463C8" w:rsidP="00A3103C">
            <w:pPr>
              <w:rPr>
                <w:rFonts w:eastAsia="Times New Roman"/>
                <w:sz w:val="20"/>
                <w:szCs w:val="20"/>
                <w:lang w:val="en-US"/>
              </w:rPr>
            </w:pPr>
            <w:r w:rsidRPr="00436BAC">
              <w:rPr>
                <w:rFonts w:eastAsia="Times New Roman"/>
                <w:sz w:val="20"/>
                <w:szCs w:val="20"/>
                <w:lang w:val="en-US"/>
              </w:rPr>
              <w:t>738 (62.5)</w:t>
            </w:r>
          </w:p>
          <w:p w14:paraId="623D6231" w14:textId="13A5D1B4" w:rsidR="007463C8" w:rsidRPr="00436BAC" w:rsidRDefault="007463C8" w:rsidP="00A3103C">
            <w:pPr>
              <w:rPr>
                <w:rFonts w:eastAsia="Times New Roman"/>
                <w:sz w:val="20"/>
                <w:szCs w:val="20"/>
                <w:lang w:val="en-US"/>
              </w:rPr>
            </w:pPr>
            <w:r w:rsidRPr="00436BAC">
              <w:rPr>
                <w:rFonts w:eastAsia="Times New Roman"/>
                <w:sz w:val="20"/>
                <w:szCs w:val="20"/>
                <w:lang w:val="en-US"/>
              </w:rPr>
              <w:t>64 (5.4)</w:t>
            </w:r>
          </w:p>
        </w:tc>
        <w:tc>
          <w:tcPr>
            <w:tcW w:w="1842" w:type="dxa"/>
            <w:shd w:val="clear" w:color="auto" w:fill="FFFFFF"/>
          </w:tcPr>
          <w:p w14:paraId="38F108CA" w14:textId="77777777" w:rsidR="00CD6E5B" w:rsidRPr="00436BAC" w:rsidRDefault="007463C8" w:rsidP="00A3103C">
            <w:pPr>
              <w:rPr>
                <w:rFonts w:eastAsia="Times New Roman"/>
                <w:sz w:val="20"/>
                <w:szCs w:val="20"/>
                <w:lang w:val="en-US"/>
              </w:rPr>
            </w:pPr>
            <w:r w:rsidRPr="00436BAC">
              <w:rPr>
                <w:rFonts w:eastAsia="Times New Roman"/>
                <w:sz w:val="20"/>
                <w:szCs w:val="20"/>
                <w:lang w:val="en-US"/>
              </w:rPr>
              <w:t>10141 (48.7)</w:t>
            </w:r>
          </w:p>
          <w:p w14:paraId="67ECEE08" w14:textId="2DF3995D" w:rsidR="007463C8" w:rsidRPr="00436BAC" w:rsidRDefault="007463C8" w:rsidP="00A3103C">
            <w:pPr>
              <w:rPr>
                <w:rFonts w:eastAsia="Times New Roman"/>
                <w:sz w:val="20"/>
                <w:szCs w:val="20"/>
                <w:lang w:val="en-US"/>
              </w:rPr>
            </w:pPr>
            <w:r w:rsidRPr="00436BAC">
              <w:rPr>
                <w:rFonts w:eastAsia="Times New Roman"/>
                <w:sz w:val="20"/>
                <w:szCs w:val="20"/>
                <w:lang w:val="en-US"/>
              </w:rPr>
              <w:t>663 (3.2)</w:t>
            </w:r>
          </w:p>
        </w:tc>
      </w:tr>
      <w:tr w:rsidR="00A3103C" w:rsidRPr="00436BAC" w14:paraId="1E4F8991" w14:textId="77777777" w:rsidTr="004C2BFB">
        <w:trPr>
          <w:tblCellSpacing w:w="0" w:type="dxa"/>
        </w:trPr>
        <w:tc>
          <w:tcPr>
            <w:tcW w:w="6064" w:type="dxa"/>
            <w:shd w:val="clear" w:color="auto" w:fill="FFFFFF"/>
          </w:tcPr>
          <w:p w14:paraId="1B6DE0F4" w14:textId="7DFD34FC" w:rsidR="00CD6E5B" w:rsidRPr="00436BAC" w:rsidRDefault="00D10289" w:rsidP="00A3103C">
            <w:pPr>
              <w:rPr>
                <w:rFonts w:eastAsia="Times New Roman"/>
                <w:color w:val="000000"/>
                <w:sz w:val="20"/>
                <w:szCs w:val="20"/>
                <w:lang w:val="en-US"/>
              </w:rPr>
            </w:pPr>
            <w:r w:rsidRPr="00436BAC">
              <w:rPr>
                <w:rFonts w:eastAsia="Times New Roman"/>
                <w:color w:val="000000"/>
                <w:sz w:val="20"/>
                <w:szCs w:val="20"/>
                <w:lang w:val="en-US"/>
              </w:rPr>
              <w:t>p</w:t>
            </w:r>
            <w:r w:rsidR="00CD6E5B" w:rsidRPr="00436BAC">
              <w:rPr>
                <w:rFonts w:eastAsia="Times New Roman"/>
                <w:color w:val="000000"/>
                <w:sz w:val="20"/>
                <w:szCs w:val="20"/>
                <w:lang w:val="en-US"/>
              </w:rPr>
              <w:t>ulmonary disease</w:t>
            </w:r>
          </w:p>
          <w:p w14:paraId="4EE522DF" w14:textId="615BC169" w:rsidR="00CD6E5B" w:rsidRPr="00436BAC" w:rsidRDefault="00CD6E5B" w:rsidP="00A3103C">
            <w:pPr>
              <w:rPr>
                <w:rFonts w:eastAsia="Times New Roman"/>
                <w:sz w:val="20"/>
                <w:szCs w:val="20"/>
                <w:lang w:val="en-US"/>
              </w:rPr>
            </w:pPr>
            <w:r w:rsidRPr="00436BAC">
              <w:rPr>
                <w:rFonts w:eastAsia="Times New Roman"/>
                <w:sz w:val="20"/>
                <w:szCs w:val="20"/>
                <w:lang w:val="en-US"/>
              </w:rPr>
              <w:t>missing</w:t>
            </w:r>
          </w:p>
        </w:tc>
        <w:tc>
          <w:tcPr>
            <w:tcW w:w="1741" w:type="dxa"/>
            <w:shd w:val="clear" w:color="auto" w:fill="FFFFFF"/>
          </w:tcPr>
          <w:p w14:paraId="09EA01C8" w14:textId="77777777" w:rsidR="00CD6E5B" w:rsidRPr="00436BAC" w:rsidRDefault="007463C8" w:rsidP="00A3103C">
            <w:pPr>
              <w:rPr>
                <w:rFonts w:eastAsia="Times New Roman"/>
                <w:sz w:val="20"/>
                <w:szCs w:val="20"/>
                <w:lang w:val="en-US"/>
              </w:rPr>
            </w:pPr>
            <w:r w:rsidRPr="00436BAC">
              <w:rPr>
                <w:rFonts w:eastAsia="Times New Roman"/>
                <w:sz w:val="20"/>
                <w:szCs w:val="20"/>
                <w:lang w:val="en-US"/>
              </w:rPr>
              <w:t>182 (15.4)</w:t>
            </w:r>
          </w:p>
          <w:p w14:paraId="4777B1F5" w14:textId="30A25F6F" w:rsidR="007463C8" w:rsidRPr="00436BAC" w:rsidRDefault="007463C8" w:rsidP="00A3103C">
            <w:pPr>
              <w:rPr>
                <w:rFonts w:eastAsia="Times New Roman"/>
                <w:sz w:val="20"/>
                <w:szCs w:val="20"/>
                <w:lang w:val="en-US"/>
              </w:rPr>
            </w:pPr>
            <w:r w:rsidRPr="00436BAC">
              <w:rPr>
                <w:rFonts w:eastAsia="Times New Roman"/>
                <w:sz w:val="20"/>
                <w:szCs w:val="20"/>
                <w:lang w:val="en-US"/>
              </w:rPr>
              <w:t>5 (0.4)</w:t>
            </w:r>
          </w:p>
        </w:tc>
        <w:tc>
          <w:tcPr>
            <w:tcW w:w="1842" w:type="dxa"/>
            <w:shd w:val="clear" w:color="auto" w:fill="FFFFFF"/>
          </w:tcPr>
          <w:p w14:paraId="451C9288" w14:textId="77777777" w:rsidR="00CD6E5B" w:rsidRPr="00436BAC" w:rsidRDefault="007463C8" w:rsidP="00A3103C">
            <w:pPr>
              <w:rPr>
                <w:rFonts w:eastAsia="Times New Roman"/>
                <w:sz w:val="20"/>
                <w:szCs w:val="20"/>
                <w:lang w:val="en-US"/>
              </w:rPr>
            </w:pPr>
            <w:r w:rsidRPr="00436BAC">
              <w:rPr>
                <w:rFonts w:eastAsia="Times New Roman"/>
                <w:sz w:val="20"/>
                <w:szCs w:val="20"/>
                <w:lang w:val="en-US"/>
              </w:rPr>
              <w:t>1841 (8.8)</w:t>
            </w:r>
          </w:p>
          <w:p w14:paraId="55F2E1E3" w14:textId="3DD27FB6" w:rsidR="007463C8" w:rsidRPr="00436BAC" w:rsidRDefault="007463C8" w:rsidP="00A3103C">
            <w:pPr>
              <w:rPr>
                <w:rFonts w:eastAsia="Times New Roman"/>
                <w:sz w:val="20"/>
                <w:szCs w:val="20"/>
                <w:lang w:val="en-US"/>
              </w:rPr>
            </w:pPr>
            <w:r w:rsidRPr="00436BAC">
              <w:rPr>
                <w:rFonts w:eastAsia="Times New Roman"/>
                <w:sz w:val="20"/>
                <w:szCs w:val="20"/>
                <w:lang w:val="en-US"/>
              </w:rPr>
              <w:t>96 (0.5)</w:t>
            </w:r>
          </w:p>
        </w:tc>
      </w:tr>
      <w:tr w:rsidR="00A3103C" w:rsidRPr="00436BAC" w14:paraId="20E6EBDD" w14:textId="77777777" w:rsidTr="004C2BFB">
        <w:trPr>
          <w:tblCellSpacing w:w="0" w:type="dxa"/>
        </w:trPr>
        <w:tc>
          <w:tcPr>
            <w:tcW w:w="6064" w:type="dxa"/>
            <w:shd w:val="clear" w:color="auto" w:fill="FFFFFF"/>
          </w:tcPr>
          <w:p w14:paraId="1BD26074" w14:textId="77777777" w:rsidR="00CD6E5B" w:rsidRPr="00436BAC" w:rsidRDefault="00D10289" w:rsidP="00A3103C">
            <w:pPr>
              <w:rPr>
                <w:rFonts w:eastAsia="Times New Roman"/>
                <w:color w:val="000000"/>
                <w:sz w:val="20"/>
                <w:szCs w:val="20"/>
                <w:lang w:val="en-US"/>
              </w:rPr>
            </w:pPr>
            <w:r w:rsidRPr="00436BAC">
              <w:rPr>
                <w:rFonts w:eastAsia="Times New Roman"/>
                <w:color w:val="000000"/>
                <w:sz w:val="20"/>
                <w:szCs w:val="20"/>
                <w:lang w:val="en-US"/>
              </w:rPr>
              <w:t>p</w:t>
            </w:r>
            <w:r w:rsidR="00CD6E5B" w:rsidRPr="00436BAC">
              <w:rPr>
                <w:rFonts w:eastAsia="Times New Roman"/>
                <w:color w:val="000000"/>
                <w:sz w:val="20"/>
                <w:szCs w:val="20"/>
                <w:lang w:val="en-US"/>
              </w:rPr>
              <w:t>revious cerebral attack</w:t>
            </w:r>
          </w:p>
          <w:p w14:paraId="6C5D3BC4" w14:textId="3885B68A" w:rsidR="007463C8" w:rsidRPr="00436BAC" w:rsidRDefault="007463C8" w:rsidP="00A3103C">
            <w:pPr>
              <w:rPr>
                <w:rFonts w:eastAsia="Times New Roman"/>
                <w:sz w:val="20"/>
                <w:szCs w:val="20"/>
                <w:lang w:val="en-US"/>
              </w:rPr>
            </w:pPr>
            <w:r w:rsidRPr="00436BAC">
              <w:rPr>
                <w:rFonts w:eastAsia="Times New Roman"/>
                <w:color w:val="000000"/>
                <w:sz w:val="20"/>
                <w:szCs w:val="20"/>
                <w:lang w:val="en-US"/>
              </w:rPr>
              <w:t>missing</w:t>
            </w:r>
          </w:p>
        </w:tc>
        <w:tc>
          <w:tcPr>
            <w:tcW w:w="1741" w:type="dxa"/>
            <w:shd w:val="clear" w:color="auto" w:fill="FFFFFF"/>
          </w:tcPr>
          <w:p w14:paraId="5FDDF4C6" w14:textId="77777777" w:rsidR="00CD6E5B" w:rsidRPr="00436BAC" w:rsidRDefault="007463C8" w:rsidP="00A3103C">
            <w:pPr>
              <w:rPr>
                <w:rFonts w:eastAsia="Times New Roman"/>
                <w:sz w:val="20"/>
                <w:szCs w:val="20"/>
                <w:lang w:val="en-US"/>
              </w:rPr>
            </w:pPr>
            <w:r w:rsidRPr="00436BAC">
              <w:rPr>
                <w:rFonts w:eastAsia="Times New Roman"/>
                <w:sz w:val="20"/>
                <w:szCs w:val="20"/>
                <w:lang w:val="en-US"/>
              </w:rPr>
              <w:t>165 (14.0)</w:t>
            </w:r>
          </w:p>
          <w:p w14:paraId="4FCAC1F7" w14:textId="21CB049F" w:rsidR="007463C8" w:rsidRPr="00436BAC" w:rsidRDefault="007463C8" w:rsidP="00A3103C">
            <w:pPr>
              <w:rPr>
                <w:rFonts w:eastAsia="Times New Roman"/>
                <w:sz w:val="20"/>
                <w:szCs w:val="20"/>
                <w:lang w:val="en-US"/>
              </w:rPr>
            </w:pPr>
            <w:r w:rsidRPr="00436BAC">
              <w:rPr>
                <w:rFonts w:eastAsia="Times New Roman"/>
                <w:sz w:val="20"/>
                <w:szCs w:val="20"/>
                <w:lang w:val="en-US"/>
              </w:rPr>
              <w:t>25 (2.1)</w:t>
            </w:r>
          </w:p>
        </w:tc>
        <w:tc>
          <w:tcPr>
            <w:tcW w:w="1842" w:type="dxa"/>
            <w:shd w:val="clear" w:color="auto" w:fill="FFFFFF"/>
          </w:tcPr>
          <w:p w14:paraId="4E5EC1C9" w14:textId="77777777" w:rsidR="00CD6E5B" w:rsidRPr="00436BAC" w:rsidRDefault="007463C8" w:rsidP="00A3103C">
            <w:pPr>
              <w:rPr>
                <w:rFonts w:eastAsia="Times New Roman"/>
                <w:sz w:val="20"/>
                <w:szCs w:val="20"/>
                <w:lang w:val="en-US"/>
              </w:rPr>
            </w:pPr>
            <w:r w:rsidRPr="00436BAC">
              <w:rPr>
                <w:rFonts w:eastAsia="Times New Roman"/>
                <w:sz w:val="20"/>
                <w:szCs w:val="20"/>
                <w:lang w:val="en-US"/>
              </w:rPr>
              <w:t>1086 (5.2)</w:t>
            </w:r>
          </w:p>
          <w:p w14:paraId="308012FF" w14:textId="48050A0E" w:rsidR="007463C8" w:rsidRPr="00436BAC" w:rsidRDefault="007463C8" w:rsidP="00A3103C">
            <w:pPr>
              <w:rPr>
                <w:rFonts w:eastAsia="Times New Roman"/>
                <w:sz w:val="20"/>
                <w:szCs w:val="20"/>
                <w:lang w:val="en-US"/>
              </w:rPr>
            </w:pPr>
            <w:r w:rsidRPr="00436BAC">
              <w:rPr>
                <w:rFonts w:eastAsia="Times New Roman"/>
                <w:sz w:val="20"/>
                <w:szCs w:val="20"/>
                <w:lang w:val="en-US"/>
              </w:rPr>
              <w:t>282 (1.4)</w:t>
            </w:r>
          </w:p>
        </w:tc>
      </w:tr>
      <w:tr w:rsidR="00A3103C" w:rsidRPr="00436BAC" w14:paraId="13B8FE51" w14:textId="77777777" w:rsidTr="004C2BFB">
        <w:trPr>
          <w:tblCellSpacing w:w="0" w:type="dxa"/>
        </w:trPr>
        <w:tc>
          <w:tcPr>
            <w:tcW w:w="6064" w:type="dxa"/>
            <w:shd w:val="clear" w:color="auto" w:fill="FFFFFF"/>
          </w:tcPr>
          <w:p w14:paraId="64E049AD" w14:textId="415F2A2C" w:rsidR="00CD6E5B" w:rsidRPr="00436BAC" w:rsidRDefault="00D10289" w:rsidP="00A3103C">
            <w:pPr>
              <w:rPr>
                <w:rFonts w:eastAsia="Times New Roman"/>
                <w:color w:val="000000"/>
                <w:sz w:val="20"/>
                <w:szCs w:val="20"/>
                <w:lang w:val="en-US"/>
              </w:rPr>
            </w:pPr>
            <w:r w:rsidRPr="00436BAC">
              <w:rPr>
                <w:rFonts w:eastAsia="Times New Roman"/>
                <w:color w:val="000000"/>
                <w:sz w:val="20"/>
                <w:szCs w:val="20"/>
                <w:lang w:val="en-US"/>
              </w:rPr>
              <w:t>p</w:t>
            </w:r>
            <w:r w:rsidR="00CD6E5B" w:rsidRPr="00436BAC">
              <w:rPr>
                <w:rFonts w:eastAsia="Times New Roman"/>
                <w:color w:val="000000"/>
                <w:sz w:val="20"/>
                <w:szCs w:val="20"/>
                <w:lang w:val="en-US"/>
              </w:rPr>
              <w:t>revious VTE</w:t>
            </w:r>
          </w:p>
          <w:p w14:paraId="55F3528D" w14:textId="0B775F79" w:rsidR="00CD6E5B" w:rsidRPr="00436BAC" w:rsidRDefault="00CD6E5B" w:rsidP="00A3103C">
            <w:pPr>
              <w:rPr>
                <w:rFonts w:eastAsia="Times New Roman"/>
                <w:sz w:val="20"/>
                <w:szCs w:val="20"/>
                <w:lang w:val="en-US"/>
              </w:rPr>
            </w:pPr>
            <w:r w:rsidRPr="00436BAC">
              <w:rPr>
                <w:rFonts w:eastAsia="Times New Roman"/>
                <w:sz w:val="20"/>
                <w:szCs w:val="20"/>
                <w:lang w:val="en-US"/>
              </w:rPr>
              <w:t>missing</w:t>
            </w:r>
          </w:p>
        </w:tc>
        <w:tc>
          <w:tcPr>
            <w:tcW w:w="1741" w:type="dxa"/>
            <w:shd w:val="clear" w:color="auto" w:fill="FFFFFF"/>
          </w:tcPr>
          <w:p w14:paraId="246563DF" w14:textId="77777777" w:rsidR="00CD6E5B" w:rsidRPr="00436BAC" w:rsidRDefault="007463C8" w:rsidP="00A3103C">
            <w:pPr>
              <w:rPr>
                <w:rFonts w:eastAsia="Times New Roman"/>
                <w:sz w:val="20"/>
                <w:szCs w:val="20"/>
                <w:lang w:val="en-US"/>
              </w:rPr>
            </w:pPr>
            <w:r w:rsidRPr="00436BAC">
              <w:rPr>
                <w:rFonts w:eastAsia="Times New Roman"/>
                <w:sz w:val="20"/>
                <w:szCs w:val="20"/>
                <w:lang w:val="en-US"/>
              </w:rPr>
              <w:t>133 (11.3)</w:t>
            </w:r>
          </w:p>
          <w:p w14:paraId="72B2E02F" w14:textId="69F03F6A" w:rsidR="007463C8" w:rsidRPr="00436BAC" w:rsidRDefault="007463C8" w:rsidP="00A3103C">
            <w:pPr>
              <w:rPr>
                <w:rFonts w:eastAsia="Times New Roman"/>
                <w:sz w:val="20"/>
                <w:szCs w:val="20"/>
                <w:lang w:val="en-US"/>
              </w:rPr>
            </w:pPr>
            <w:r w:rsidRPr="00436BAC">
              <w:rPr>
                <w:rFonts w:eastAsia="Times New Roman"/>
                <w:sz w:val="20"/>
                <w:szCs w:val="20"/>
                <w:lang w:val="en-US"/>
              </w:rPr>
              <w:t>26 (2.2)</w:t>
            </w:r>
          </w:p>
        </w:tc>
        <w:tc>
          <w:tcPr>
            <w:tcW w:w="1842" w:type="dxa"/>
            <w:shd w:val="clear" w:color="auto" w:fill="FFFFFF"/>
          </w:tcPr>
          <w:p w14:paraId="3CF6DA2F" w14:textId="77777777" w:rsidR="00CD6E5B" w:rsidRPr="00436BAC" w:rsidRDefault="007463C8" w:rsidP="00A3103C">
            <w:pPr>
              <w:rPr>
                <w:rFonts w:eastAsia="Times New Roman"/>
                <w:sz w:val="20"/>
                <w:szCs w:val="20"/>
                <w:lang w:val="en-US"/>
              </w:rPr>
            </w:pPr>
            <w:r w:rsidRPr="00436BAC">
              <w:rPr>
                <w:rFonts w:eastAsia="Times New Roman"/>
                <w:sz w:val="20"/>
                <w:szCs w:val="20"/>
                <w:lang w:val="en-US"/>
              </w:rPr>
              <w:t>1481 (7.1)</w:t>
            </w:r>
          </w:p>
          <w:p w14:paraId="534F59AB" w14:textId="372D1A4E" w:rsidR="007463C8" w:rsidRPr="00436BAC" w:rsidRDefault="007463C8" w:rsidP="00A3103C">
            <w:pPr>
              <w:rPr>
                <w:rFonts w:eastAsia="Times New Roman"/>
                <w:sz w:val="20"/>
                <w:szCs w:val="20"/>
                <w:lang w:val="en-US"/>
              </w:rPr>
            </w:pPr>
            <w:r w:rsidRPr="00436BAC">
              <w:rPr>
                <w:rFonts w:eastAsia="Times New Roman"/>
                <w:sz w:val="20"/>
                <w:szCs w:val="20"/>
                <w:lang w:val="en-US"/>
              </w:rPr>
              <w:t>325 (1.6)</w:t>
            </w:r>
          </w:p>
        </w:tc>
      </w:tr>
      <w:tr w:rsidR="00A3103C" w:rsidRPr="00436BAC" w14:paraId="4CAB264D" w14:textId="77777777" w:rsidTr="004C2BFB">
        <w:trPr>
          <w:tblCellSpacing w:w="0" w:type="dxa"/>
        </w:trPr>
        <w:tc>
          <w:tcPr>
            <w:tcW w:w="6064" w:type="dxa"/>
            <w:shd w:val="clear" w:color="auto" w:fill="FFFFFF"/>
          </w:tcPr>
          <w:p w14:paraId="7D964E77" w14:textId="1DC95F0A" w:rsidR="00CD6E5B" w:rsidRPr="00436BAC" w:rsidRDefault="0015180F" w:rsidP="00A3103C">
            <w:pPr>
              <w:rPr>
                <w:rFonts w:eastAsia="Times New Roman"/>
                <w:color w:val="000000"/>
                <w:sz w:val="20"/>
                <w:szCs w:val="20"/>
                <w:lang w:val="en-US"/>
              </w:rPr>
            </w:pPr>
            <w:r w:rsidRPr="00436BAC">
              <w:rPr>
                <w:rFonts w:eastAsia="Times New Roman"/>
                <w:color w:val="000000"/>
                <w:sz w:val="20"/>
                <w:szCs w:val="20"/>
                <w:lang w:val="en-US"/>
              </w:rPr>
              <w:t>malignancy (undefined)</w:t>
            </w:r>
          </w:p>
          <w:p w14:paraId="0A4D1D33" w14:textId="6C0CB23F" w:rsidR="00CD6E5B" w:rsidRPr="00436BAC" w:rsidRDefault="0015180F" w:rsidP="00A3103C">
            <w:pPr>
              <w:rPr>
                <w:rFonts w:eastAsia="Times New Roman"/>
                <w:color w:val="000000"/>
                <w:sz w:val="20"/>
                <w:szCs w:val="20"/>
                <w:lang w:val="en-US"/>
              </w:rPr>
            </w:pPr>
            <w:r w:rsidRPr="00436BAC">
              <w:rPr>
                <w:rFonts w:eastAsia="Times New Roman"/>
                <w:color w:val="000000"/>
                <w:sz w:val="20"/>
                <w:szCs w:val="20"/>
                <w:lang w:val="en-US"/>
              </w:rPr>
              <w:t xml:space="preserve">previous </w:t>
            </w:r>
            <w:r w:rsidR="00637A75" w:rsidRPr="00436BAC">
              <w:rPr>
                <w:rFonts w:eastAsia="Times New Roman"/>
                <w:color w:val="000000"/>
                <w:sz w:val="20"/>
                <w:szCs w:val="20"/>
                <w:lang w:val="en-US"/>
              </w:rPr>
              <w:t>radical</w:t>
            </w:r>
            <w:r w:rsidRPr="00436BAC">
              <w:rPr>
                <w:rFonts w:eastAsia="Times New Roman"/>
                <w:color w:val="000000"/>
                <w:sz w:val="20"/>
                <w:szCs w:val="20"/>
                <w:lang w:val="en-US"/>
              </w:rPr>
              <w:t>ly treated malignancy</w:t>
            </w:r>
          </w:p>
          <w:p w14:paraId="3B012C56" w14:textId="4B65EBA4" w:rsidR="00CD6E5B" w:rsidRPr="00436BAC" w:rsidRDefault="00CD6E5B" w:rsidP="00A3103C">
            <w:pPr>
              <w:rPr>
                <w:rFonts w:eastAsia="Times New Roman"/>
                <w:sz w:val="20"/>
                <w:szCs w:val="20"/>
                <w:lang w:val="en-US"/>
              </w:rPr>
            </w:pPr>
            <w:r w:rsidRPr="00436BAC">
              <w:rPr>
                <w:rFonts w:eastAsia="Times New Roman"/>
                <w:sz w:val="20"/>
                <w:szCs w:val="20"/>
                <w:lang w:val="en-US"/>
              </w:rPr>
              <w:t>missing</w:t>
            </w:r>
          </w:p>
        </w:tc>
        <w:tc>
          <w:tcPr>
            <w:tcW w:w="1741" w:type="dxa"/>
            <w:shd w:val="clear" w:color="auto" w:fill="FFFFFF"/>
          </w:tcPr>
          <w:p w14:paraId="433AE654" w14:textId="77777777" w:rsidR="00CD6E5B" w:rsidRPr="00436BAC" w:rsidRDefault="00637A75" w:rsidP="00A3103C">
            <w:pPr>
              <w:rPr>
                <w:rFonts w:eastAsia="Times New Roman"/>
                <w:sz w:val="20"/>
                <w:szCs w:val="20"/>
                <w:lang w:val="en-US"/>
              </w:rPr>
            </w:pPr>
            <w:r w:rsidRPr="00436BAC">
              <w:rPr>
                <w:rFonts w:eastAsia="Times New Roman"/>
                <w:sz w:val="20"/>
                <w:szCs w:val="20"/>
                <w:lang w:val="en-US"/>
              </w:rPr>
              <w:t>557 (47.2)</w:t>
            </w:r>
          </w:p>
          <w:p w14:paraId="3D231029" w14:textId="77777777" w:rsidR="00637A75" w:rsidRPr="00436BAC" w:rsidRDefault="00637A75" w:rsidP="00A3103C">
            <w:pPr>
              <w:rPr>
                <w:rFonts w:eastAsia="Times New Roman"/>
                <w:sz w:val="20"/>
                <w:szCs w:val="20"/>
                <w:lang w:val="en-US"/>
              </w:rPr>
            </w:pPr>
            <w:r w:rsidRPr="00436BAC">
              <w:rPr>
                <w:rFonts w:eastAsia="Times New Roman"/>
                <w:sz w:val="20"/>
                <w:szCs w:val="20"/>
                <w:lang w:val="en-US"/>
              </w:rPr>
              <w:t>127 (10.8)</w:t>
            </w:r>
          </w:p>
          <w:p w14:paraId="370EC0F3" w14:textId="1BA5C111" w:rsidR="00637A75" w:rsidRPr="00436BAC" w:rsidRDefault="00637A75" w:rsidP="00A3103C">
            <w:pPr>
              <w:rPr>
                <w:rFonts w:eastAsia="Times New Roman"/>
                <w:sz w:val="20"/>
                <w:szCs w:val="20"/>
                <w:lang w:val="en-US"/>
              </w:rPr>
            </w:pPr>
            <w:r w:rsidRPr="00436BAC">
              <w:rPr>
                <w:rFonts w:eastAsia="Times New Roman"/>
                <w:sz w:val="20"/>
                <w:szCs w:val="20"/>
                <w:lang w:val="en-US"/>
              </w:rPr>
              <w:t>14 (1.2)</w:t>
            </w:r>
          </w:p>
        </w:tc>
        <w:tc>
          <w:tcPr>
            <w:tcW w:w="1842" w:type="dxa"/>
            <w:shd w:val="clear" w:color="auto" w:fill="FFFFFF"/>
          </w:tcPr>
          <w:p w14:paraId="5D277E8B" w14:textId="5135B923" w:rsidR="00CD6E5B" w:rsidRPr="00436BAC" w:rsidRDefault="00637A75" w:rsidP="00A3103C">
            <w:pPr>
              <w:rPr>
                <w:rFonts w:eastAsia="Times New Roman"/>
                <w:sz w:val="20"/>
                <w:szCs w:val="20"/>
                <w:lang w:val="en-US"/>
              </w:rPr>
            </w:pPr>
            <w:r w:rsidRPr="00436BAC">
              <w:rPr>
                <w:rFonts w:eastAsia="Times New Roman"/>
                <w:sz w:val="20"/>
                <w:szCs w:val="20"/>
                <w:lang w:val="en-US"/>
              </w:rPr>
              <w:t>8843 (42.4)</w:t>
            </w:r>
          </w:p>
          <w:p w14:paraId="7623DAC0" w14:textId="77777777" w:rsidR="00637A75" w:rsidRPr="00436BAC" w:rsidRDefault="00637A75" w:rsidP="00A3103C">
            <w:pPr>
              <w:rPr>
                <w:rFonts w:eastAsia="Times New Roman"/>
                <w:sz w:val="20"/>
                <w:szCs w:val="20"/>
                <w:lang w:val="en-US"/>
              </w:rPr>
            </w:pPr>
            <w:r w:rsidRPr="00436BAC">
              <w:rPr>
                <w:rFonts w:eastAsia="Times New Roman"/>
                <w:sz w:val="20"/>
                <w:szCs w:val="20"/>
                <w:lang w:val="en-US"/>
              </w:rPr>
              <w:t>2065 (9.9)</w:t>
            </w:r>
          </w:p>
          <w:p w14:paraId="4C0CFEB9" w14:textId="3D971CA7" w:rsidR="00637A75" w:rsidRPr="00436BAC" w:rsidRDefault="00637A75" w:rsidP="00A3103C">
            <w:pPr>
              <w:rPr>
                <w:rFonts w:eastAsia="Times New Roman"/>
                <w:sz w:val="20"/>
                <w:szCs w:val="20"/>
                <w:lang w:val="en-US"/>
              </w:rPr>
            </w:pPr>
            <w:r w:rsidRPr="00436BAC">
              <w:rPr>
                <w:rFonts w:eastAsia="Times New Roman"/>
                <w:sz w:val="20"/>
                <w:szCs w:val="20"/>
                <w:lang w:val="en-US"/>
              </w:rPr>
              <w:t>162 (0.8)</w:t>
            </w:r>
          </w:p>
        </w:tc>
      </w:tr>
      <w:tr w:rsidR="00A3103C" w:rsidRPr="00436BAC" w14:paraId="5BE3E325" w14:textId="77777777" w:rsidTr="004C2BFB">
        <w:trPr>
          <w:tblCellSpacing w:w="0" w:type="dxa"/>
        </w:trPr>
        <w:tc>
          <w:tcPr>
            <w:tcW w:w="6064" w:type="dxa"/>
            <w:shd w:val="clear" w:color="auto" w:fill="FFFFFF"/>
          </w:tcPr>
          <w:p w14:paraId="200DE2AC" w14:textId="3C6459E3" w:rsidR="00CD6E5B" w:rsidRPr="00436BAC" w:rsidRDefault="00D10289" w:rsidP="00A3103C">
            <w:pPr>
              <w:rPr>
                <w:rFonts w:eastAsia="Times New Roman"/>
                <w:color w:val="000000"/>
                <w:sz w:val="20"/>
                <w:szCs w:val="20"/>
                <w:lang w:val="en-US"/>
              </w:rPr>
            </w:pPr>
            <w:r w:rsidRPr="00436BAC">
              <w:rPr>
                <w:rFonts w:eastAsia="Times New Roman"/>
                <w:color w:val="000000"/>
                <w:sz w:val="20"/>
                <w:szCs w:val="20"/>
                <w:lang w:val="en-US"/>
              </w:rPr>
              <w:t>c</w:t>
            </w:r>
            <w:r w:rsidR="00CD6E5B" w:rsidRPr="00436BAC">
              <w:rPr>
                <w:rFonts w:eastAsia="Times New Roman"/>
                <w:color w:val="000000"/>
                <w:sz w:val="20"/>
                <w:szCs w:val="20"/>
                <w:lang w:val="en-US"/>
              </w:rPr>
              <w:t>hronic kidney disease</w:t>
            </w:r>
          </w:p>
          <w:p w14:paraId="5CE93196" w14:textId="4FBDB022" w:rsidR="00CD6E5B" w:rsidRPr="00436BAC" w:rsidRDefault="00CD6E5B" w:rsidP="00A3103C">
            <w:pPr>
              <w:rPr>
                <w:rFonts w:eastAsia="Times New Roman"/>
                <w:sz w:val="20"/>
                <w:szCs w:val="20"/>
                <w:lang w:val="en-US"/>
              </w:rPr>
            </w:pPr>
            <w:r w:rsidRPr="00436BAC">
              <w:rPr>
                <w:rFonts w:eastAsia="Times New Roman"/>
                <w:sz w:val="20"/>
                <w:szCs w:val="20"/>
                <w:lang w:val="en-US"/>
              </w:rPr>
              <w:t>missing</w:t>
            </w:r>
          </w:p>
        </w:tc>
        <w:tc>
          <w:tcPr>
            <w:tcW w:w="1741" w:type="dxa"/>
            <w:shd w:val="clear" w:color="auto" w:fill="FFFFFF"/>
          </w:tcPr>
          <w:p w14:paraId="41CB373B" w14:textId="77777777" w:rsidR="00CD6E5B" w:rsidRPr="00436BAC" w:rsidRDefault="00637A75" w:rsidP="00A3103C">
            <w:pPr>
              <w:rPr>
                <w:rFonts w:eastAsia="Times New Roman"/>
                <w:sz w:val="20"/>
                <w:szCs w:val="20"/>
                <w:lang w:val="en-US"/>
              </w:rPr>
            </w:pPr>
            <w:r w:rsidRPr="00436BAC">
              <w:rPr>
                <w:rFonts w:eastAsia="Times New Roman"/>
                <w:sz w:val="20"/>
                <w:szCs w:val="20"/>
                <w:lang w:val="en-US"/>
              </w:rPr>
              <w:t>50 (4.2)</w:t>
            </w:r>
          </w:p>
          <w:p w14:paraId="79202A9F" w14:textId="7A671530" w:rsidR="00637A75" w:rsidRPr="00436BAC" w:rsidRDefault="00637A75" w:rsidP="00A3103C">
            <w:pPr>
              <w:rPr>
                <w:rFonts w:eastAsia="Times New Roman"/>
                <w:sz w:val="20"/>
                <w:szCs w:val="20"/>
                <w:lang w:val="en-US"/>
              </w:rPr>
            </w:pPr>
            <w:r w:rsidRPr="00436BAC">
              <w:rPr>
                <w:rFonts w:eastAsia="Times New Roman"/>
                <w:sz w:val="20"/>
                <w:szCs w:val="20"/>
                <w:lang w:val="en-US"/>
              </w:rPr>
              <w:t>35 (3.0)</w:t>
            </w:r>
          </w:p>
        </w:tc>
        <w:tc>
          <w:tcPr>
            <w:tcW w:w="1842" w:type="dxa"/>
            <w:shd w:val="clear" w:color="auto" w:fill="FFFFFF"/>
          </w:tcPr>
          <w:p w14:paraId="7E978291" w14:textId="77777777" w:rsidR="00CD6E5B" w:rsidRPr="00436BAC" w:rsidRDefault="00637A75" w:rsidP="00A3103C">
            <w:pPr>
              <w:rPr>
                <w:rFonts w:eastAsia="Times New Roman"/>
                <w:sz w:val="20"/>
                <w:szCs w:val="20"/>
                <w:lang w:val="en-US"/>
              </w:rPr>
            </w:pPr>
            <w:r w:rsidRPr="00436BAC">
              <w:rPr>
                <w:rFonts w:eastAsia="Times New Roman"/>
                <w:sz w:val="20"/>
                <w:szCs w:val="20"/>
                <w:lang w:val="en-US"/>
              </w:rPr>
              <w:t>273 (1.3)</w:t>
            </w:r>
          </w:p>
          <w:p w14:paraId="620FFB83" w14:textId="525B7542" w:rsidR="00637A75" w:rsidRPr="00436BAC" w:rsidRDefault="00637A75" w:rsidP="00A3103C">
            <w:pPr>
              <w:rPr>
                <w:rFonts w:eastAsia="Times New Roman"/>
                <w:sz w:val="20"/>
                <w:szCs w:val="20"/>
                <w:lang w:val="en-US"/>
              </w:rPr>
            </w:pPr>
            <w:r w:rsidRPr="00436BAC">
              <w:rPr>
                <w:rFonts w:eastAsia="Times New Roman"/>
                <w:sz w:val="20"/>
                <w:szCs w:val="20"/>
                <w:lang w:val="en-US"/>
              </w:rPr>
              <w:t>292 (1.4)</w:t>
            </w:r>
          </w:p>
        </w:tc>
      </w:tr>
      <w:tr w:rsidR="00A3103C" w:rsidRPr="00436BAC" w14:paraId="5C1821FE" w14:textId="77777777" w:rsidTr="004C2BFB">
        <w:trPr>
          <w:tblCellSpacing w:w="0" w:type="dxa"/>
        </w:trPr>
        <w:tc>
          <w:tcPr>
            <w:tcW w:w="6064" w:type="dxa"/>
            <w:shd w:val="clear" w:color="auto" w:fill="FFFFFF"/>
          </w:tcPr>
          <w:p w14:paraId="1377F153" w14:textId="77777777" w:rsidR="00CD6E5B" w:rsidRPr="00436BAC" w:rsidRDefault="00D10289" w:rsidP="00A3103C">
            <w:pPr>
              <w:rPr>
                <w:rFonts w:eastAsia="Times New Roman"/>
                <w:sz w:val="20"/>
                <w:szCs w:val="20"/>
                <w:lang w:val="en-US"/>
              </w:rPr>
            </w:pPr>
            <w:r w:rsidRPr="00436BAC">
              <w:rPr>
                <w:rFonts w:eastAsia="Times New Roman"/>
                <w:sz w:val="20"/>
                <w:szCs w:val="20"/>
                <w:lang w:val="en-US"/>
              </w:rPr>
              <w:t>f</w:t>
            </w:r>
            <w:r w:rsidR="00CD6E5B" w:rsidRPr="00436BAC">
              <w:rPr>
                <w:rFonts w:eastAsia="Times New Roman"/>
                <w:sz w:val="20"/>
                <w:szCs w:val="20"/>
                <w:lang w:val="en-US"/>
              </w:rPr>
              <w:t>amily member with VTE</w:t>
            </w:r>
          </w:p>
          <w:p w14:paraId="508DDDA1" w14:textId="714D830A" w:rsidR="00637A75" w:rsidRPr="00436BAC" w:rsidRDefault="00637A75" w:rsidP="00A3103C">
            <w:pPr>
              <w:rPr>
                <w:rFonts w:eastAsia="Times New Roman"/>
                <w:sz w:val="20"/>
                <w:szCs w:val="20"/>
                <w:lang w:val="en-US"/>
              </w:rPr>
            </w:pPr>
            <w:r w:rsidRPr="00436BAC">
              <w:rPr>
                <w:rFonts w:eastAsia="Times New Roman"/>
                <w:sz w:val="20"/>
                <w:szCs w:val="20"/>
                <w:lang w:val="en-US"/>
              </w:rPr>
              <w:t>missing</w:t>
            </w:r>
          </w:p>
        </w:tc>
        <w:tc>
          <w:tcPr>
            <w:tcW w:w="1741" w:type="dxa"/>
            <w:shd w:val="clear" w:color="auto" w:fill="FFFFFF"/>
          </w:tcPr>
          <w:p w14:paraId="00BCB557" w14:textId="77777777" w:rsidR="00CD6E5B" w:rsidRPr="00436BAC" w:rsidRDefault="00637A75" w:rsidP="00A3103C">
            <w:pPr>
              <w:rPr>
                <w:rFonts w:eastAsia="Times New Roman"/>
                <w:sz w:val="20"/>
                <w:szCs w:val="20"/>
                <w:lang w:val="en-US"/>
              </w:rPr>
            </w:pPr>
            <w:r w:rsidRPr="00436BAC">
              <w:rPr>
                <w:rFonts w:eastAsia="Times New Roman"/>
                <w:sz w:val="20"/>
                <w:szCs w:val="20"/>
                <w:lang w:val="en-US"/>
              </w:rPr>
              <w:t>155 (13.1)</w:t>
            </w:r>
          </w:p>
          <w:p w14:paraId="6D7C457F" w14:textId="1560229B" w:rsidR="00637A75" w:rsidRPr="00436BAC" w:rsidRDefault="00637A75" w:rsidP="00A3103C">
            <w:pPr>
              <w:rPr>
                <w:rFonts w:eastAsia="Times New Roman"/>
                <w:sz w:val="20"/>
                <w:szCs w:val="20"/>
                <w:lang w:val="en-US"/>
              </w:rPr>
            </w:pPr>
            <w:r w:rsidRPr="00436BAC">
              <w:rPr>
                <w:rFonts w:eastAsia="Times New Roman"/>
                <w:sz w:val="20"/>
                <w:szCs w:val="20"/>
                <w:lang w:val="en-US"/>
              </w:rPr>
              <w:t>1190 (16.1)</w:t>
            </w:r>
          </w:p>
        </w:tc>
        <w:tc>
          <w:tcPr>
            <w:tcW w:w="1842" w:type="dxa"/>
            <w:shd w:val="clear" w:color="auto" w:fill="FFFFFF"/>
          </w:tcPr>
          <w:p w14:paraId="256886B7" w14:textId="77777777" w:rsidR="00CD6E5B" w:rsidRPr="00436BAC" w:rsidRDefault="00637A75" w:rsidP="00A3103C">
            <w:pPr>
              <w:rPr>
                <w:rFonts w:eastAsia="Times New Roman"/>
                <w:sz w:val="20"/>
                <w:szCs w:val="20"/>
                <w:lang w:val="en-US"/>
              </w:rPr>
            </w:pPr>
            <w:r w:rsidRPr="00436BAC">
              <w:rPr>
                <w:rFonts w:eastAsia="Times New Roman"/>
                <w:sz w:val="20"/>
                <w:szCs w:val="20"/>
                <w:lang w:val="en-US"/>
              </w:rPr>
              <w:t>2510 (12.0)</w:t>
            </w:r>
          </w:p>
          <w:p w14:paraId="53831B70" w14:textId="368A98E0" w:rsidR="00637A75" w:rsidRPr="00436BAC" w:rsidRDefault="00637A75" w:rsidP="00A3103C">
            <w:pPr>
              <w:rPr>
                <w:rFonts w:eastAsia="Times New Roman"/>
                <w:sz w:val="20"/>
                <w:szCs w:val="20"/>
                <w:lang w:val="en-US"/>
              </w:rPr>
            </w:pPr>
            <w:r w:rsidRPr="00436BAC">
              <w:rPr>
                <w:rFonts w:eastAsia="Times New Roman"/>
                <w:sz w:val="20"/>
                <w:szCs w:val="20"/>
                <w:lang w:val="en-US"/>
              </w:rPr>
              <w:t>2569 (12.3)</w:t>
            </w:r>
          </w:p>
        </w:tc>
      </w:tr>
      <w:tr w:rsidR="00A3103C" w:rsidRPr="00436BAC" w14:paraId="73CEC48B" w14:textId="77777777" w:rsidTr="004C2BFB">
        <w:trPr>
          <w:tblCellSpacing w:w="0" w:type="dxa"/>
        </w:trPr>
        <w:tc>
          <w:tcPr>
            <w:tcW w:w="6064" w:type="dxa"/>
            <w:shd w:val="clear" w:color="auto" w:fill="FFFFFF"/>
          </w:tcPr>
          <w:p w14:paraId="469E6747" w14:textId="38F62C9D" w:rsidR="00CD6E5B" w:rsidRPr="00436BAC" w:rsidRDefault="00D10289" w:rsidP="00A3103C">
            <w:pPr>
              <w:rPr>
                <w:rFonts w:eastAsia="Times New Roman"/>
                <w:sz w:val="20"/>
                <w:szCs w:val="20"/>
                <w:lang w:val="en-US"/>
              </w:rPr>
            </w:pPr>
            <w:r w:rsidRPr="00436BAC">
              <w:rPr>
                <w:rFonts w:eastAsia="Times New Roman"/>
                <w:sz w:val="20"/>
                <w:szCs w:val="20"/>
                <w:lang w:val="en-US"/>
              </w:rPr>
              <w:lastRenderedPageBreak/>
              <w:t>r</w:t>
            </w:r>
            <w:r w:rsidR="00CD6E5B" w:rsidRPr="00436BAC">
              <w:rPr>
                <w:rFonts w:eastAsia="Times New Roman"/>
                <w:sz w:val="20"/>
                <w:szCs w:val="20"/>
                <w:lang w:val="en-US"/>
              </w:rPr>
              <w:t>egular snoring</w:t>
            </w:r>
          </w:p>
          <w:p w14:paraId="6C52F589" w14:textId="77777777" w:rsidR="00CD6E5B" w:rsidRPr="00436BAC" w:rsidRDefault="00D10289" w:rsidP="00A3103C">
            <w:pPr>
              <w:rPr>
                <w:rFonts w:eastAsia="Times New Roman"/>
                <w:sz w:val="20"/>
                <w:szCs w:val="20"/>
                <w:lang w:val="en-US"/>
              </w:rPr>
            </w:pPr>
            <w:r w:rsidRPr="00436BAC">
              <w:rPr>
                <w:rFonts w:eastAsia="Times New Roman"/>
                <w:sz w:val="20"/>
                <w:szCs w:val="20"/>
                <w:lang w:val="en-US"/>
              </w:rPr>
              <w:t>u</w:t>
            </w:r>
            <w:r w:rsidR="00CD6E5B" w:rsidRPr="00436BAC">
              <w:rPr>
                <w:rFonts w:eastAsia="Times New Roman"/>
                <w:sz w:val="20"/>
                <w:szCs w:val="20"/>
                <w:lang w:val="en-US"/>
              </w:rPr>
              <w:t>ncertain about snoring</w:t>
            </w:r>
          </w:p>
          <w:p w14:paraId="24DCE1DF" w14:textId="46650D8D" w:rsidR="00637A75" w:rsidRPr="00436BAC" w:rsidRDefault="00637A75" w:rsidP="00A3103C">
            <w:pPr>
              <w:rPr>
                <w:rFonts w:eastAsia="Times New Roman"/>
                <w:sz w:val="20"/>
                <w:szCs w:val="20"/>
                <w:lang w:val="en-US"/>
              </w:rPr>
            </w:pPr>
            <w:r w:rsidRPr="00436BAC">
              <w:rPr>
                <w:rFonts w:eastAsia="Times New Roman"/>
                <w:sz w:val="20"/>
                <w:szCs w:val="20"/>
                <w:lang w:val="en-US"/>
              </w:rPr>
              <w:t>missing</w:t>
            </w:r>
          </w:p>
        </w:tc>
        <w:tc>
          <w:tcPr>
            <w:tcW w:w="1741" w:type="dxa"/>
            <w:shd w:val="clear" w:color="auto" w:fill="FFFFFF"/>
          </w:tcPr>
          <w:p w14:paraId="2D75D8DC" w14:textId="77777777" w:rsidR="00CD6E5B" w:rsidRPr="00436BAC" w:rsidRDefault="00637A75" w:rsidP="00A3103C">
            <w:pPr>
              <w:rPr>
                <w:rFonts w:eastAsia="Times New Roman"/>
                <w:sz w:val="20"/>
                <w:szCs w:val="20"/>
                <w:lang w:val="en-US"/>
              </w:rPr>
            </w:pPr>
            <w:r w:rsidRPr="00436BAC">
              <w:rPr>
                <w:rFonts w:eastAsia="Times New Roman"/>
                <w:sz w:val="20"/>
                <w:szCs w:val="20"/>
                <w:lang w:val="en-US"/>
              </w:rPr>
              <w:t>266 (22.5)</w:t>
            </w:r>
          </w:p>
          <w:p w14:paraId="0D39BD5E" w14:textId="77777777" w:rsidR="00637A75" w:rsidRPr="00436BAC" w:rsidRDefault="00637A75" w:rsidP="00A3103C">
            <w:pPr>
              <w:rPr>
                <w:rFonts w:eastAsia="Times New Roman"/>
                <w:sz w:val="20"/>
                <w:szCs w:val="20"/>
                <w:lang w:val="en-US"/>
              </w:rPr>
            </w:pPr>
            <w:r w:rsidRPr="00436BAC">
              <w:rPr>
                <w:rFonts w:eastAsia="Times New Roman"/>
                <w:sz w:val="20"/>
                <w:szCs w:val="20"/>
                <w:lang w:val="en-US"/>
              </w:rPr>
              <w:t>208 (17.6)</w:t>
            </w:r>
          </w:p>
          <w:p w14:paraId="48D1DE42" w14:textId="0FC7D4C5" w:rsidR="00637A75" w:rsidRPr="00436BAC" w:rsidRDefault="00637A75" w:rsidP="00A3103C">
            <w:pPr>
              <w:rPr>
                <w:rFonts w:eastAsia="Times New Roman"/>
                <w:sz w:val="20"/>
                <w:szCs w:val="20"/>
                <w:lang w:val="en-US"/>
              </w:rPr>
            </w:pPr>
            <w:r w:rsidRPr="00436BAC">
              <w:rPr>
                <w:rFonts w:eastAsia="Times New Roman"/>
                <w:sz w:val="20"/>
                <w:szCs w:val="20"/>
                <w:lang w:val="en-US"/>
              </w:rPr>
              <w:t>259 (21.9)</w:t>
            </w:r>
          </w:p>
        </w:tc>
        <w:tc>
          <w:tcPr>
            <w:tcW w:w="1842" w:type="dxa"/>
            <w:shd w:val="clear" w:color="auto" w:fill="FFFFFF"/>
          </w:tcPr>
          <w:p w14:paraId="72E6179E" w14:textId="77777777" w:rsidR="00CD6E5B" w:rsidRPr="00436BAC" w:rsidRDefault="00637A75" w:rsidP="00A3103C">
            <w:pPr>
              <w:rPr>
                <w:rFonts w:eastAsia="Times New Roman"/>
                <w:sz w:val="20"/>
                <w:szCs w:val="20"/>
                <w:lang w:val="en-US"/>
              </w:rPr>
            </w:pPr>
            <w:r w:rsidRPr="00436BAC">
              <w:rPr>
                <w:rFonts w:eastAsia="Times New Roman"/>
                <w:sz w:val="20"/>
                <w:szCs w:val="20"/>
                <w:lang w:val="en-US"/>
              </w:rPr>
              <w:t>5522 (26.5)</w:t>
            </w:r>
          </w:p>
          <w:p w14:paraId="23ED6906" w14:textId="77777777" w:rsidR="00637A75" w:rsidRPr="00436BAC" w:rsidRDefault="00637A75" w:rsidP="00A3103C">
            <w:pPr>
              <w:rPr>
                <w:rFonts w:eastAsia="Times New Roman"/>
                <w:sz w:val="20"/>
                <w:szCs w:val="20"/>
                <w:lang w:val="en-US"/>
              </w:rPr>
            </w:pPr>
            <w:r w:rsidRPr="00436BAC">
              <w:rPr>
                <w:rFonts w:eastAsia="Times New Roman"/>
                <w:sz w:val="20"/>
                <w:szCs w:val="20"/>
                <w:lang w:val="en-US"/>
              </w:rPr>
              <w:t>3781 (18.1)</w:t>
            </w:r>
          </w:p>
          <w:p w14:paraId="3648774C" w14:textId="3070604A" w:rsidR="00637A75" w:rsidRPr="00436BAC" w:rsidRDefault="00637A75" w:rsidP="00A3103C">
            <w:pPr>
              <w:rPr>
                <w:rFonts w:eastAsia="Times New Roman"/>
                <w:sz w:val="20"/>
                <w:szCs w:val="20"/>
                <w:lang w:val="en-US"/>
              </w:rPr>
            </w:pPr>
            <w:r w:rsidRPr="00436BAC">
              <w:rPr>
                <w:rFonts w:eastAsia="Times New Roman"/>
                <w:sz w:val="20"/>
                <w:szCs w:val="20"/>
                <w:lang w:val="en-US"/>
              </w:rPr>
              <w:t>3309 (15.9)</w:t>
            </w:r>
          </w:p>
        </w:tc>
      </w:tr>
      <w:tr w:rsidR="00A3103C" w:rsidRPr="00436BAC" w14:paraId="42197C8F" w14:textId="77777777" w:rsidTr="004C2BFB">
        <w:trPr>
          <w:tblCellSpacing w:w="0" w:type="dxa"/>
        </w:trPr>
        <w:tc>
          <w:tcPr>
            <w:tcW w:w="6064" w:type="dxa"/>
            <w:shd w:val="clear" w:color="auto" w:fill="FFFFFF"/>
          </w:tcPr>
          <w:p w14:paraId="2AD69559" w14:textId="3368E048" w:rsidR="00CD6E5B" w:rsidRPr="00436BAC" w:rsidRDefault="00D10289" w:rsidP="00A3103C">
            <w:pPr>
              <w:rPr>
                <w:rFonts w:eastAsia="Times New Roman"/>
                <w:sz w:val="20"/>
                <w:szCs w:val="20"/>
                <w:lang w:val="en-US"/>
              </w:rPr>
            </w:pPr>
            <w:r w:rsidRPr="00436BAC">
              <w:rPr>
                <w:rFonts w:eastAsia="Times New Roman"/>
                <w:sz w:val="20"/>
                <w:szCs w:val="20"/>
                <w:lang w:val="en-US"/>
              </w:rPr>
              <w:t>n</w:t>
            </w:r>
            <w:r w:rsidR="00CD6E5B" w:rsidRPr="00436BAC">
              <w:rPr>
                <w:rFonts w:eastAsia="Times New Roman"/>
                <w:sz w:val="20"/>
                <w:szCs w:val="20"/>
                <w:lang w:val="en-US"/>
              </w:rPr>
              <w:t>ot feeling rested</w:t>
            </w:r>
          </w:p>
          <w:p w14:paraId="1A8F0C2B" w14:textId="77777777" w:rsidR="00CD6E5B" w:rsidRPr="00436BAC" w:rsidRDefault="00D10289" w:rsidP="00A3103C">
            <w:pPr>
              <w:rPr>
                <w:rFonts w:eastAsia="Times New Roman"/>
                <w:sz w:val="20"/>
                <w:szCs w:val="20"/>
                <w:lang w:val="en-US"/>
              </w:rPr>
            </w:pPr>
            <w:r w:rsidRPr="00436BAC">
              <w:rPr>
                <w:rFonts w:eastAsia="Times New Roman"/>
                <w:sz w:val="20"/>
                <w:szCs w:val="20"/>
                <w:lang w:val="en-US"/>
              </w:rPr>
              <w:t>u</w:t>
            </w:r>
            <w:r w:rsidR="00CD6E5B" w:rsidRPr="00436BAC">
              <w:rPr>
                <w:rFonts w:eastAsia="Times New Roman"/>
                <w:sz w:val="20"/>
                <w:szCs w:val="20"/>
                <w:lang w:val="en-US"/>
              </w:rPr>
              <w:t>ncertain about being rested</w:t>
            </w:r>
          </w:p>
          <w:p w14:paraId="5E56EB66" w14:textId="5A772248" w:rsidR="00637A75" w:rsidRPr="00436BAC" w:rsidRDefault="00637A75" w:rsidP="00A3103C">
            <w:pPr>
              <w:rPr>
                <w:rFonts w:eastAsia="Times New Roman"/>
                <w:sz w:val="20"/>
                <w:szCs w:val="20"/>
                <w:lang w:val="en-US"/>
              </w:rPr>
            </w:pPr>
            <w:r w:rsidRPr="00436BAC">
              <w:rPr>
                <w:rFonts w:eastAsia="Times New Roman"/>
                <w:sz w:val="20"/>
                <w:szCs w:val="20"/>
                <w:lang w:val="en-US"/>
              </w:rPr>
              <w:t>missing</w:t>
            </w:r>
          </w:p>
        </w:tc>
        <w:tc>
          <w:tcPr>
            <w:tcW w:w="1741" w:type="dxa"/>
            <w:shd w:val="clear" w:color="auto" w:fill="FFFFFF"/>
          </w:tcPr>
          <w:p w14:paraId="4018FB0B" w14:textId="77777777" w:rsidR="00CD6E5B" w:rsidRPr="00436BAC" w:rsidRDefault="00637A75" w:rsidP="00A3103C">
            <w:pPr>
              <w:rPr>
                <w:rFonts w:eastAsia="Times New Roman"/>
                <w:sz w:val="20"/>
                <w:szCs w:val="20"/>
                <w:lang w:val="en-US"/>
              </w:rPr>
            </w:pPr>
            <w:r w:rsidRPr="00436BAC">
              <w:rPr>
                <w:rFonts w:eastAsia="Times New Roman"/>
                <w:sz w:val="20"/>
                <w:szCs w:val="20"/>
                <w:lang w:val="en-US"/>
              </w:rPr>
              <w:t>468 (39.7)</w:t>
            </w:r>
          </w:p>
          <w:p w14:paraId="4AC5AC23" w14:textId="77777777" w:rsidR="00637A75" w:rsidRPr="00436BAC" w:rsidRDefault="00637A75" w:rsidP="00A3103C">
            <w:pPr>
              <w:rPr>
                <w:rFonts w:eastAsia="Times New Roman"/>
                <w:sz w:val="20"/>
                <w:szCs w:val="20"/>
                <w:lang w:val="en-US"/>
              </w:rPr>
            </w:pPr>
            <w:r w:rsidRPr="00436BAC">
              <w:rPr>
                <w:rFonts w:eastAsia="Times New Roman"/>
                <w:sz w:val="20"/>
                <w:szCs w:val="20"/>
                <w:lang w:val="en-US"/>
              </w:rPr>
              <w:t>48 (4.1)</w:t>
            </w:r>
          </w:p>
          <w:p w14:paraId="47919F44" w14:textId="0A4E2FA8" w:rsidR="00637A75" w:rsidRPr="00436BAC" w:rsidRDefault="00637A75" w:rsidP="00A3103C">
            <w:pPr>
              <w:rPr>
                <w:rFonts w:eastAsia="Times New Roman"/>
                <w:sz w:val="20"/>
                <w:szCs w:val="20"/>
                <w:lang w:val="en-US"/>
              </w:rPr>
            </w:pPr>
            <w:r w:rsidRPr="00436BAC">
              <w:rPr>
                <w:rFonts w:eastAsia="Times New Roman"/>
                <w:sz w:val="20"/>
                <w:szCs w:val="20"/>
                <w:lang w:val="en-US"/>
              </w:rPr>
              <w:t>105 (8.9)</w:t>
            </w:r>
          </w:p>
        </w:tc>
        <w:tc>
          <w:tcPr>
            <w:tcW w:w="1842" w:type="dxa"/>
            <w:shd w:val="clear" w:color="auto" w:fill="FFFFFF"/>
          </w:tcPr>
          <w:p w14:paraId="49705253" w14:textId="77777777" w:rsidR="00CD6E5B" w:rsidRPr="00436BAC" w:rsidRDefault="00637A75" w:rsidP="00A3103C">
            <w:pPr>
              <w:rPr>
                <w:rFonts w:eastAsia="Times New Roman"/>
                <w:sz w:val="20"/>
                <w:szCs w:val="20"/>
                <w:lang w:val="en-US"/>
              </w:rPr>
            </w:pPr>
            <w:r w:rsidRPr="00436BAC">
              <w:rPr>
                <w:rFonts w:eastAsia="Times New Roman"/>
                <w:sz w:val="20"/>
                <w:szCs w:val="20"/>
                <w:lang w:val="en-US"/>
              </w:rPr>
              <w:t>9340 (44.8)</w:t>
            </w:r>
          </w:p>
          <w:p w14:paraId="34EB2D5D" w14:textId="77777777" w:rsidR="00637A75" w:rsidRPr="00436BAC" w:rsidRDefault="00637A75" w:rsidP="00A3103C">
            <w:pPr>
              <w:rPr>
                <w:rFonts w:eastAsia="Times New Roman"/>
                <w:sz w:val="20"/>
                <w:szCs w:val="20"/>
                <w:lang w:val="en-US"/>
              </w:rPr>
            </w:pPr>
            <w:r w:rsidRPr="00436BAC">
              <w:rPr>
                <w:rFonts w:eastAsia="Times New Roman"/>
                <w:sz w:val="20"/>
                <w:szCs w:val="20"/>
                <w:lang w:val="en-US"/>
              </w:rPr>
              <w:t>809 (3.9)</w:t>
            </w:r>
          </w:p>
          <w:p w14:paraId="3897CD2B" w14:textId="76CA8861" w:rsidR="00637A75" w:rsidRPr="00436BAC" w:rsidRDefault="00637A75" w:rsidP="00A3103C">
            <w:pPr>
              <w:rPr>
                <w:rFonts w:eastAsia="Times New Roman"/>
                <w:sz w:val="20"/>
                <w:szCs w:val="20"/>
                <w:lang w:val="en-US"/>
              </w:rPr>
            </w:pPr>
            <w:r w:rsidRPr="00436BAC">
              <w:rPr>
                <w:rFonts w:eastAsia="Times New Roman"/>
                <w:sz w:val="20"/>
                <w:szCs w:val="20"/>
                <w:lang w:val="en-US"/>
              </w:rPr>
              <w:t>1230 (5.9)</w:t>
            </w:r>
          </w:p>
        </w:tc>
      </w:tr>
      <w:tr w:rsidR="00A3103C" w:rsidRPr="00436BAC" w14:paraId="68038E31" w14:textId="77777777" w:rsidTr="004C2BFB">
        <w:trPr>
          <w:tblCellSpacing w:w="0" w:type="dxa"/>
        </w:trPr>
        <w:tc>
          <w:tcPr>
            <w:tcW w:w="6064" w:type="dxa"/>
            <w:shd w:val="clear" w:color="auto" w:fill="FFFFFF"/>
          </w:tcPr>
          <w:p w14:paraId="4019EBEC" w14:textId="77777777" w:rsidR="00CD6E5B" w:rsidRPr="00436BAC" w:rsidRDefault="00D10289" w:rsidP="00A3103C">
            <w:pPr>
              <w:rPr>
                <w:rFonts w:eastAsia="Times New Roman"/>
                <w:color w:val="000000"/>
                <w:sz w:val="20"/>
                <w:szCs w:val="20"/>
                <w:lang w:val="en-US"/>
              </w:rPr>
            </w:pPr>
            <w:r w:rsidRPr="00436BAC">
              <w:rPr>
                <w:rFonts w:eastAsia="Times New Roman"/>
                <w:color w:val="000000"/>
                <w:sz w:val="20"/>
                <w:szCs w:val="20"/>
                <w:lang w:val="en-US"/>
              </w:rPr>
              <w:t>p</w:t>
            </w:r>
            <w:r w:rsidR="00CD6E5B" w:rsidRPr="00436BAC">
              <w:rPr>
                <w:rFonts w:eastAsia="Times New Roman"/>
                <w:color w:val="000000"/>
                <w:sz w:val="20"/>
                <w:szCs w:val="20"/>
                <w:lang w:val="en-US"/>
              </w:rPr>
              <w:t>sychiatric disorder</w:t>
            </w:r>
          </w:p>
          <w:p w14:paraId="66CC464D" w14:textId="7935D22B" w:rsidR="00637A75" w:rsidRPr="00436BAC" w:rsidRDefault="00637A75" w:rsidP="00A3103C">
            <w:pPr>
              <w:rPr>
                <w:rFonts w:eastAsia="Times New Roman"/>
                <w:sz w:val="20"/>
                <w:szCs w:val="20"/>
                <w:lang w:val="en-US"/>
              </w:rPr>
            </w:pPr>
            <w:r w:rsidRPr="00436BAC">
              <w:rPr>
                <w:rFonts w:eastAsia="Times New Roman"/>
                <w:color w:val="000000"/>
                <w:sz w:val="20"/>
                <w:szCs w:val="20"/>
                <w:lang w:val="en-US"/>
              </w:rPr>
              <w:t>missing</w:t>
            </w:r>
          </w:p>
        </w:tc>
        <w:tc>
          <w:tcPr>
            <w:tcW w:w="1741" w:type="dxa"/>
            <w:shd w:val="clear" w:color="auto" w:fill="FFFFFF"/>
          </w:tcPr>
          <w:p w14:paraId="33101EDA" w14:textId="77777777" w:rsidR="00CD6E5B" w:rsidRPr="00436BAC" w:rsidRDefault="00637A75" w:rsidP="00A3103C">
            <w:pPr>
              <w:rPr>
                <w:rFonts w:eastAsia="Times New Roman"/>
                <w:sz w:val="20"/>
                <w:szCs w:val="20"/>
                <w:lang w:val="en-US"/>
              </w:rPr>
            </w:pPr>
            <w:r w:rsidRPr="00436BAC">
              <w:rPr>
                <w:rFonts w:eastAsia="Times New Roman"/>
                <w:sz w:val="20"/>
                <w:szCs w:val="20"/>
                <w:lang w:val="en-US"/>
              </w:rPr>
              <w:t>156 (13.2)</w:t>
            </w:r>
          </w:p>
          <w:p w14:paraId="45B1D555" w14:textId="54AA013A" w:rsidR="00637A75" w:rsidRPr="00436BAC" w:rsidRDefault="00637A75" w:rsidP="00A3103C">
            <w:pPr>
              <w:rPr>
                <w:rFonts w:eastAsia="Times New Roman"/>
                <w:sz w:val="20"/>
                <w:szCs w:val="20"/>
                <w:lang w:val="en-US"/>
              </w:rPr>
            </w:pPr>
            <w:r w:rsidRPr="00436BAC">
              <w:rPr>
                <w:rFonts w:eastAsia="Times New Roman"/>
                <w:sz w:val="20"/>
                <w:szCs w:val="20"/>
                <w:lang w:val="en-US"/>
              </w:rPr>
              <w:t>62 (5.3)</w:t>
            </w:r>
          </w:p>
        </w:tc>
        <w:tc>
          <w:tcPr>
            <w:tcW w:w="1842" w:type="dxa"/>
            <w:shd w:val="clear" w:color="auto" w:fill="FFFFFF"/>
          </w:tcPr>
          <w:p w14:paraId="2A8E9FB3" w14:textId="77777777" w:rsidR="00CD6E5B" w:rsidRPr="00436BAC" w:rsidRDefault="00637A75" w:rsidP="00A3103C">
            <w:pPr>
              <w:rPr>
                <w:rFonts w:eastAsia="Times New Roman"/>
                <w:sz w:val="20"/>
                <w:szCs w:val="20"/>
                <w:lang w:val="en-US"/>
              </w:rPr>
            </w:pPr>
            <w:r w:rsidRPr="00436BAC">
              <w:rPr>
                <w:rFonts w:eastAsia="Times New Roman"/>
                <w:sz w:val="20"/>
                <w:szCs w:val="20"/>
                <w:lang w:val="en-US"/>
              </w:rPr>
              <w:t>1590 (7.6)</w:t>
            </w:r>
          </w:p>
          <w:p w14:paraId="52520428" w14:textId="59F9CD4D" w:rsidR="00637A75" w:rsidRPr="00436BAC" w:rsidRDefault="00637A75" w:rsidP="00A3103C">
            <w:pPr>
              <w:rPr>
                <w:rFonts w:eastAsia="Times New Roman"/>
                <w:sz w:val="20"/>
                <w:szCs w:val="20"/>
                <w:lang w:val="en-US"/>
              </w:rPr>
            </w:pPr>
            <w:r w:rsidRPr="00436BAC">
              <w:rPr>
                <w:rFonts w:eastAsia="Times New Roman"/>
                <w:sz w:val="20"/>
                <w:szCs w:val="20"/>
                <w:lang w:val="en-US"/>
              </w:rPr>
              <w:t>703 (3.4)</w:t>
            </w:r>
          </w:p>
        </w:tc>
      </w:tr>
      <w:tr w:rsidR="00CD6E5B" w:rsidRPr="00436BAC" w14:paraId="548BD2A0" w14:textId="77777777" w:rsidTr="004C2BFB">
        <w:trPr>
          <w:tblCellSpacing w:w="0" w:type="dxa"/>
        </w:trPr>
        <w:tc>
          <w:tcPr>
            <w:tcW w:w="9647" w:type="dxa"/>
            <w:gridSpan w:val="3"/>
            <w:tcBorders>
              <w:top w:val="single" w:sz="4" w:space="0" w:color="auto"/>
              <w:bottom w:val="single" w:sz="4" w:space="0" w:color="auto"/>
            </w:tcBorders>
            <w:shd w:val="clear" w:color="auto" w:fill="FFFFFF"/>
          </w:tcPr>
          <w:p w14:paraId="4E88CCE4" w14:textId="72A18D60" w:rsidR="00CD6E5B" w:rsidRPr="00436BAC" w:rsidRDefault="00DA41A1" w:rsidP="00A3103C">
            <w:pPr>
              <w:rPr>
                <w:rFonts w:eastAsia="Times New Roman"/>
                <w:sz w:val="20"/>
                <w:szCs w:val="20"/>
                <w:lang w:val="en-US"/>
              </w:rPr>
            </w:pPr>
            <w:r w:rsidRPr="00436BAC">
              <w:rPr>
                <w:rFonts w:eastAsia="Times New Roman"/>
                <w:sz w:val="20"/>
                <w:szCs w:val="20"/>
                <w:lang w:val="en-US"/>
              </w:rPr>
              <w:t>C</w:t>
            </w:r>
            <w:r w:rsidR="00CD6E5B" w:rsidRPr="00436BAC">
              <w:rPr>
                <w:rFonts w:eastAsia="Times New Roman"/>
                <w:sz w:val="20"/>
                <w:szCs w:val="20"/>
                <w:lang w:val="en-US"/>
              </w:rPr>
              <w:t>haracteristic based on combination of questionnaire and DN</w:t>
            </w:r>
            <w:r w:rsidR="00436BAC">
              <w:rPr>
                <w:rFonts w:eastAsia="Times New Roman"/>
                <w:sz w:val="20"/>
                <w:szCs w:val="20"/>
                <w:lang w:val="en-US"/>
              </w:rPr>
              <w:t>D</w:t>
            </w:r>
            <w:r w:rsidR="00CD6E5B" w:rsidRPr="00436BAC">
              <w:rPr>
                <w:rFonts w:eastAsia="Times New Roman"/>
                <w:sz w:val="20"/>
                <w:szCs w:val="20"/>
                <w:lang w:val="en-US"/>
              </w:rPr>
              <w:t>R</w:t>
            </w:r>
            <w:r w:rsidR="00436BAC">
              <w:rPr>
                <w:rFonts w:eastAsia="Times New Roman"/>
                <w:sz w:val="20"/>
                <w:szCs w:val="20"/>
                <w:lang w:val="en-US"/>
              </w:rPr>
              <w:t>P</w:t>
            </w:r>
          </w:p>
        </w:tc>
      </w:tr>
      <w:tr w:rsidR="00A3103C" w:rsidRPr="00436BAC" w14:paraId="4562E58A" w14:textId="77777777" w:rsidTr="004C2BFB">
        <w:trPr>
          <w:tblCellSpacing w:w="0" w:type="dxa"/>
        </w:trPr>
        <w:tc>
          <w:tcPr>
            <w:tcW w:w="6064" w:type="dxa"/>
            <w:tcBorders>
              <w:bottom w:val="single" w:sz="4" w:space="0" w:color="auto"/>
            </w:tcBorders>
            <w:shd w:val="clear" w:color="auto" w:fill="FFFFFF"/>
          </w:tcPr>
          <w:p w14:paraId="1B2C5649" w14:textId="37312F88" w:rsidR="00CD6E5B" w:rsidRPr="00436BAC" w:rsidRDefault="00DA41A1" w:rsidP="00A3103C">
            <w:pPr>
              <w:rPr>
                <w:rFonts w:eastAsia="Times New Roman"/>
                <w:sz w:val="20"/>
                <w:szCs w:val="20"/>
                <w:u w:val="single"/>
                <w:lang w:val="en-US"/>
              </w:rPr>
            </w:pPr>
            <w:r w:rsidRPr="00436BAC">
              <w:rPr>
                <w:rFonts w:eastAsia="Times New Roman"/>
                <w:sz w:val="20"/>
                <w:szCs w:val="20"/>
                <w:u w:val="single"/>
                <w:lang w:val="en-US"/>
              </w:rPr>
              <w:t>d</w:t>
            </w:r>
            <w:r w:rsidR="00CD6E5B" w:rsidRPr="00436BAC">
              <w:rPr>
                <w:rFonts w:eastAsia="Times New Roman"/>
                <w:sz w:val="20"/>
                <w:szCs w:val="20"/>
                <w:u w:val="single"/>
                <w:lang w:val="en-US"/>
              </w:rPr>
              <w:t>iabetes</w:t>
            </w:r>
          </w:p>
          <w:p w14:paraId="0B955B3E" w14:textId="7B383AB2" w:rsidR="00CD6E5B" w:rsidRPr="00436BAC" w:rsidRDefault="00DA41A1" w:rsidP="00A3103C">
            <w:pPr>
              <w:ind w:left="720"/>
              <w:rPr>
                <w:rFonts w:eastAsia="Times New Roman"/>
                <w:sz w:val="20"/>
                <w:szCs w:val="20"/>
                <w:vertAlign w:val="superscript"/>
                <w:lang w:val="en-US"/>
              </w:rPr>
            </w:pPr>
            <w:r w:rsidRPr="00436BAC">
              <w:rPr>
                <w:rFonts w:eastAsia="Times New Roman"/>
                <w:sz w:val="20"/>
                <w:szCs w:val="20"/>
                <w:lang w:val="en-US"/>
              </w:rPr>
              <w:t>d</w:t>
            </w:r>
            <w:r w:rsidR="00CD6E5B" w:rsidRPr="00436BAC">
              <w:rPr>
                <w:rFonts w:eastAsia="Times New Roman"/>
                <w:sz w:val="20"/>
                <w:szCs w:val="20"/>
                <w:lang w:val="en-US"/>
              </w:rPr>
              <w:t>iet treated diabetes</w:t>
            </w:r>
            <w:r w:rsidR="00775035" w:rsidRPr="00436BAC">
              <w:rPr>
                <w:rFonts w:eastAsia="Times New Roman"/>
                <w:sz w:val="20"/>
                <w:szCs w:val="20"/>
                <w:vertAlign w:val="superscript"/>
                <w:lang w:val="en-US"/>
              </w:rPr>
              <w:t>2</w:t>
            </w:r>
          </w:p>
          <w:p w14:paraId="2FA1A932" w14:textId="10DA4672" w:rsidR="00CD6E5B" w:rsidRPr="00436BAC" w:rsidRDefault="00DA41A1" w:rsidP="00A3103C">
            <w:pPr>
              <w:ind w:left="720"/>
              <w:rPr>
                <w:rFonts w:eastAsia="Times New Roman"/>
                <w:sz w:val="20"/>
                <w:szCs w:val="20"/>
                <w:lang w:val="en-US"/>
              </w:rPr>
            </w:pPr>
            <w:r w:rsidRPr="00436BAC">
              <w:rPr>
                <w:rFonts w:eastAsia="Times New Roman"/>
                <w:sz w:val="20"/>
                <w:szCs w:val="20"/>
                <w:lang w:val="en-US"/>
              </w:rPr>
              <w:t>o</w:t>
            </w:r>
            <w:r w:rsidR="00CD6E5B" w:rsidRPr="00436BAC">
              <w:rPr>
                <w:rFonts w:eastAsia="Times New Roman"/>
                <w:sz w:val="20"/>
                <w:szCs w:val="20"/>
                <w:lang w:val="en-US"/>
              </w:rPr>
              <w:t>ral antidiabetics</w:t>
            </w:r>
          </w:p>
          <w:p w14:paraId="7AB11978" w14:textId="4556F9E8" w:rsidR="00637A75" w:rsidRPr="00436BAC" w:rsidRDefault="00DA41A1" w:rsidP="00637A75">
            <w:pPr>
              <w:ind w:left="720"/>
              <w:rPr>
                <w:rFonts w:eastAsia="Times New Roman"/>
                <w:sz w:val="20"/>
                <w:szCs w:val="20"/>
                <w:vertAlign w:val="superscript"/>
                <w:lang w:val="en-US"/>
              </w:rPr>
            </w:pPr>
            <w:r w:rsidRPr="00436BAC">
              <w:rPr>
                <w:rFonts w:eastAsia="Times New Roman"/>
                <w:sz w:val="20"/>
                <w:szCs w:val="20"/>
                <w:lang w:val="en-US"/>
              </w:rPr>
              <w:t>i</w:t>
            </w:r>
            <w:r w:rsidR="00CD6E5B" w:rsidRPr="00436BAC">
              <w:rPr>
                <w:rFonts w:eastAsia="Times New Roman"/>
                <w:sz w:val="20"/>
                <w:szCs w:val="20"/>
                <w:lang w:val="en-US"/>
              </w:rPr>
              <w:t>nsulin treated diabetes</w:t>
            </w:r>
            <w:r w:rsidR="00775035" w:rsidRPr="00436BAC">
              <w:rPr>
                <w:rFonts w:eastAsia="Times New Roman"/>
                <w:sz w:val="20"/>
                <w:szCs w:val="20"/>
                <w:vertAlign w:val="superscript"/>
                <w:lang w:val="en-US"/>
              </w:rPr>
              <w:t>3</w:t>
            </w:r>
          </w:p>
          <w:p w14:paraId="131C21DD" w14:textId="1C366A4A" w:rsidR="00637A75" w:rsidRPr="00436BAC" w:rsidRDefault="00637A75" w:rsidP="00637A75">
            <w:pPr>
              <w:ind w:left="720"/>
              <w:rPr>
                <w:rFonts w:eastAsia="Times New Roman"/>
                <w:sz w:val="20"/>
                <w:szCs w:val="20"/>
                <w:lang w:val="en-US"/>
              </w:rPr>
            </w:pPr>
            <w:r w:rsidRPr="00436BAC">
              <w:rPr>
                <w:rFonts w:eastAsia="Times New Roman"/>
                <w:sz w:val="20"/>
                <w:szCs w:val="20"/>
                <w:lang w:val="en-US"/>
              </w:rPr>
              <w:t>missing</w:t>
            </w:r>
          </w:p>
        </w:tc>
        <w:tc>
          <w:tcPr>
            <w:tcW w:w="1741" w:type="dxa"/>
            <w:tcBorders>
              <w:bottom w:val="single" w:sz="4" w:space="0" w:color="auto"/>
            </w:tcBorders>
            <w:shd w:val="clear" w:color="auto" w:fill="FFFFFF"/>
          </w:tcPr>
          <w:p w14:paraId="6F16EB0E" w14:textId="77777777" w:rsidR="00CD6E5B" w:rsidRPr="00436BAC" w:rsidRDefault="00CD6E5B" w:rsidP="00A3103C">
            <w:pPr>
              <w:rPr>
                <w:rFonts w:eastAsia="Times New Roman"/>
                <w:sz w:val="20"/>
                <w:szCs w:val="20"/>
                <w:lang w:val="en-US"/>
              </w:rPr>
            </w:pPr>
          </w:p>
          <w:p w14:paraId="64CFA79C" w14:textId="77777777" w:rsidR="00637A75" w:rsidRPr="00436BAC" w:rsidRDefault="00637A75" w:rsidP="00A3103C">
            <w:pPr>
              <w:rPr>
                <w:rFonts w:eastAsia="Times New Roman"/>
                <w:sz w:val="20"/>
                <w:szCs w:val="20"/>
                <w:lang w:val="en-US"/>
              </w:rPr>
            </w:pPr>
            <w:r w:rsidRPr="00436BAC">
              <w:rPr>
                <w:rFonts w:eastAsia="Times New Roman"/>
                <w:sz w:val="20"/>
                <w:szCs w:val="20"/>
                <w:lang w:val="en-US"/>
              </w:rPr>
              <w:t>29 (2.5)</w:t>
            </w:r>
          </w:p>
          <w:p w14:paraId="0E07B2B6" w14:textId="77777777" w:rsidR="00637A75" w:rsidRPr="00436BAC" w:rsidRDefault="00637A75" w:rsidP="00A3103C">
            <w:pPr>
              <w:rPr>
                <w:rFonts w:eastAsia="Times New Roman"/>
                <w:sz w:val="20"/>
                <w:szCs w:val="20"/>
                <w:lang w:val="en-US"/>
              </w:rPr>
            </w:pPr>
            <w:r w:rsidRPr="00436BAC">
              <w:rPr>
                <w:rFonts w:eastAsia="Times New Roman"/>
                <w:sz w:val="20"/>
                <w:szCs w:val="20"/>
                <w:lang w:val="en-US"/>
              </w:rPr>
              <w:t>137 (11.6)</w:t>
            </w:r>
          </w:p>
          <w:p w14:paraId="02CAA553" w14:textId="77777777" w:rsidR="00637A75" w:rsidRPr="00436BAC" w:rsidRDefault="00637A75" w:rsidP="00A3103C">
            <w:pPr>
              <w:rPr>
                <w:rFonts w:eastAsia="Times New Roman"/>
                <w:sz w:val="20"/>
                <w:szCs w:val="20"/>
                <w:lang w:val="en-US"/>
              </w:rPr>
            </w:pPr>
            <w:r w:rsidRPr="00436BAC">
              <w:rPr>
                <w:rFonts w:eastAsia="Times New Roman"/>
                <w:sz w:val="20"/>
                <w:szCs w:val="20"/>
                <w:lang w:val="en-US"/>
              </w:rPr>
              <w:t>60 (5.1)</w:t>
            </w:r>
          </w:p>
          <w:p w14:paraId="394BD7AE" w14:textId="45E83D46" w:rsidR="00637A75" w:rsidRPr="00436BAC" w:rsidRDefault="00637A75" w:rsidP="00A3103C">
            <w:pPr>
              <w:rPr>
                <w:rFonts w:eastAsia="Times New Roman"/>
                <w:sz w:val="20"/>
                <w:szCs w:val="20"/>
                <w:lang w:val="en-US"/>
              </w:rPr>
            </w:pPr>
            <w:r w:rsidRPr="00436BAC">
              <w:rPr>
                <w:rFonts w:eastAsia="Times New Roman"/>
                <w:sz w:val="20"/>
                <w:szCs w:val="20"/>
                <w:lang w:val="en-US"/>
              </w:rPr>
              <w:t>7 (0.6)</w:t>
            </w:r>
          </w:p>
        </w:tc>
        <w:tc>
          <w:tcPr>
            <w:tcW w:w="1842" w:type="dxa"/>
            <w:tcBorders>
              <w:bottom w:val="single" w:sz="4" w:space="0" w:color="auto"/>
            </w:tcBorders>
            <w:shd w:val="clear" w:color="auto" w:fill="FFFFFF"/>
          </w:tcPr>
          <w:p w14:paraId="6D46CC6E" w14:textId="77777777" w:rsidR="00CD6E5B" w:rsidRPr="00436BAC" w:rsidRDefault="00CD6E5B" w:rsidP="00A3103C">
            <w:pPr>
              <w:rPr>
                <w:rFonts w:eastAsia="Times New Roman"/>
                <w:sz w:val="20"/>
                <w:szCs w:val="20"/>
                <w:lang w:val="en-US"/>
              </w:rPr>
            </w:pPr>
          </w:p>
          <w:p w14:paraId="575ABC62" w14:textId="77777777" w:rsidR="00637A75" w:rsidRPr="00436BAC" w:rsidRDefault="00637A75" w:rsidP="00A3103C">
            <w:pPr>
              <w:rPr>
                <w:rFonts w:eastAsia="Times New Roman"/>
                <w:sz w:val="20"/>
                <w:szCs w:val="20"/>
                <w:lang w:val="en-US"/>
              </w:rPr>
            </w:pPr>
            <w:r w:rsidRPr="00436BAC">
              <w:rPr>
                <w:rFonts w:eastAsia="Times New Roman"/>
                <w:sz w:val="20"/>
                <w:szCs w:val="20"/>
                <w:lang w:val="en-US"/>
              </w:rPr>
              <w:t>274 (1.3)</w:t>
            </w:r>
          </w:p>
          <w:p w14:paraId="2D26ABA0" w14:textId="77777777" w:rsidR="00637A75" w:rsidRPr="00436BAC" w:rsidRDefault="00637A75" w:rsidP="00A3103C">
            <w:pPr>
              <w:rPr>
                <w:rFonts w:eastAsia="Times New Roman"/>
                <w:sz w:val="20"/>
                <w:szCs w:val="20"/>
                <w:lang w:val="en-US"/>
              </w:rPr>
            </w:pPr>
            <w:r w:rsidRPr="00436BAC">
              <w:rPr>
                <w:rFonts w:eastAsia="Times New Roman"/>
                <w:sz w:val="20"/>
                <w:szCs w:val="20"/>
                <w:lang w:val="en-US"/>
              </w:rPr>
              <w:t>1448 (6.9)</w:t>
            </w:r>
          </w:p>
          <w:p w14:paraId="00D9B557" w14:textId="77777777" w:rsidR="00637A75" w:rsidRPr="00436BAC" w:rsidRDefault="00637A75" w:rsidP="00A3103C">
            <w:pPr>
              <w:rPr>
                <w:rFonts w:eastAsia="Times New Roman"/>
                <w:sz w:val="20"/>
                <w:szCs w:val="20"/>
                <w:lang w:val="en-US"/>
              </w:rPr>
            </w:pPr>
            <w:r w:rsidRPr="00436BAC">
              <w:rPr>
                <w:rFonts w:eastAsia="Times New Roman"/>
                <w:sz w:val="20"/>
                <w:szCs w:val="20"/>
                <w:lang w:val="en-US"/>
              </w:rPr>
              <w:t>413 (2.0)</w:t>
            </w:r>
          </w:p>
          <w:p w14:paraId="2D9DF120" w14:textId="5511E8EB" w:rsidR="00637A75" w:rsidRPr="00436BAC" w:rsidRDefault="00637A75" w:rsidP="00A3103C">
            <w:pPr>
              <w:rPr>
                <w:rFonts w:eastAsia="Times New Roman"/>
                <w:sz w:val="20"/>
                <w:szCs w:val="20"/>
                <w:lang w:val="en-US"/>
              </w:rPr>
            </w:pPr>
            <w:r w:rsidRPr="00436BAC">
              <w:rPr>
                <w:rFonts w:eastAsia="Times New Roman"/>
                <w:sz w:val="20"/>
                <w:szCs w:val="20"/>
                <w:lang w:val="en-US"/>
              </w:rPr>
              <w:t>98 (0.5)</w:t>
            </w:r>
          </w:p>
        </w:tc>
      </w:tr>
      <w:tr w:rsidR="00CD6E5B" w:rsidRPr="00436BAC" w14:paraId="2D6C90E5" w14:textId="77777777" w:rsidTr="004C2BFB">
        <w:trPr>
          <w:tblCellSpacing w:w="0" w:type="dxa"/>
        </w:trPr>
        <w:tc>
          <w:tcPr>
            <w:tcW w:w="9647" w:type="dxa"/>
            <w:gridSpan w:val="3"/>
            <w:tcBorders>
              <w:bottom w:val="single" w:sz="4" w:space="0" w:color="auto"/>
            </w:tcBorders>
            <w:shd w:val="clear" w:color="auto" w:fill="FFFFFF"/>
          </w:tcPr>
          <w:p w14:paraId="4AECA642" w14:textId="653526D3" w:rsidR="00775035" w:rsidRPr="00436BAC" w:rsidRDefault="00775035" w:rsidP="00A3103C">
            <w:pPr>
              <w:rPr>
                <w:rFonts w:eastAsia="Times New Roman"/>
                <w:sz w:val="20"/>
                <w:szCs w:val="20"/>
                <w:lang w:val="en-US"/>
              </w:rPr>
            </w:pPr>
            <w:r w:rsidRPr="00436BAC">
              <w:rPr>
                <w:rFonts w:eastAsia="Times New Roman"/>
                <w:sz w:val="20"/>
                <w:szCs w:val="20"/>
                <w:lang w:val="en-US"/>
              </w:rPr>
              <w:t>SD: standard deviation THA: total hip arthroplasty VTE: venous thromboem</w:t>
            </w:r>
            <w:r w:rsidR="0015180F" w:rsidRPr="00436BAC">
              <w:rPr>
                <w:rFonts w:eastAsia="Times New Roman"/>
                <w:sz w:val="20"/>
                <w:szCs w:val="20"/>
                <w:lang w:val="en-US"/>
              </w:rPr>
              <w:t>b</w:t>
            </w:r>
            <w:r w:rsidRPr="00436BAC">
              <w:rPr>
                <w:rFonts w:eastAsia="Times New Roman"/>
                <w:sz w:val="20"/>
                <w:szCs w:val="20"/>
                <w:lang w:val="en-US"/>
              </w:rPr>
              <w:t>olic event</w:t>
            </w:r>
            <w:r w:rsidR="00436BAC">
              <w:rPr>
                <w:rFonts w:eastAsia="Times New Roman"/>
                <w:sz w:val="20"/>
                <w:szCs w:val="20"/>
                <w:lang w:val="en-US"/>
              </w:rPr>
              <w:t xml:space="preserve"> DNDRP: Danish National Database of Reimbursed Prescriptions.</w:t>
            </w:r>
          </w:p>
          <w:p w14:paraId="622CFBBE" w14:textId="5E3FA6BE" w:rsidR="00CD6E5B" w:rsidRPr="00436BAC" w:rsidRDefault="00775035" w:rsidP="00A3103C">
            <w:pPr>
              <w:rPr>
                <w:rFonts w:eastAsia="Times New Roman"/>
                <w:sz w:val="20"/>
                <w:szCs w:val="20"/>
                <w:vertAlign w:val="superscript"/>
                <w:lang w:val="en-US"/>
              </w:rPr>
            </w:pPr>
            <w:r w:rsidRPr="00436BAC">
              <w:rPr>
                <w:rFonts w:eastAsia="Times New Roman"/>
                <w:sz w:val="20"/>
                <w:szCs w:val="20"/>
                <w:vertAlign w:val="superscript"/>
                <w:lang w:val="en-US"/>
              </w:rPr>
              <w:t>1</w:t>
            </w:r>
            <w:r w:rsidRPr="00436BAC">
              <w:rPr>
                <w:rFonts w:eastAsia="Times New Roman"/>
                <w:sz w:val="20"/>
                <w:szCs w:val="20"/>
                <w:lang w:val="en-US"/>
              </w:rPr>
              <w:t xml:space="preserve">Antirheumatica, steroids, anticoagulants, cardiac, cholesterol lowering, respiratory and psychotropic drugs. </w:t>
            </w:r>
            <w:r w:rsidRPr="00436BAC">
              <w:rPr>
                <w:rFonts w:eastAsia="Times New Roman"/>
                <w:sz w:val="20"/>
                <w:szCs w:val="20"/>
                <w:vertAlign w:val="superscript"/>
                <w:lang w:val="en-US"/>
              </w:rPr>
              <w:t>2</w:t>
            </w:r>
            <w:r w:rsidRPr="00436BAC">
              <w:rPr>
                <w:rFonts w:eastAsia="Times New Roman"/>
                <w:sz w:val="20"/>
                <w:szCs w:val="20"/>
                <w:lang w:val="en-US"/>
              </w:rPr>
              <w:t xml:space="preserve">Reported diabetes but no registered prescriptions </w:t>
            </w:r>
            <w:r w:rsidRPr="00436BAC">
              <w:rPr>
                <w:rFonts w:eastAsia="Times New Roman"/>
                <w:sz w:val="20"/>
                <w:szCs w:val="20"/>
                <w:vertAlign w:val="superscript"/>
                <w:lang w:val="en-US"/>
              </w:rPr>
              <w:t>2</w:t>
            </w:r>
            <w:r w:rsidRPr="00436BAC">
              <w:rPr>
                <w:rFonts w:eastAsia="Times New Roman"/>
                <w:sz w:val="20"/>
                <w:szCs w:val="20"/>
                <w:lang w:val="en-US"/>
              </w:rPr>
              <w:t xml:space="preserve"> +/- oral antidiabetics</w:t>
            </w:r>
          </w:p>
        </w:tc>
      </w:tr>
    </w:tbl>
    <w:p w14:paraId="578B5FD4" w14:textId="14203E05" w:rsidR="000E4E6D" w:rsidRDefault="000E4E6D">
      <w:pPr>
        <w:rPr>
          <w:lang w:val="en-US"/>
        </w:rPr>
      </w:pPr>
      <w:r w:rsidRPr="0067199C">
        <w:rPr>
          <w:lang w:val="en-US"/>
        </w:rPr>
        <w:br w:type="page"/>
      </w:r>
    </w:p>
    <w:p w14:paraId="362F6947" w14:textId="62E42AF0" w:rsidR="000E4E6D" w:rsidRPr="0067199C" w:rsidRDefault="000E4E6D">
      <w:pPr>
        <w:rPr>
          <w:lang w:val="en-US"/>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1134"/>
        <w:gridCol w:w="567"/>
        <w:gridCol w:w="627"/>
        <w:gridCol w:w="644"/>
        <w:gridCol w:w="792"/>
        <w:gridCol w:w="893"/>
        <w:gridCol w:w="893"/>
        <w:gridCol w:w="893"/>
        <w:gridCol w:w="1021"/>
        <w:gridCol w:w="1003"/>
        <w:gridCol w:w="893"/>
      </w:tblGrid>
      <w:tr w:rsidR="000A5D72" w:rsidRPr="0067199C" w14:paraId="1B9D8D59" w14:textId="77777777" w:rsidTr="00DD178F">
        <w:trPr>
          <w:trHeight w:val="188"/>
        </w:trPr>
        <w:tc>
          <w:tcPr>
            <w:tcW w:w="9360" w:type="dxa"/>
            <w:gridSpan w:val="11"/>
            <w:tcBorders>
              <w:bottom w:val="single" w:sz="4" w:space="0" w:color="auto"/>
            </w:tcBorders>
            <w:tcMar>
              <w:top w:w="100" w:type="dxa"/>
              <w:left w:w="100" w:type="dxa"/>
              <w:bottom w:w="100" w:type="dxa"/>
              <w:right w:w="100" w:type="dxa"/>
            </w:tcMar>
          </w:tcPr>
          <w:p w14:paraId="557F9C57" w14:textId="77777777" w:rsidR="000A5D72" w:rsidRPr="0067199C" w:rsidRDefault="000A5D72" w:rsidP="000A5D72">
            <w:pPr>
              <w:pStyle w:val="NormalWeb"/>
              <w:spacing w:before="0" w:beforeAutospacing="0" w:after="0" w:afterAutospacing="0"/>
              <w:rPr>
                <w:rFonts w:ascii="Arial" w:hAnsi="Arial" w:cs="Arial"/>
                <w:color w:val="000000"/>
                <w:sz w:val="18"/>
                <w:szCs w:val="18"/>
              </w:rPr>
            </w:pPr>
            <w:bookmarkStart w:id="13" w:name="_Hlk87618205"/>
            <w:r w:rsidRPr="0067199C">
              <w:rPr>
                <w:rFonts w:ascii="Arial" w:hAnsi="Arial" w:cs="Arial"/>
                <w:color w:val="000000"/>
                <w:sz w:val="18"/>
                <w:szCs w:val="18"/>
              </w:rPr>
              <w:t>Table 2: Performance of the six different models with positive prediction fractions of 20%, 25% and 30%</w:t>
            </w:r>
          </w:p>
        </w:tc>
      </w:tr>
      <w:tr w:rsidR="000A5D72" w:rsidRPr="0067199C" w14:paraId="1B36AD9B" w14:textId="77777777" w:rsidTr="000A5D72">
        <w:trPr>
          <w:trHeight w:val="249"/>
        </w:trPr>
        <w:tc>
          <w:tcPr>
            <w:tcW w:w="1134" w:type="dxa"/>
            <w:tcBorders>
              <w:top w:val="single" w:sz="4" w:space="0" w:color="auto"/>
              <w:bottom w:val="single" w:sz="4" w:space="0" w:color="auto"/>
            </w:tcBorders>
            <w:tcMar>
              <w:top w:w="100" w:type="dxa"/>
              <w:left w:w="100" w:type="dxa"/>
              <w:bottom w:w="100" w:type="dxa"/>
              <w:right w:w="100" w:type="dxa"/>
            </w:tcMar>
            <w:hideMark/>
          </w:tcPr>
          <w:p w14:paraId="06445DB6" w14:textId="77777777" w:rsidR="000A5D72" w:rsidRPr="0067199C" w:rsidRDefault="000A5D72" w:rsidP="000A5D72">
            <w:pPr>
              <w:spacing w:line="240" w:lineRule="auto"/>
              <w:rPr>
                <w:sz w:val="18"/>
                <w:szCs w:val="18"/>
                <w:lang w:val="en-US"/>
              </w:rPr>
            </w:pPr>
            <w:r w:rsidRPr="0067199C">
              <w:rPr>
                <w:sz w:val="18"/>
                <w:szCs w:val="18"/>
                <w:lang w:val="en-US"/>
              </w:rPr>
              <w:t>PPF 20</w:t>
            </w:r>
          </w:p>
        </w:tc>
        <w:tc>
          <w:tcPr>
            <w:tcW w:w="567" w:type="dxa"/>
            <w:tcBorders>
              <w:top w:val="single" w:sz="4" w:space="0" w:color="auto"/>
              <w:bottom w:val="single" w:sz="4" w:space="0" w:color="auto"/>
            </w:tcBorders>
            <w:tcMar>
              <w:top w:w="100" w:type="dxa"/>
              <w:left w:w="100" w:type="dxa"/>
              <w:bottom w:w="100" w:type="dxa"/>
              <w:right w:w="100" w:type="dxa"/>
            </w:tcMar>
            <w:hideMark/>
          </w:tcPr>
          <w:p w14:paraId="07CBC272" w14:textId="77777777" w:rsidR="000A5D72" w:rsidRPr="0067199C" w:rsidRDefault="000A5D72" w:rsidP="000A5D72">
            <w:pPr>
              <w:pStyle w:val="NormalWeb"/>
              <w:spacing w:before="0" w:beforeAutospacing="0" w:after="0" w:afterAutospacing="0"/>
              <w:jc w:val="center"/>
              <w:rPr>
                <w:rFonts w:ascii="Arial" w:hAnsi="Arial" w:cs="Arial"/>
                <w:sz w:val="18"/>
                <w:szCs w:val="18"/>
              </w:rPr>
            </w:pPr>
            <w:r w:rsidRPr="0067199C">
              <w:rPr>
                <w:rFonts w:ascii="Arial" w:hAnsi="Arial" w:cs="Arial"/>
                <w:color w:val="000000"/>
                <w:sz w:val="18"/>
                <w:szCs w:val="18"/>
              </w:rPr>
              <w:t>TP</w:t>
            </w:r>
          </w:p>
        </w:tc>
        <w:tc>
          <w:tcPr>
            <w:tcW w:w="627" w:type="dxa"/>
            <w:tcBorders>
              <w:top w:val="single" w:sz="4" w:space="0" w:color="auto"/>
              <w:bottom w:val="single" w:sz="4" w:space="0" w:color="auto"/>
            </w:tcBorders>
            <w:tcMar>
              <w:top w:w="100" w:type="dxa"/>
              <w:left w:w="100" w:type="dxa"/>
              <w:bottom w:w="100" w:type="dxa"/>
              <w:right w:w="100" w:type="dxa"/>
            </w:tcMar>
            <w:hideMark/>
          </w:tcPr>
          <w:p w14:paraId="2EEF5327" w14:textId="77777777" w:rsidR="000A5D72" w:rsidRPr="0067199C" w:rsidRDefault="000A5D72" w:rsidP="000A5D72">
            <w:pPr>
              <w:pStyle w:val="NormalWeb"/>
              <w:spacing w:before="0" w:beforeAutospacing="0" w:after="0" w:afterAutospacing="0"/>
              <w:jc w:val="center"/>
              <w:rPr>
                <w:rFonts w:ascii="Arial" w:hAnsi="Arial" w:cs="Arial"/>
                <w:sz w:val="18"/>
                <w:szCs w:val="18"/>
              </w:rPr>
            </w:pPr>
            <w:r w:rsidRPr="0067199C">
              <w:rPr>
                <w:rFonts w:ascii="Arial" w:hAnsi="Arial" w:cs="Arial"/>
                <w:color w:val="000000"/>
                <w:sz w:val="18"/>
                <w:szCs w:val="18"/>
              </w:rPr>
              <w:t>FP</w:t>
            </w:r>
          </w:p>
        </w:tc>
        <w:tc>
          <w:tcPr>
            <w:tcW w:w="644" w:type="dxa"/>
            <w:tcBorders>
              <w:top w:val="single" w:sz="4" w:space="0" w:color="auto"/>
              <w:bottom w:val="single" w:sz="4" w:space="0" w:color="auto"/>
            </w:tcBorders>
            <w:tcMar>
              <w:top w:w="100" w:type="dxa"/>
              <w:left w:w="100" w:type="dxa"/>
              <w:bottom w:w="100" w:type="dxa"/>
              <w:right w:w="100" w:type="dxa"/>
            </w:tcMar>
            <w:hideMark/>
          </w:tcPr>
          <w:p w14:paraId="2E55BA70" w14:textId="77777777" w:rsidR="000A5D72" w:rsidRPr="0067199C" w:rsidRDefault="000A5D72" w:rsidP="000A5D72">
            <w:pPr>
              <w:pStyle w:val="NormalWeb"/>
              <w:spacing w:before="0" w:beforeAutospacing="0" w:after="0" w:afterAutospacing="0"/>
              <w:jc w:val="center"/>
              <w:rPr>
                <w:rFonts w:ascii="Arial" w:hAnsi="Arial" w:cs="Arial"/>
                <w:sz w:val="18"/>
                <w:szCs w:val="18"/>
              </w:rPr>
            </w:pPr>
            <w:r w:rsidRPr="0067199C">
              <w:rPr>
                <w:rFonts w:ascii="Arial" w:hAnsi="Arial" w:cs="Arial"/>
                <w:color w:val="000000"/>
                <w:sz w:val="18"/>
                <w:szCs w:val="18"/>
              </w:rPr>
              <w:t>FN</w:t>
            </w:r>
          </w:p>
        </w:tc>
        <w:tc>
          <w:tcPr>
            <w:tcW w:w="792" w:type="dxa"/>
            <w:tcBorders>
              <w:top w:val="single" w:sz="4" w:space="0" w:color="auto"/>
              <w:bottom w:val="single" w:sz="4" w:space="0" w:color="auto"/>
            </w:tcBorders>
            <w:tcMar>
              <w:top w:w="100" w:type="dxa"/>
              <w:left w:w="100" w:type="dxa"/>
              <w:bottom w:w="100" w:type="dxa"/>
              <w:right w:w="100" w:type="dxa"/>
            </w:tcMar>
            <w:hideMark/>
          </w:tcPr>
          <w:p w14:paraId="29DE282A" w14:textId="77777777" w:rsidR="000A5D72" w:rsidRPr="0067199C" w:rsidRDefault="000A5D72" w:rsidP="000A5D72">
            <w:pPr>
              <w:pStyle w:val="NormalWeb"/>
              <w:spacing w:before="0" w:beforeAutospacing="0" w:after="0" w:afterAutospacing="0"/>
              <w:jc w:val="center"/>
              <w:rPr>
                <w:rFonts w:ascii="Arial" w:hAnsi="Arial" w:cs="Arial"/>
                <w:sz w:val="18"/>
                <w:szCs w:val="18"/>
              </w:rPr>
            </w:pPr>
            <w:r w:rsidRPr="0067199C">
              <w:rPr>
                <w:rFonts w:ascii="Arial" w:hAnsi="Arial" w:cs="Arial"/>
                <w:color w:val="000000"/>
                <w:sz w:val="18"/>
                <w:szCs w:val="18"/>
              </w:rPr>
              <w:t>TN</w:t>
            </w:r>
          </w:p>
        </w:tc>
        <w:tc>
          <w:tcPr>
            <w:tcW w:w="893" w:type="dxa"/>
            <w:tcBorders>
              <w:top w:val="single" w:sz="4" w:space="0" w:color="auto"/>
              <w:bottom w:val="single" w:sz="4" w:space="0" w:color="auto"/>
            </w:tcBorders>
            <w:tcMar>
              <w:top w:w="100" w:type="dxa"/>
              <w:left w:w="100" w:type="dxa"/>
              <w:bottom w:w="100" w:type="dxa"/>
              <w:right w:w="100" w:type="dxa"/>
            </w:tcMar>
            <w:hideMark/>
          </w:tcPr>
          <w:p w14:paraId="4AB7A60E" w14:textId="77777777" w:rsidR="000A5D72" w:rsidRPr="0067199C" w:rsidRDefault="000A5D72" w:rsidP="000A5D72">
            <w:pPr>
              <w:pStyle w:val="NormalWeb"/>
              <w:spacing w:before="0" w:beforeAutospacing="0" w:after="0" w:afterAutospacing="0"/>
              <w:jc w:val="center"/>
              <w:rPr>
                <w:rFonts w:ascii="Arial" w:hAnsi="Arial" w:cs="Arial"/>
                <w:sz w:val="18"/>
                <w:szCs w:val="18"/>
              </w:rPr>
            </w:pPr>
            <w:r w:rsidRPr="0067199C">
              <w:rPr>
                <w:rFonts w:ascii="Arial" w:hAnsi="Arial" w:cs="Arial"/>
                <w:color w:val="000000"/>
                <w:sz w:val="18"/>
                <w:szCs w:val="18"/>
              </w:rPr>
              <w:t>TPR</w:t>
            </w:r>
          </w:p>
        </w:tc>
        <w:tc>
          <w:tcPr>
            <w:tcW w:w="893" w:type="dxa"/>
            <w:tcBorders>
              <w:top w:val="single" w:sz="4" w:space="0" w:color="auto"/>
              <w:bottom w:val="single" w:sz="4" w:space="0" w:color="auto"/>
            </w:tcBorders>
            <w:tcMar>
              <w:top w:w="100" w:type="dxa"/>
              <w:left w:w="100" w:type="dxa"/>
              <w:bottom w:w="100" w:type="dxa"/>
              <w:right w:w="100" w:type="dxa"/>
            </w:tcMar>
            <w:hideMark/>
          </w:tcPr>
          <w:p w14:paraId="026A35EA" w14:textId="77777777" w:rsidR="000A5D72" w:rsidRPr="0067199C" w:rsidRDefault="000A5D72" w:rsidP="000A5D72">
            <w:pPr>
              <w:pStyle w:val="NormalWeb"/>
              <w:spacing w:before="0" w:beforeAutospacing="0" w:after="0" w:afterAutospacing="0"/>
              <w:jc w:val="center"/>
              <w:rPr>
                <w:rFonts w:ascii="Arial" w:hAnsi="Arial" w:cs="Arial"/>
                <w:sz w:val="18"/>
                <w:szCs w:val="18"/>
              </w:rPr>
            </w:pPr>
            <w:r w:rsidRPr="0067199C">
              <w:rPr>
                <w:rFonts w:ascii="Arial" w:hAnsi="Arial" w:cs="Arial"/>
                <w:color w:val="000000"/>
                <w:sz w:val="18"/>
                <w:szCs w:val="18"/>
              </w:rPr>
              <w:t>PPV</w:t>
            </w:r>
          </w:p>
        </w:tc>
        <w:tc>
          <w:tcPr>
            <w:tcW w:w="893" w:type="dxa"/>
            <w:tcBorders>
              <w:top w:val="single" w:sz="4" w:space="0" w:color="auto"/>
              <w:bottom w:val="single" w:sz="4" w:space="0" w:color="auto"/>
            </w:tcBorders>
            <w:tcMar>
              <w:top w:w="100" w:type="dxa"/>
              <w:left w:w="100" w:type="dxa"/>
              <w:bottom w:w="100" w:type="dxa"/>
              <w:right w:w="100" w:type="dxa"/>
            </w:tcMar>
            <w:hideMark/>
          </w:tcPr>
          <w:p w14:paraId="3FA308C8" w14:textId="77777777" w:rsidR="000A5D72" w:rsidRPr="0067199C" w:rsidRDefault="000A5D72" w:rsidP="000A5D72">
            <w:pPr>
              <w:pStyle w:val="NormalWeb"/>
              <w:spacing w:before="0" w:beforeAutospacing="0" w:after="0" w:afterAutospacing="0"/>
              <w:jc w:val="center"/>
              <w:rPr>
                <w:rFonts w:ascii="Arial" w:hAnsi="Arial" w:cs="Arial"/>
                <w:sz w:val="18"/>
                <w:szCs w:val="18"/>
              </w:rPr>
            </w:pPr>
            <w:r w:rsidRPr="0067199C">
              <w:rPr>
                <w:rFonts w:ascii="Arial" w:hAnsi="Arial" w:cs="Arial"/>
                <w:color w:val="000000"/>
                <w:sz w:val="18"/>
                <w:szCs w:val="18"/>
              </w:rPr>
              <w:t>MCC</w:t>
            </w:r>
          </w:p>
        </w:tc>
        <w:tc>
          <w:tcPr>
            <w:tcW w:w="1021" w:type="dxa"/>
            <w:tcBorders>
              <w:top w:val="single" w:sz="4" w:space="0" w:color="auto"/>
              <w:bottom w:val="single" w:sz="4" w:space="0" w:color="auto"/>
            </w:tcBorders>
            <w:tcMar>
              <w:top w:w="100" w:type="dxa"/>
              <w:left w:w="100" w:type="dxa"/>
              <w:bottom w:w="100" w:type="dxa"/>
              <w:right w:w="100" w:type="dxa"/>
            </w:tcMar>
            <w:hideMark/>
          </w:tcPr>
          <w:p w14:paraId="6C94B207" w14:textId="77777777" w:rsidR="000A5D72" w:rsidRPr="0067199C" w:rsidRDefault="000A5D72" w:rsidP="000A5D72">
            <w:pPr>
              <w:pStyle w:val="NormalWeb"/>
              <w:spacing w:before="0" w:beforeAutospacing="0" w:after="0" w:afterAutospacing="0"/>
              <w:jc w:val="center"/>
              <w:rPr>
                <w:rFonts w:ascii="Arial" w:hAnsi="Arial" w:cs="Arial"/>
                <w:sz w:val="18"/>
                <w:szCs w:val="18"/>
              </w:rPr>
            </w:pPr>
            <w:r w:rsidRPr="0067199C">
              <w:rPr>
                <w:rFonts w:ascii="Arial" w:hAnsi="Arial" w:cs="Arial"/>
                <w:color w:val="000000"/>
                <w:sz w:val="18"/>
                <w:szCs w:val="18"/>
              </w:rPr>
              <w:t>AUROC</w:t>
            </w:r>
          </w:p>
        </w:tc>
        <w:tc>
          <w:tcPr>
            <w:tcW w:w="1003" w:type="dxa"/>
            <w:tcBorders>
              <w:top w:val="single" w:sz="4" w:space="0" w:color="auto"/>
              <w:bottom w:val="single" w:sz="4" w:space="0" w:color="auto"/>
            </w:tcBorders>
            <w:tcMar>
              <w:top w:w="100" w:type="dxa"/>
              <w:left w:w="100" w:type="dxa"/>
              <w:bottom w:w="100" w:type="dxa"/>
              <w:right w:w="100" w:type="dxa"/>
            </w:tcMar>
            <w:hideMark/>
          </w:tcPr>
          <w:p w14:paraId="1F7EB16D" w14:textId="77777777" w:rsidR="000A5D72" w:rsidRPr="0067199C" w:rsidRDefault="000A5D72" w:rsidP="000A5D72">
            <w:pPr>
              <w:pStyle w:val="NormalWeb"/>
              <w:spacing w:before="0" w:beforeAutospacing="0" w:after="0" w:afterAutospacing="0"/>
              <w:jc w:val="center"/>
              <w:rPr>
                <w:rFonts w:ascii="Arial" w:hAnsi="Arial" w:cs="Arial"/>
                <w:sz w:val="18"/>
                <w:szCs w:val="18"/>
              </w:rPr>
            </w:pPr>
            <w:r w:rsidRPr="0067199C">
              <w:rPr>
                <w:rFonts w:ascii="Arial" w:hAnsi="Arial" w:cs="Arial"/>
                <w:color w:val="000000"/>
                <w:sz w:val="18"/>
                <w:szCs w:val="18"/>
              </w:rPr>
              <w:t>AUPRC</w:t>
            </w:r>
          </w:p>
        </w:tc>
        <w:tc>
          <w:tcPr>
            <w:tcW w:w="893" w:type="dxa"/>
            <w:tcBorders>
              <w:top w:val="single" w:sz="4" w:space="0" w:color="auto"/>
              <w:bottom w:val="single" w:sz="4" w:space="0" w:color="auto"/>
            </w:tcBorders>
            <w:tcMar>
              <w:top w:w="100" w:type="dxa"/>
              <w:left w:w="100" w:type="dxa"/>
              <w:bottom w:w="100" w:type="dxa"/>
              <w:right w:w="100" w:type="dxa"/>
            </w:tcMar>
            <w:hideMark/>
          </w:tcPr>
          <w:p w14:paraId="5A69783D" w14:textId="77777777" w:rsidR="000A5D72" w:rsidRPr="0067199C" w:rsidRDefault="000A5D72" w:rsidP="000A5D72">
            <w:pPr>
              <w:pStyle w:val="NormalWeb"/>
              <w:spacing w:before="0" w:beforeAutospacing="0" w:after="0" w:afterAutospacing="0"/>
              <w:jc w:val="center"/>
              <w:rPr>
                <w:rFonts w:ascii="Arial" w:hAnsi="Arial" w:cs="Arial"/>
                <w:sz w:val="18"/>
                <w:szCs w:val="18"/>
              </w:rPr>
            </w:pPr>
            <w:r w:rsidRPr="0067199C">
              <w:rPr>
                <w:rFonts w:ascii="Arial" w:hAnsi="Arial" w:cs="Arial"/>
                <w:color w:val="000000"/>
                <w:sz w:val="18"/>
                <w:szCs w:val="18"/>
              </w:rPr>
              <w:t>P (TPR)</w:t>
            </w:r>
          </w:p>
        </w:tc>
      </w:tr>
      <w:bookmarkEnd w:id="13"/>
      <w:tr w:rsidR="000A5D72" w:rsidRPr="0067199C" w14:paraId="138F0C0A" w14:textId="77777777" w:rsidTr="000A5D72">
        <w:trPr>
          <w:trHeight w:val="219"/>
        </w:trPr>
        <w:tc>
          <w:tcPr>
            <w:tcW w:w="1134" w:type="dxa"/>
            <w:tcBorders>
              <w:top w:val="single" w:sz="4" w:space="0" w:color="auto"/>
            </w:tcBorders>
            <w:tcMar>
              <w:top w:w="100" w:type="dxa"/>
              <w:left w:w="100" w:type="dxa"/>
              <w:bottom w:w="100" w:type="dxa"/>
              <w:right w:w="100" w:type="dxa"/>
            </w:tcMar>
            <w:hideMark/>
          </w:tcPr>
          <w:p w14:paraId="1BAEC6F0" w14:textId="0E13A3D7" w:rsidR="000A5D72" w:rsidRPr="003034CC" w:rsidRDefault="000A5D72" w:rsidP="000A5D72">
            <w:pPr>
              <w:pStyle w:val="NormalWeb"/>
              <w:spacing w:before="0" w:beforeAutospacing="0" w:after="0" w:afterAutospacing="0"/>
              <w:rPr>
                <w:rFonts w:ascii="Courier New" w:hAnsi="Courier New" w:cs="Courier New"/>
                <w:sz w:val="18"/>
                <w:szCs w:val="18"/>
              </w:rPr>
            </w:pPr>
            <w:r w:rsidRPr="0067199C">
              <w:rPr>
                <w:rFonts w:ascii="Arial" w:hAnsi="Arial" w:cs="Arial"/>
                <w:color w:val="000000"/>
                <w:sz w:val="18"/>
                <w:szCs w:val="18"/>
              </w:rPr>
              <w:t>ML33</w:t>
            </w:r>
          </w:p>
        </w:tc>
        <w:tc>
          <w:tcPr>
            <w:tcW w:w="567" w:type="dxa"/>
            <w:tcBorders>
              <w:top w:val="single" w:sz="4" w:space="0" w:color="auto"/>
            </w:tcBorders>
            <w:shd w:val="clear" w:color="auto" w:fill="EAF1DD" w:themeFill="accent3" w:themeFillTint="33"/>
            <w:tcMar>
              <w:top w:w="100" w:type="dxa"/>
              <w:left w:w="100" w:type="dxa"/>
              <w:bottom w:w="100" w:type="dxa"/>
              <w:right w:w="100" w:type="dxa"/>
            </w:tcMar>
            <w:hideMark/>
          </w:tcPr>
          <w:p w14:paraId="1B129E6F"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106</w:t>
            </w:r>
          </w:p>
        </w:tc>
        <w:tc>
          <w:tcPr>
            <w:tcW w:w="627" w:type="dxa"/>
            <w:tcBorders>
              <w:top w:val="single" w:sz="4" w:space="0" w:color="auto"/>
            </w:tcBorders>
            <w:shd w:val="clear" w:color="auto" w:fill="EAF1DD" w:themeFill="accent3" w:themeFillTint="33"/>
            <w:tcMar>
              <w:top w:w="100" w:type="dxa"/>
              <w:left w:w="100" w:type="dxa"/>
              <w:bottom w:w="100" w:type="dxa"/>
              <w:right w:w="100" w:type="dxa"/>
            </w:tcMar>
            <w:hideMark/>
          </w:tcPr>
          <w:p w14:paraId="3454D979"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676</w:t>
            </w:r>
          </w:p>
        </w:tc>
        <w:tc>
          <w:tcPr>
            <w:tcW w:w="644" w:type="dxa"/>
            <w:tcBorders>
              <w:top w:val="single" w:sz="4" w:space="0" w:color="auto"/>
            </w:tcBorders>
            <w:shd w:val="clear" w:color="auto" w:fill="EAF1DD" w:themeFill="accent3" w:themeFillTint="33"/>
            <w:tcMar>
              <w:top w:w="100" w:type="dxa"/>
              <w:left w:w="100" w:type="dxa"/>
              <w:bottom w:w="100" w:type="dxa"/>
              <w:right w:w="100" w:type="dxa"/>
            </w:tcMar>
            <w:hideMark/>
          </w:tcPr>
          <w:p w14:paraId="3627C5EF"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76</w:t>
            </w:r>
          </w:p>
        </w:tc>
        <w:tc>
          <w:tcPr>
            <w:tcW w:w="792" w:type="dxa"/>
            <w:tcBorders>
              <w:top w:val="single" w:sz="4" w:space="0" w:color="auto"/>
            </w:tcBorders>
            <w:shd w:val="clear" w:color="auto" w:fill="EAF1DD" w:themeFill="accent3" w:themeFillTint="33"/>
            <w:tcMar>
              <w:top w:w="100" w:type="dxa"/>
              <w:left w:w="100" w:type="dxa"/>
              <w:bottom w:w="100" w:type="dxa"/>
              <w:right w:w="100" w:type="dxa"/>
            </w:tcMar>
            <w:hideMark/>
          </w:tcPr>
          <w:p w14:paraId="2EE12689"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3055</w:t>
            </w:r>
          </w:p>
        </w:tc>
        <w:tc>
          <w:tcPr>
            <w:tcW w:w="893" w:type="dxa"/>
            <w:tcBorders>
              <w:top w:val="single" w:sz="4" w:space="0" w:color="auto"/>
            </w:tcBorders>
            <w:shd w:val="clear" w:color="auto" w:fill="EAF1DD" w:themeFill="accent3" w:themeFillTint="33"/>
            <w:tcMar>
              <w:top w:w="100" w:type="dxa"/>
              <w:left w:w="100" w:type="dxa"/>
              <w:bottom w:w="100" w:type="dxa"/>
              <w:right w:w="100" w:type="dxa"/>
            </w:tcMar>
            <w:hideMark/>
          </w:tcPr>
          <w:p w14:paraId="0E901EE7"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58.2%</w:t>
            </w:r>
          </w:p>
        </w:tc>
        <w:tc>
          <w:tcPr>
            <w:tcW w:w="893" w:type="dxa"/>
            <w:tcBorders>
              <w:top w:val="single" w:sz="4" w:space="0" w:color="auto"/>
            </w:tcBorders>
            <w:shd w:val="clear" w:color="auto" w:fill="EAF1DD" w:themeFill="accent3" w:themeFillTint="33"/>
            <w:tcMar>
              <w:top w:w="100" w:type="dxa"/>
              <w:left w:w="100" w:type="dxa"/>
              <w:bottom w:w="100" w:type="dxa"/>
              <w:right w:w="100" w:type="dxa"/>
            </w:tcMar>
            <w:hideMark/>
          </w:tcPr>
          <w:p w14:paraId="49FE422F"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13.6%</w:t>
            </w:r>
          </w:p>
        </w:tc>
        <w:tc>
          <w:tcPr>
            <w:tcW w:w="893" w:type="dxa"/>
            <w:tcBorders>
              <w:top w:val="single" w:sz="4" w:space="0" w:color="auto"/>
            </w:tcBorders>
            <w:shd w:val="clear" w:color="auto" w:fill="EAF1DD" w:themeFill="accent3" w:themeFillTint="33"/>
            <w:tcMar>
              <w:top w:w="100" w:type="dxa"/>
              <w:left w:w="100" w:type="dxa"/>
              <w:bottom w:w="100" w:type="dxa"/>
              <w:right w:w="100" w:type="dxa"/>
            </w:tcMar>
            <w:hideMark/>
          </w:tcPr>
          <w:p w14:paraId="3A3DDCBE"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21.1%</w:t>
            </w:r>
          </w:p>
        </w:tc>
        <w:tc>
          <w:tcPr>
            <w:tcW w:w="1021" w:type="dxa"/>
            <w:tcBorders>
              <w:top w:val="single" w:sz="4" w:space="0" w:color="auto"/>
            </w:tcBorders>
            <w:shd w:val="clear" w:color="auto" w:fill="EAF1DD" w:themeFill="accent3" w:themeFillTint="33"/>
            <w:tcMar>
              <w:top w:w="100" w:type="dxa"/>
              <w:left w:w="100" w:type="dxa"/>
              <w:bottom w:w="100" w:type="dxa"/>
              <w:right w:w="100" w:type="dxa"/>
            </w:tcMar>
            <w:hideMark/>
          </w:tcPr>
          <w:p w14:paraId="724A2C6D"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76.3%</w:t>
            </w:r>
          </w:p>
        </w:tc>
        <w:tc>
          <w:tcPr>
            <w:tcW w:w="1003" w:type="dxa"/>
            <w:tcBorders>
              <w:top w:val="single" w:sz="4" w:space="0" w:color="auto"/>
            </w:tcBorders>
            <w:shd w:val="clear" w:color="auto" w:fill="auto"/>
            <w:tcMar>
              <w:top w:w="100" w:type="dxa"/>
              <w:left w:w="100" w:type="dxa"/>
              <w:bottom w:w="100" w:type="dxa"/>
              <w:right w:w="100" w:type="dxa"/>
            </w:tcMar>
            <w:hideMark/>
          </w:tcPr>
          <w:p w14:paraId="229755C6"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15.5%</w:t>
            </w:r>
          </w:p>
        </w:tc>
        <w:tc>
          <w:tcPr>
            <w:tcW w:w="893" w:type="dxa"/>
            <w:tcBorders>
              <w:top w:val="single" w:sz="4" w:space="0" w:color="auto"/>
            </w:tcBorders>
            <w:tcMar>
              <w:top w:w="100" w:type="dxa"/>
              <w:left w:w="100" w:type="dxa"/>
              <w:bottom w:w="100" w:type="dxa"/>
              <w:right w:w="100" w:type="dxa"/>
            </w:tcMar>
            <w:hideMark/>
          </w:tcPr>
          <w:p w14:paraId="22C2504B" w14:textId="22813684"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w:t>
            </w:r>
          </w:p>
        </w:tc>
      </w:tr>
      <w:tr w:rsidR="000A5D72" w:rsidRPr="0067199C" w14:paraId="607400E0" w14:textId="77777777" w:rsidTr="000A5D72">
        <w:trPr>
          <w:trHeight w:val="203"/>
        </w:trPr>
        <w:tc>
          <w:tcPr>
            <w:tcW w:w="1134" w:type="dxa"/>
            <w:tcMar>
              <w:top w:w="100" w:type="dxa"/>
              <w:left w:w="100" w:type="dxa"/>
              <w:bottom w:w="100" w:type="dxa"/>
              <w:right w:w="100" w:type="dxa"/>
            </w:tcMar>
            <w:hideMark/>
          </w:tcPr>
          <w:p w14:paraId="71CD9759" w14:textId="0F15BBC8" w:rsidR="000A5D72" w:rsidRPr="0067199C" w:rsidRDefault="000A5D72" w:rsidP="000A5D72">
            <w:pPr>
              <w:pStyle w:val="NormalWeb"/>
              <w:spacing w:before="0" w:beforeAutospacing="0" w:after="0" w:afterAutospacing="0"/>
              <w:rPr>
                <w:rFonts w:ascii="Arial" w:hAnsi="Arial" w:cs="Arial"/>
                <w:sz w:val="18"/>
                <w:szCs w:val="18"/>
              </w:rPr>
            </w:pPr>
            <w:r w:rsidRPr="0067199C">
              <w:rPr>
                <w:rFonts w:ascii="Arial" w:hAnsi="Arial" w:cs="Arial"/>
                <w:color w:val="000000"/>
                <w:sz w:val="18"/>
                <w:szCs w:val="18"/>
              </w:rPr>
              <w:t>LR33</w:t>
            </w:r>
          </w:p>
        </w:tc>
        <w:tc>
          <w:tcPr>
            <w:tcW w:w="567" w:type="dxa"/>
            <w:tcMar>
              <w:top w:w="100" w:type="dxa"/>
              <w:left w:w="100" w:type="dxa"/>
              <w:bottom w:w="100" w:type="dxa"/>
              <w:right w:w="100" w:type="dxa"/>
            </w:tcMar>
            <w:hideMark/>
          </w:tcPr>
          <w:p w14:paraId="7734289D"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98</w:t>
            </w:r>
          </w:p>
        </w:tc>
        <w:tc>
          <w:tcPr>
            <w:tcW w:w="627" w:type="dxa"/>
            <w:tcMar>
              <w:top w:w="100" w:type="dxa"/>
              <w:left w:w="100" w:type="dxa"/>
              <w:bottom w:w="100" w:type="dxa"/>
              <w:right w:w="100" w:type="dxa"/>
            </w:tcMar>
            <w:hideMark/>
          </w:tcPr>
          <w:p w14:paraId="270715D5"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684</w:t>
            </w:r>
          </w:p>
        </w:tc>
        <w:tc>
          <w:tcPr>
            <w:tcW w:w="644" w:type="dxa"/>
            <w:tcMar>
              <w:top w:w="100" w:type="dxa"/>
              <w:left w:w="100" w:type="dxa"/>
              <w:bottom w:w="100" w:type="dxa"/>
              <w:right w:w="100" w:type="dxa"/>
            </w:tcMar>
            <w:hideMark/>
          </w:tcPr>
          <w:p w14:paraId="55DD5D86"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84</w:t>
            </w:r>
          </w:p>
        </w:tc>
        <w:tc>
          <w:tcPr>
            <w:tcW w:w="792" w:type="dxa"/>
            <w:tcMar>
              <w:top w:w="100" w:type="dxa"/>
              <w:left w:w="100" w:type="dxa"/>
              <w:bottom w:w="100" w:type="dxa"/>
              <w:right w:w="100" w:type="dxa"/>
            </w:tcMar>
            <w:hideMark/>
          </w:tcPr>
          <w:p w14:paraId="2859D305"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3047</w:t>
            </w:r>
          </w:p>
        </w:tc>
        <w:tc>
          <w:tcPr>
            <w:tcW w:w="893" w:type="dxa"/>
            <w:tcMar>
              <w:top w:w="100" w:type="dxa"/>
              <w:left w:w="100" w:type="dxa"/>
              <w:bottom w:w="100" w:type="dxa"/>
              <w:right w:w="100" w:type="dxa"/>
            </w:tcMar>
            <w:hideMark/>
          </w:tcPr>
          <w:p w14:paraId="19012B87"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53.8%</w:t>
            </w:r>
          </w:p>
        </w:tc>
        <w:tc>
          <w:tcPr>
            <w:tcW w:w="893" w:type="dxa"/>
            <w:tcMar>
              <w:top w:w="100" w:type="dxa"/>
              <w:left w:w="100" w:type="dxa"/>
              <w:bottom w:w="100" w:type="dxa"/>
              <w:right w:w="100" w:type="dxa"/>
            </w:tcMar>
            <w:hideMark/>
          </w:tcPr>
          <w:p w14:paraId="5CEFA32C"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12.5%</w:t>
            </w:r>
          </w:p>
        </w:tc>
        <w:tc>
          <w:tcPr>
            <w:tcW w:w="893" w:type="dxa"/>
            <w:tcMar>
              <w:top w:w="100" w:type="dxa"/>
              <w:left w:w="100" w:type="dxa"/>
              <w:bottom w:w="100" w:type="dxa"/>
              <w:right w:w="100" w:type="dxa"/>
            </w:tcMar>
            <w:hideMark/>
          </w:tcPr>
          <w:p w14:paraId="7053B39C"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18.7%</w:t>
            </w:r>
          </w:p>
        </w:tc>
        <w:tc>
          <w:tcPr>
            <w:tcW w:w="1021" w:type="dxa"/>
            <w:tcMar>
              <w:top w:w="100" w:type="dxa"/>
              <w:left w:w="100" w:type="dxa"/>
              <w:bottom w:w="100" w:type="dxa"/>
              <w:right w:w="100" w:type="dxa"/>
            </w:tcMar>
            <w:hideMark/>
          </w:tcPr>
          <w:p w14:paraId="561E65B3"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74.5%</w:t>
            </w:r>
          </w:p>
        </w:tc>
        <w:tc>
          <w:tcPr>
            <w:tcW w:w="1003" w:type="dxa"/>
            <w:tcMar>
              <w:top w:w="100" w:type="dxa"/>
              <w:left w:w="100" w:type="dxa"/>
              <w:bottom w:w="100" w:type="dxa"/>
              <w:right w:w="100" w:type="dxa"/>
            </w:tcMar>
            <w:hideMark/>
          </w:tcPr>
          <w:p w14:paraId="673071F2"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15.7%</w:t>
            </w:r>
          </w:p>
        </w:tc>
        <w:tc>
          <w:tcPr>
            <w:tcW w:w="893" w:type="dxa"/>
            <w:tcMar>
              <w:top w:w="100" w:type="dxa"/>
              <w:left w:w="100" w:type="dxa"/>
              <w:bottom w:w="100" w:type="dxa"/>
              <w:right w:w="100" w:type="dxa"/>
            </w:tcMar>
            <w:hideMark/>
          </w:tcPr>
          <w:p w14:paraId="48903CA9" w14:textId="4FD1A672"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19.7%</w:t>
            </w:r>
          </w:p>
        </w:tc>
      </w:tr>
      <w:tr w:rsidR="000A5D72" w:rsidRPr="0067199C" w14:paraId="513F3B53" w14:textId="77777777" w:rsidTr="00627D7A">
        <w:trPr>
          <w:trHeight w:val="203"/>
        </w:trPr>
        <w:tc>
          <w:tcPr>
            <w:tcW w:w="1134" w:type="dxa"/>
            <w:tcMar>
              <w:top w:w="100" w:type="dxa"/>
              <w:left w:w="100" w:type="dxa"/>
              <w:bottom w:w="100" w:type="dxa"/>
              <w:right w:w="100" w:type="dxa"/>
            </w:tcMar>
            <w:hideMark/>
          </w:tcPr>
          <w:p w14:paraId="5D527747" w14:textId="0D8121E3" w:rsidR="000A5D72" w:rsidRPr="0067199C" w:rsidRDefault="000A5D72" w:rsidP="000A5D72">
            <w:pPr>
              <w:pStyle w:val="NormalWeb"/>
              <w:spacing w:before="0" w:beforeAutospacing="0" w:after="0" w:afterAutospacing="0"/>
              <w:rPr>
                <w:rFonts w:ascii="Arial" w:hAnsi="Arial" w:cs="Arial"/>
                <w:sz w:val="18"/>
                <w:szCs w:val="18"/>
              </w:rPr>
            </w:pPr>
            <w:r w:rsidRPr="0067199C">
              <w:rPr>
                <w:rFonts w:ascii="Arial" w:hAnsi="Arial" w:cs="Arial"/>
                <w:color w:val="000000"/>
                <w:sz w:val="18"/>
                <w:szCs w:val="18"/>
              </w:rPr>
              <w:t>ML10</w:t>
            </w:r>
          </w:p>
        </w:tc>
        <w:tc>
          <w:tcPr>
            <w:tcW w:w="567" w:type="dxa"/>
            <w:tcMar>
              <w:top w:w="100" w:type="dxa"/>
              <w:left w:w="100" w:type="dxa"/>
              <w:bottom w:w="100" w:type="dxa"/>
              <w:right w:w="100" w:type="dxa"/>
            </w:tcMar>
            <w:hideMark/>
          </w:tcPr>
          <w:p w14:paraId="3FB6B9D5"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100</w:t>
            </w:r>
          </w:p>
        </w:tc>
        <w:tc>
          <w:tcPr>
            <w:tcW w:w="627" w:type="dxa"/>
            <w:tcMar>
              <w:top w:w="100" w:type="dxa"/>
              <w:left w:w="100" w:type="dxa"/>
              <w:bottom w:w="100" w:type="dxa"/>
              <w:right w:w="100" w:type="dxa"/>
            </w:tcMar>
            <w:hideMark/>
          </w:tcPr>
          <w:p w14:paraId="6003EE74"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682</w:t>
            </w:r>
          </w:p>
        </w:tc>
        <w:tc>
          <w:tcPr>
            <w:tcW w:w="644" w:type="dxa"/>
            <w:tcMar>
              <w:top w:w="100" w:type="dxa"/>
              <w:left w:w="100" w:type="dxa"/>
              <w:bottom w:w="100" w:type="dxa"/>
              <w:right w:w="100" w:type="dxa"/>
            </w:tcMar>
            <w:hideMark/>
          </w:tcPr>
          <w:p w14:paraId="11DFBC53"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82</w:t>
            </w:r>
          </w:p>
        </w:tc>
        <w:tc>
          <w:tcPr>
            <w:tcW w:w="792" w:type="dxa"/>
            <w:tcMar>
              <w:top w:w="100" w:type="dxa"/>
              <w:left w:w="100" w:type="dxa"/>
              <w:bottom w:w="100" w:type="dxa"/>
              <w:right w:w="100" w:type="dxa"/>
            </w:tcMar>
            <w:hideMark/>
          </w:tcPr>
          <w:p w14:paraId="4F486A02"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3049</w:t>
            </w:r>
          </w:p>
        </w:tc>
        <w:tc>
          <w:tcPr>
            <w:tcW w:w="893" w:type="dxa"/>
            <w:tcMar>
              <w:top w:w="100" w:type="dxa"/>
              <w:left w:w="100" w:type="dxa"/>
              <w:bottom w:w="100" w:type="dxa"/>
              <w:right w:w="100" w:type="dxa"/>
            </w:tcMar>
            <w:hideMark/>
          </w:tcPr>
          <w:p w14:paraId="2817AEDD"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54.9%</w:t>
            </w:r>
          </w:p>
        </w:tc>
        <w:tc>
          <w:tcPr>
            <w:tcW w:w="893" w:type="dxa"/>
            <w:tcMar>
              <w:top w:w="100" w:type="dxa"/>
              <w:left w:w="100" w:type="dxa"/>
              <w:bottom w:w="100" w:type="dxa"/>
              <w:right w:w="100" w:type="dxa"/>
            </w:tcMar>
            <w:hideMark/>
          </w:tcPr>
          <w:p w14:paraId="2F9C097C"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12.8%</w:t>
            </w:r>
          </w:p>
        </w:tc>
        <w:tc>
          <w:tcPr>
            <w:tcW w:w="893" w:type="dxa"/>
            <w:tcMar>
              <w:top w:w="100" w:type="dxa"/>
              <w:left w:w="100" w:type="dxa"/>
              <w:bottom w:w="100" w:type="dxa"/>
              <w:right w:w="100" w:type="dxa"/>
            </w:tcMar>
            <w:hideMark/>
          </w:tcPr>
          <w:p w14:paraId="1024B28A"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19.3%</w:t>
            </w:r>
          </w:p>
        </w:tc>
        <w:tc>
          <w:tcPr>
            <w:tcW w:w="1021" w:type="dxa"/>
            <w:tcMar>
              <w:top w:w="100" w:type="dxa"/>
              <w:left w:w="100" w:type="dxa"/>
              <w:bottom w:w="100" w:type="dxa"/>
              <w:right w:w="100" w:type="dxa"/>
            </w:tcMar>
            <w:hideMark/>
          </w:tcPr>
          <w:p w14:paraId="6AE21F76"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75.9%</w:t>
            </w:r>
          </w:p>
        </w:tc>
        <w:tc>
          <w:tcPr>
            <w:tcW w:w="1003" w:type="dxa"/>
            <w:shd w:val="clear" w:color="auto" w:fill="EAF1DD" w:themeFill="accent3" w:themeFillTint="33"/>
            <w:tcMar>
              <w:top w:w="100" w:type="dxa"/>
              <w:left w:w="100" w:type="dxa"/>
              <w:bottom w:w="100" w:type="dxa"/>
              <w:right w:w="100" w:type="dxa"/>
            </w:tcMar>
            <w:hideMark/>
          </w:tcPr>
          <w:p w14:paraId="7FDDEF12"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17.3%</w:t>
            </w:r>
          </w:p>
        </w:tc>
        <w:tc>
          <w:tcPr>
            <w:tcW w:w="893" w:type="dxa"/>
            <w:shd w:val="clear" w:color="auto" w:fill="EAF1DD" w:themeFill="accent3" w:themeFillTint="33"/>
            <w:tcMar>
              <w:top w:w="100" w:type="dxa"/>
              <w:left w:w="100" w:type="dxa"/>
              <w:bottom w:w="100" w:type="dxa"/>
              <w:right w:w="100" w:type="dxa"/>
            </w:tcMar>
            <w:hideMark/>
          </w:tcPr>
          <w:p w14:paraId="00297377" w14:textId="2DFDAC2D"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26.1%</w:t>
            </w:r>
          </w:p>
        </w:tc>
      </w:tr>
      <w:tr w:rsidR="000A5D72" w:rsidRPr="0067199C" w14:paraId="5BD4D9CD" w14:textId="77777777" w:rsidTr="000A5D72">
        <w:trPr>
          <w:trHeight w:val="219"/>
        </w:trPr>
        <w:tc>
          <w:tcPr>
            <w:tcW w:w="1134" w:type="dxa"/>
            <w:tcMar>
              <w:top w:w="100" w:type="dxa"/>
              <w:left w:w="100" w:type="dxa"/>
              <w:bottom w:w="100" w:type="dxa"/>
              <w:right w:w="100" w:type="dxa"/>
            </w:tcMar>
            <w:hideMark/>
          </w:tcPr>
          <w:p w14:paraId="01D3C79C" w14:textId="5E406495" w:rsidR="000A5D72" w:rsidRPr="0067199C" w:rsidRDefault="000A5D72" w:rsidP="000A5D72">
            <w:pPr>
              <w:pStyle w:val="NormalWeb"/>
              <w:spacing w:before="0" w:beforeAutospacing="0" w:after="0" w:afterAutospacing="0"/>
              <w:rPr>
                <w:rFonts w:ascii="Arial" w:hAnsi="Arial" w:cs="Arial"/>
                <w:sz w:val="18"/>
                <w:szCs w:val="18"/>
              </w:rPr>
            </w:pPr>
            <w:r w:rsidRPr="0067199C">
              <w:rPr>
                <w:rFonts w:ascii="Arial" w:hAnsi="Arial" w:cs="Arial"/>
                <w:color w:val="000000"/>
                <w:sz w:val="18"/>
                <w:szCs w:val="18"/>
              </w:rPr>
              <w:t>LR10</w:t>
            </w:r>
          </w:p>
        </w:tc>
        <w:tc>
          <w:tcPr>
            <w:tcW w:w="567" w:type="dxa"/>
            <w:tcMar>
              <w:top w:w="100" w:type="dxa"/>
              <w:left w:w="100" w:type="dxa"/>
              <w:bottom w:w="100" w:type="dxa"/>
              <w:right w:w="100" w:type="dxa"/>
            </w:tcMar>
            <w:hideMark/>
          </w:tcPr>
          <w:p w14:paraId="349D4F1D"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95</w:t>
            </w:r>
          </w:p>
        </w:tc>
        <w:tc>
          <w:tcPr>
            <w:tcW w:w="627" w:type="dxa"/>
            <w:tcMar>
              <w:top w:w="100" w:type="dxa"/>
              <w:left w:w="100" w:type="dxa"/>
              <w:bottom w:w="100" w:type="dxa"/>
              <w:right w:w="100" w:type="dxa"/>
            </w:tcMar>
            <w:hideMark/>
          </w:tcPr>
          <w:p w14:paraId="11F0E228"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687</w:t>
            </w:r>
          </w:p>
        </w:tc>
        <w:tc>
          <w:tcPr>
            <w:tcW w:w="644" w:type="dxa"/>
            <w:tcMar>
              <w:top w:w="100" w:type="dxa"/>
              <w:left w:w="100" w:type="dxa"/>
              <w:bottom w:w="100" w:type="dxa"/>
              <w:right w:w="100" w:type="dxa"/>
            </w:tcMar>
            <w:hideMark/>
          </w:tcPr>
          <w:p w14:paraId="6120E21C"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87</w:t>
            </w:r>
          </w:p>
        </w:tc>
        <w:tc>
          <w:tcPr>
            <w:tcW w:w="792" w:type="dxa"/>
            <w:tcMar>
              <w:top w:w="100" w:type="dxa"/>
              <w:left w:w="100" w:type="dxa"/>
              <w:bottom w:w="100" w:type="dxa"/>
              <w:right w:w="100" w:type="dxa"/>
            </w:tcMar>
            <w:hideMark/>
          </w:tcPr>
          <w:p w14:paraId="458F343F"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3045</w:t>
            </w:r>
          </w:p>
        </w:tc>
        <w:tc>
          <w:tcPr>
            <w:tcW w:w="893" w:type="dxa"/>
            <w:tcMar>
              <w:top w:w="100" w:type="dxa"/>
              <w:left w:w="100" w:type="dxa"/>
              <w:bottom w:w="100" w:type="dxa"/>
              <w:right w:w="100" w:type="dxa"/>
            </w:tcMar>
            <w:hideMark/>
          </w:tcPr>
          <w:p w14:paraId="21D43A31"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52.2%</w:t>
            </w:r>
          </w:p>
        </w:tc>
        <w:tc>
          <w:tcPr>
            <w:tcW w:w="893" w:type="dxa"/>
            <w:tcMar>
              <w:top w:w="100" w:type="dxa"/>
              <w:left w:w="100" w:type="dxa"/>
              <w:bottom w:w="100" w:type="dxa"/>
              <w:right w:w="100" w:type="dxa"/>
            </w:tcMar>
            <w:hideMark/>
          </w:tcPr>
          <w:p w14:paraId="65C93374"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12.1%</w:t>
            </w:r>
          </w:p>
        </w:tc>
        <w:tc>
          <w:tcPr>
            <w:tcW w:w="893" w:type="dxa"/>
            <w:tcMar>
              <w:top w:w="100" w:type="dxa"/>
              <w:left w:w="100" w:type="dxa"/>
              <w:bottom w:w="100" w:type="dxa"/>
              <w:right w:w="100" w:type="dxa"/>
            </w:tcMar>
            <w:hideMark/>
          </w:tcPr>
          <w:p w14:paraId="72C7D82E"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17.8%</w:t>
            </w:r>
          </w:p>
        </w:tc>
        <w:tc>
          <w:tcPr>
            <w:tcW w:w="1021" w:type="dxa"/>
            <w:tcMar>
              <w:top w:w="100" w:type="dxa"/>
              <w:left w:w="100" w:type="dxa"/>
              <w:bottom w:w="100" w:type="dxa"/>
              <w:right w:w="100" w:type="dxa"/>
            </w:tcMar>
            <w:hideMark/>
          </w:tcPr>
          <w:p w14:paraId="77BD6441"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73.7%</w:t>
            </w:r>
          </w:p>
        </w:tc>
        <w:tc>
          <w:tcPr>
            <w:tcW w:w="1003" w:type="dxa"/>
            <w:tcMar>
              <w:top w:w="100" w:type="dxa"/>
              <w:left w:w="100" w:type="dxa"/>
              <w:bottom w:w="100" w:type="dxa"/>
              <w:right w:w="100" w:type="dxa"/>
            </w:tcMar>
            <w:hideMark/>
          </w:tcPr>
          <w:p w14:paraId="37BC0215"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13.6%</w:t>
            </w:r>
          </w:p>
        </w:tc>
        <w:tc>
          <w:tcPr>
            <w:tcW w:w="893" w:type="dxa"/>
            <w:tcMar>
              <w:top w:w="100" w:type="dxa"/>
              <w:left w:w="100" w:type="dxa"/>
              <w:bottom w:w="100" w:type="dxa"/>
              <w:right w:w="100" w:type="dxa"/>
            </w:tcMar>
            <w:hideMark/>
          </w:tcPr>
          <w:p w14:paraId="42A8ABD5" w14:textId="675F904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12.4%</w:t>
            </w:r>
          </w:p>
        </w:tc>
      </w:tr>
      <w:tr w:rsidR="000A5D72" w:rsidRPr="0067199C" w14:paraId="3CE534D9" w14:textId="77777777" w:rsidTr="000A5D72">
        <w:trPr>
          <w:trHeight w:val="203"/>
        </w:trPr>
        <w:tc>
          <w:tcPr>
            <w:tcW w:w="1134" w:type="dxa"/>
            <w:tcMar>
              <w:top w:w="100" w:type="dxa"/>
              <w:left w:w="100" w:type="dxa"/>
              <w:bottom w:w="100" w:type="dxa"/>
              <w:right w:w="100" w:type="dxa"/>
            </w:tcMar>
            <w:hideMark/>
          </w:tcPr>
          <w:p w14:paraId="0FB47BFF" w14:textId="19B4842F" w:rsidR="000A5D72" w:rsidRPr="0067199C" w:rsidRDefault="009F125F" w:rsidP="000A5D72">
            <w:pPr>
              <w:pStyle w:val="NormalWeb"/>
              <w:spacing w:before="0" w:beforeAutospacing="0" w:after="0" w:afterAutospacing="0"/>
              <w:rPr>
                <w:rFonts w:ascii="Arial" w:hAnsi="Arial" w:cs="Arial"/>
                <w:sz w:val="18"/>
                <w:szCs w:val="18"/>
              </w:rPr>
            </w:pPr>
            <w:r>
              <w:rPr>
                <w:rFonts w:ascii="Arial" w:hAnsi="Arial" w:cs="Arial"/>
                <w:color w:val="000000"/>
                <w:sz w:val="18"/>
                <w:szCs w:val="18"/>
              </w:rPr>
              <w:t>ML-</w:t>
            </w:r>
            <w:proofErr w:type="spellStart"/>
            <w:r>
              <w:rPr>
                <w:rFonts w:ascii="Arial" w:hAnsi="Arial" w:cs="Arial"/>
                <w:color w:val="000000"/>
                <w:sz w:val="18"/>
                <w:szCs w:val="18"/>
              </w:rPr>
              <w:t>NoAge</w:t>
            </w:r>
            <w:proofErr w:type="spellEnd"/>
          </w:p>
        </w:tc>
        <w:tc>
          <w:tcPr>
            <w:tcW w:w="567" w:type="dxa"/>
            <w:tcMar>
              <w:top w:w="100" w:type="dxa"/>
              <w:left w:w="100" w:type="dxa"/>
              <w:bottom w:w="100" w:type="dxa"/>
              <w:right w:w="100" w:type="dxa"/>
            </w:tcMar>
            <w:hideMark/>
          </w:tcPr>
          <w:p w14:paraId="1A05960B"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88</w:t>
            </w:r>
          </w:p>
        </w:tc>
        <w:tc>
          <w:tcPr>
            <w:tcW w:w="627" w:type="dxa"/>
            <w:shd w:val="clear" w:color="auto" w:fill="F5DCDC"/>
            <w:tcMar>
              <w:top w:w="100" w:type="dxa"/>
              <w:left w:w="100" w:type="dxa"/>
              <w:bottom w:w="100" w:type="dxa"/>
              <w:right w:w="100" w:type="dxa"/>
            </w:tcMar>
            <w:hideMark/>
          </w:tcPr>
          <w:p w14:paraId="6359E482"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694</w:t>
            </w:r>
          </w:p>
        </w:tc>
        <w:tc>
          <w:tcPr>
            <w:tcW w:w="644" w:type="dxa"/>
            <w:tcMar>
              <w:top w:w="100" w:type="dxa"/>
              <w:left w:w="100" w:type="dxa"/>
              <w:bottom w:w="100" w:type="dxa"/>
              <w:right w:w="100" w:type="dxa"/>
            </w:tcMar>
            <w:hideMark/>
          </w:tcPr>
          <w:p w14:paraId="0AA03821"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94</w:t>
            </w:r>
          </w:p>
        </w:tc>
        <w:tc>
          <w:tcPr>
            <w:tcW w:w="792" w:type="dxa"/>
            <w:shd w:val="clear" w:color="auto" w:fill="F5DCDC"/>
            <w:tcMar>
              <w:top w:w="100" w:type="dxa"/>
              <w:left w:w="100" w:type="dxa"/>
              <w:bottom w:w="100" w:type="dxa"/>
              <w:right w:w="100" w:type="dxa"/>
            </w:tcMar>
            <w:hideMark/>
          </w:tcPr>
          <w:p w14:paraId="3F9608DA"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3037</w:t>
            </w:r>
          </w:p>
        </w:tc>
        <w:tc>
          <w:tcPr>
            <w:tcW w:w="893" w:type="dxa"/>
            <w:tcMar>
              <w:top w:w="100" w:type="dxa"/>
              <w:left w:w="100" w:type="dxa"/>
              <w:bottom w:w="100" w:type="dxa"/>
              <w:right w:w="100" w:type="dxa"/>
            </w:tcMar>
            <w:hideMark/>
          </w:tcPr>
          <w:p w14:paraId="79DE7C3E"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48.4%</w:t>
            </w:r>
          </w:p>
        </w:tc>
        <w:tc>
          <w:tcPr>
            <w:tcW w:w="893" w:type="dxa"/>
            <w:shd w:val="clear" w:color="auto" w:fill="F5DCDC"/>
            <w:tcMar>
              <w:top w:w="100" w:type="dxa"/>
              <w:left w:w="100" w:type="dxa"/>
              <w:bottom w:w="100" w:type="dxa"/>
              <w:right w:w="100" w:type="dxa"/>
            </w:tcMar>
            <w:hideMark/>
          </w:tcPr>
          <w:p w14:paraId="675149B0"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11.3%</w:t>
            </w:r>
          </w:p>
        </w:tc>
        <w:tc>
          <w:tcPr>
            <w:tcW w:w="893" w:type="dxa"/>
            <w:shd w:val="clear" w:color="auto" w:fill="F5DCDC"/>
            <w:tcMar>
              <w:top w:w="100" w:type="dxa"/>
              <w:left w:w="100" w:type="dxa"/>
              <w:bottom w:w="100" w:type="dxa"/>
              <w:right w:w="100" w:type="dxa"/>
            </w:tcMar>
            <w:hideMark/>
          </w:tcPr>
          <w:p w14:paraId="3484C5D2"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15.7%</w:t>
            </w:r>
          </w:p>
        </w:tc>
        <w:tc>
          <w:tcPr>
            <w:tcW w:w="1021" w:type="dxa"/>
            <w:tcMar>
              <w:top w:w="100" w:type="dxa"/>
              <w:left w:w="100" w:type="dxa"/>
              <w:bottom w:w="100" w:type="dxa"/>
              <w:right w:w="100" w:type="dxa"/>
            </w:tcMar>
            <w:hideMark/>
          </w:tcPr>
          <w:p w14:paraId="64A5DDCE"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72.3%</w:t>
            </w:r>
          </w:p>
        </w:tc>
        <w:tc>
          <w:tcPr>
            <w:tcW w:w="1003" w:type="dxa"/>
            <w:tcMar>
              <w:top w:w="100" w:type="dxa"/>
              <w:left w:w="100" w:type="dxa"/>
              <w:bottom w:w="100" w:type="dxa"/>
              <w:right w:w="100" w:type="dxa"/>
            </w:tcMar>
            <w:hideMark/>
          </w:tcPr>
          <w:p w14:paraId="4A3B23D8"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13.6%</w:t>
            </w:r>
          </w:p>
        </w:tc>
        <w:tc>
          <w:tcPr>
            <w:tcW w:w="893" w:type="dxa"/>
            <w:tcMar>
              <w:top w:w="100" w:type="dxa"/>
              <w:left w:w="100" w:type="dxa"/>
              <w:bottom w:w="100" w:type="dxa"/>
              <w:right w:w="100" w:type="dxa"/>
            </w:tcMar>
            <w:hideMark/>
          </w:tcPr>
          <w:p w14:paraId="59DAE08C" w14:textId="582EE010"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3.1%</w:t>
            </w:r>
          </w:p>
        </w:tc>
      </w:tr>
      <w:tr w:rsidR="000A5D72" w:rsidRPr="0067199C" w14:paraId="5E85DC90" w14:textId="77777777" w:rsidTr="000A5D72">
        <w:trPr>
          <w:trHeight w:val="219"/>
        </w:trPr>
        <w:tc>
          <w:tcPr>
            <w:tcW w:w="1134" w:type="dxa"/>
            <w:tcBorders>
              <w:bottom w:val="single" w:sz="4" w:space="0" w:color="auto"/>
            </w:tcBorders>
            <w:tcMar>
              <w:top w:w="100" w:type="dxa"/>
              <w:left w:w="100" w:type="dxa"/>
              <w:bottom w:w="100" w:type="dxa"/>
              <w:right w:w="100" w:type="dxa"/>
            </w:tcMar>
            <w:hideMark/>
          </w:tcPr>
          <w:p w14:paraId="40294871" w14:textId="77777777" w:rsidR="000A5D72" w:rsidRPr="0067199C" w:rsidRDefault="000A5D72" w:rsidP="000A5D72">
            <w:pPr>
              <w:pStyle w:val="NormalWeb"/>
              <w:spacing w:before="0" w:beforeAutospacing="0" w:after="0" w:afterAutospacing="0"/>
              <w:rPr>
                <w:rFonts w:ascii="Arial" w:hAnsi="Arial" w:cs="Arial"/>
                <w:sz w:val="18"/>
                <w:szCs w:val="18"/>
              </w:rPr>
            </w:pPr>
            <w:proofErr w:type="spellStart"/>
            <w:r w:rsidRPr="0067199C">
              <w:rPr>
                <w:rFonts w:ascii="Arial" w:hAnsi="Arial" w:cs="Arial"/>
                <w:color w:val="000000"/>
                <w:sz w:val="18"/>
                <w:szCs w:val="18"/>
              </w:rPr>
              <w:t>Age_only</w:t>
            </w:r>
            <w:proofErr w:type="spellEnd"/>
          </w:p>
        </w:tc>
        <w:tc>
          <w:tcPr>
            <w:tcW w:w="567" w:type="dxa"/>
            <w:tcBorders>
              <w:bottom w:val="single" w:sz="4" w:space="0" w:color="auto"/>
            </w:tcBorders>
            <w:shd w:val="clear" w:color="auto" w:fill="F5DCDC"/>
            <w:tcMar>
              <w:top w:w="100" w:type="dxa"/>
              <w:left w:w="100" w:type="dxa"/>
              <w:bottom w:w="100" w:type="dxa"/>
              <w:right w:w="100" w:type="dxa"/>
            </w:tcMar>
            <w:hideMark/>
          </w:tcPr>
          <w:p w14:paraId="0ACCE834"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87</w:t>
            </w:r>
          </w:p>
        </w:tc>
        <w:tc>
          <w:tcPr>
            <w:tcW w:w="627" w:type="dxa"/>
            <w:tcBorders>
              <w:bottom w:val="single" w:sz="4" w:space="0" w:color="auto"/>
            </w:tcBorders>
            <w:shd w:val="clear" w:color="auto" w:fill="EAF1DD" w:themeFill="accent3" w:themeFillTint="33"/>
            <w:tcMar>
              <w:top w:w="100" w:type="dxa"/>
              <w:left w:w="100" w:type="dxa"/>
              <w:bottom w:w="100" w:type="dxa"/>
              <w:right w:w="100" w:type="dxa"/>
            </w:tcMar>
            <w:hideMark/>
          </w:tcPr>
          <w:p w14:paraId="71F4BB80"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676</w:t>
            </w:r>
          </w:p>
        </w:tc>
        <w:tc>
          <w:tcPr>
            <w:tcW w:w="644" w:type="dxa"/>
            <w:tcBorders>
              <w:bottom w:val="single" w:sz="4" w:space="0" w:color="auto"/>
            </w:tcBorders>
            <w:shd w:val="clear" w:color="auto" w:fill="F5DCDC"/>
            <w:tcMar>
              <w:top w:w="100" w:type="dxa"/>
              <w:left w:w="100" w:type="dxa"/>
              <w:bottom w:w="100" w:type="dxa"/>
              <w:right w:w="100" w:type="dxa"/>
            </w:tcMar>
            <w:hideMark/>
          </w:tcPr>
          <w:p w14:paraId="54CA0892"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95</w:t>
            </w:r>
          </w:p>
        </w:tc>
        <w:tc>
          <w:tcPr>
            <w:tcW w:w="792" w:type="dxa"/>
            <w:tcBorders>
              <w:bottom w:val="single" w:sz="4" w:space="0" w:color="auto"/>
            </w:tcBorders>
            <w:shd w:val="clear" w:color="auto" w:fill="EAF1DD" w:themeFill="accent3" w:themeFillTint="33"/>
            <w:tcMar>
              <w:top w:w="100" w:type="dxa"/>
              <w:left w:w="100" w:type="dxa"/>
              <w:bottom w:w="100" w:type="dxa"/>
              <w:right w:w="100" w:type="dxa"/>
            </w:tcMar>
            <w:hideMark/>
          </w:tcPr>
          <w:p w14:paraId="65B7B89B"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3055</w:t>
            </w:r>
          </w:p>
        </w:tc>
        <w:tc>
          <w:tcPr>
            <w:tcW w:w="893" w:type="dxa"/>
            <w:tcBorders>
              <w:bottom w:val="single" w:sz="4" w:space="0" w:color="auto"/>
            </w:tcBorders>
            <w:shd w:val="clear" w:color="auto" w:fill="F5DCDC"/>
            <w:tcMar>
              <w:top w:w="100" w:type="dxa"/>
              <w:left w:w="100" w:type="dxa"/>
              <w:bottom w:w="100" w:type="dxa"/>
              <w:right w:w="100" w:type="dxa"/>
            </w:tcMar>
            <w:hideMark/>
          </w:tcPr>
          <w:p w14:paraId="5431FDE8"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47.8%</w:t>
            </w:r>
          </w:p>
        </w:tc>
        <w:tc>
          <w:tcPr>
            <w:tcW w:w="893" w:type="dxa"/>
            <w:tcBorders>
              <w:bottom w:val="single" w:sz="4" w:space="0" w:color="auto"/>
            </w:tcBorders>
            <w:tcMar>
              <w:top w:w="100" w:type="dxa"/>
              <w:left w:w="100" w:type="dxa"/>
              <w:bottom w:w="100" w:type="dxa"/>
              <w:right w:w="100" w:type="dxa"/>
            </w:tcMar>
            <w:hideMark/>
          </w:tcPr>
          <w:p w14:paraId="1CE680D4"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11.4%</w:t>
            </w:r>
          </w:p>
        </w:tc>
        <w:tc>
          <w:tcPr>
            <w:tcW w:w="893" w:type="dxa"/>
            <w:tcBorders>
              <w:bottom w:val="single" w:sz="4" w:space="0" w:color="auto"/>
            </w:tcBorders>
            <w:tcMar>
              <w:top w:w="100" w:type="dxa"/>
              <w:left w:w="100" w:type="dxa"/>
              <w:bottom w:w="100" w:type="dxa"/>
              <w:right w:w="100" w:type="dxa"/>
            </w:tcMar>
            <w:hideMark/>
          </w:tcPr>
          <w:p w14:paraId="51E90CCC"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15.8%</w:t>
            </w:r>
          </w:p>
        </w:tc>
        <w:tc>
          <w:tcPr>
            <w:tcW w:w="1021" w:type="dxa"/>
            <w:tcBorders>
              <w:bottom w:val="single" w:sz="4" w:space="0" w:color="auto"/>
            </w:tcBorders>
            <w:shd w:val="clear" w:color="auto" w:fill="F5DCDC"/>
            <w:tcMar>
              <w:top w:w="100" w:type="dxa"/>
              <w:left w:w="100" w:type="dxa"/>
              <w:bottom w:w="100" w:type="dxa"/>
              <w:right w:w="100" w:type="dxa"/>
            </w:tcMar>
            <w:hideMark/>
          </w:tcPr>
          <w:p w14:paraId="749CC865"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69.7%</w:t>
            </w:r>
          </w:p>
        </w:tc>
        <w:tc>
          <w:tcPr>
            <w:tcW w:w="1003" w:type="dxa"/>
            <w:tcBorders>
              <w:bottom w:val="single" w:sz="4" w:space="0" w:color="auto"/>
            </w:tcBorders>
            <w:shd w:val="clear" w:color="auto" w:fill="F5DCDC"/>
            <w:tcMar>
              <w:top w:w="100" w:type="dxa"/>
              <w:left w:w="100" w:type="dxa"/>
              <w:bottom w:w="100" w:type="dxa"/>
              <w:right w:w="100" w:type="dxa"/>
            </w:tcMar>
            <w:hideMark/>
          </w:tcPr>
          <w:p w14:paraId="3DC0C62C"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12.1%</w:t>
            </w:r>
          </w:p>
        </w:tc>
        <w:tc>
          <w:tcPr>
            <w:tcW w:w="893" w:type="dxa"/>
            <w:tcBorders>
              <w:bottom w:val="single" w:sz="4" w:space="0" w:color="auto"/>
            </w:tcBorders>
            <w:shd w:val="clear" w:color="auto" w:fill="F5DCDC"/>
            <w:tcMar>
              <w:top w:w="100" w:type="dxa"/>
              <w:left w:w="100" w:type="dxa"/>
              <w:bottom w:w="100" w:type="dxa"/>
              <w:right w:w="100" w:type="dxa"/>
            </w:tcMar>
            <w:hideMark/>
          </w:tcPr>
          <w:p w14:paraId="277F6D03" w14:textId="1956B1B6"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2.3%</w:t>
            </w:r>
          </w:p>
        </w:tc>
      </w:tr>
      <w:tr w:rsidR="000A5D72" w:rsidRPr="0067199C" w14:paraId="5199E777" w14:textId="77777777" w:rsidTr="000A5D72">
        <w:trPr>
          <w:trHeight w:val="219"/>
        </w:trPr>
        <w:tc>
          <w:tcPr>
            <w:tcW w:w="1134" w:type="dxa"/>
            <w:tcBorders>
              <w:top w:val="single" w:sz="4" w:space="0" w:color="auto"/>
              <w:bottom w:val="single" w:sz="4" w:space="0" w:color="auto"/>
            </w:tcBorders>
            <w:tcMar>
              <w:top w:w="100" w:type="dxa"/>
              <w:left w:w="100" w:type="dxa"/>
              <w:bottom w:w="100" w:type="dxa"/>
              <w:right w:w="100" w:type="dxa"/>
            </w:tcMar>
          </w:tcPr>
          <w:p w14:paraId="506B5D4C" w14:textId="77777777" w:rsidR="000A5D72" w:rsidRPr="0067199C" w:rsidRDefault="000A5D72" w:rsidP="000A5D72">
            <w:pPr>
              <w:pStyle w:val="NormalWeb"/>
              <w:spacing w:before="0" w:beforeAutospacing="0" w:after="0" w:afterAutospacing="0"/>
              <w:rPr>
                <w:rFonts w:ascii="Arial" w:hAnsi="Arial" w:cs="Arial"/>
                <w:color w:val="000000"/>
                <w:sz w:val="18"/>
                <w:szCs w:val="18"/>
              </w:rPr>
            </w:pPr>
            <w:r w:rsidRPr="0067199C">
              <w:rPr>
                <w:rFonts w:ascii="Arial" w:hAnsi="Arial" w:cs="Arial"/>
                <w:color w:val="000000"/>
                <w:sz w:val="18"/>
                <w:szCs w:val="18"/>
              </w:rPr>
              <w:t>PPF 25</w:t>
            </w:r>
          </w:p>
        </w:tc>
        <w:tc>
          <w:tcPr>
            <w:tcW w:w="567"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41E71669"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p>
        </w:tc>
        <w:tc>
          <w:tcPr>
            <w:tcW w:w="627"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59537FE7"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p>
        </w:tc>
        <w:tc>
          <w:tcPr>
            <w:tcW w:w="644" w:type="dxa"/>
            <w:tcBorders>
              <w:top w:val="single" w:sz="4" w:space="0" w:color="auto"/>
              <w:bottom w:val="single" w:sz="4" w:space="0" w:color="auto"/>
            </w:tcBorders>
            <w:shd w:val="clear" w:color="auto" w:fill="auto"/>
            <w:tcMar>
              <w:top w:w="100" w:type="dxa"/>
              <w:left w:w="100" w:type="dxa"/>
              <w:bottom w:w="100" w:type="dxa"/>
              <w:right w:w="100" w:type="dxa"/>
            </w:tcMar>
          </w:tcPr>
          <w:p w14:paraId="735E9EE0"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p>
        </w:tc>
        <w:tc>
          <w:tcPr>
            <w:tcW w:w="792"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1001EF0A"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
          <w:p w14:paraId="353C0942"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
          <w:p w14:paraId="5B3BEC69"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
          <w:p w14:paraId="24E96445"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p>
        </w:tc>
        <w:tc>
          <w:tcPr>
            <w:tcW w:w="1021" w:type="dxa"/>
            <w:tcBorders>
              <w:top w:val="single" w:sz="4" w:space="0" w:color="auto"/>
              <w:bottom w:val="single" w:sz="4" w:space="0" w:color="auto"/>
            </w:tcBorders>
            <w:shd w:val="clear" w:color="auto" w:fill="auto"/>
            <w:tcMar>
              <w:top w:w="100" w:type="dxa"/>
              <w:left w:w="100" w:type="dxa"/>
              <w:bottom w:w="100" w:type="dxa"/>
              <w:right w:w="100" w:type="dxa"/>
            </w:tcMar>
          </w:tcPr>
          <w:p w14:paraId="28B862AA"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p>
        </w:tc>
        <w:tc>
          <w:tcPr>
            <w:tcW w:w="1003" w:type="dxa"/>
            <w:tcBorders>
              <w:top w:val="single" w:sz="4" w:space="0" w:color="auto"/>
              <w:bottom w:val="single" w:sz="4" w:space="0" w:color="auto"/>
            </w:tcBorders>
            <w:shd w:val="clear" w:color="auto" w:fill="auto"/>
            <w:tcMar>
              <w:top w:w="100" w:type="dxa"/>
              <w:left w:w="100" w:type="dxa"/>
              <w:bottom w:w="100" w:type="dxa"/>
              <w:right w:w="100" w:type="dxa"/>
            </w:tcMar>
          </w:tcPr>
          <w:p w14:paraId="44ADE50E"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
          <w:p w14:paraId="5E3926FF"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p>
        </w:tc>
      </w:tr>
      <w:tr w:rsidR="000A5D72" w:rsidRPr="0067199C" w14:paraId="3EAD5805" w14:textId="77777777" w:rsidTr="000A5D72">
        <w:trPr>
          <w:trHeight w:val="219"/>
        </w:trPr>
        <w:tc>
          <w:tcPr>
            <w:tcW w:w="1134" w:type="dxa"/>
            <w:tcBorders>
              <w:top w:val="single" w:sz="4" w:space="0" w:color="auto"/>
            </w:tcBorders>
            <w:tcMar>
              <w:top w:w="100" w:type="dxa"/>
              <w:left w:w="100" w:type="dxa"/>
              <w:bottom w:w="100" w:type="dxa"/>
              <w:right w:w="100" w:type="dxa"/>
            </w:tcMar>
          </w:tcPr>
          <w:p w14:paraId="1851B07A" w14:textId="5F98E1A5" w:rsidR="000A5D72" w:rsidRPr="0067199C" w:rsidRDefault="000A5D72" w:rsidP="000A5D72">
            <w:pPr>
              <w:pStyle w:val="NormalWeb"/>
              <w:spacing w:before="0" w:beforeAutospacing="0" w:after="0" w:afterAutospacing="0"/>
              <w:rPr>
                <w:rFonts w:ascii="Arial" w:hAnsi="Arial" w:cs="Arial"/>
                <w:color w:val="000000"/>
                <w:sz w:val="18"/>
                <w:szCs w:val="18"/>
              </w:rPr>
            </w:pPr>
            <w:r w:rsidRPr="0067199C">
              <w:rPr>
                <w:rFonts w:ascii="Arial" w:hAnsi="Arial" w:cs="Arial"/>
                <w:color w:val="000000"/>
                <w:sz w:val="18"/>
                <w:szCs w:val="18"/>
              </w:rPr>
              <w:t>ML33</w:t>
            </w:r>
          </w:p>
        </w:tc>
        <w:tc>
          <w:tcPr>
            <w:tcW w:w="567" w:type="dxa"/>
            <w:tcBorders>
              <w:top w:val="single" w:sz="4" w:space="0" w:color="auto"/>
            </w:tcBorders>
            <w:shd w:val="clear" w:color="auto" w:fill="EAF1DD" w:themeFill="accent3" w:themeFillTint="33"/>
            <w:tcMar>
              <w:top w:w="100" w:type="dxa"/>
              <w:left w:w="100" w:type="dxa"/>
              <w:bottom w:w="100" w:type="dxa"/>
              <w:right w:w="100" w:type="dxa"/>
            </w:tcMar>
          </w:tcPr>
          <w:p w14:paraId="10EBEF8C"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117</w:t>
            </w:r>
          </w:p>
        </w:tc>
        <w:tc>
          <w:tcPr>
            <w:tcW w:w="627" w:type="dxa"/>
            <w:tcBorders>
              <w:top w:val="single" w:sz="4" w:space="0" w:color="auto"/>
            </w:tcBorders>
            <w:shd w:val="clear" w:color="auto" w:fill="auto"/>
            <w:tcMar>
              <w:top w:w="100" w:type="dxa"/>
              <w:left w:w="100" w:type="dxa"/>
              <w:bottom w:w="100" w:type="dxa"/>
              <w:right w:w="100" w:type="dxa"/>
            </w:tcMar>
          </w:tcPr>
          <w:p w14:paraId="46517C51"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861</w:t>
            </w:r>
          </w:p>
        </w:tc>
        <w:tc>
          <w:tcPr>
            <w:tcW w:w="644" w:type="dxa"/>
            <w:tcBorders>
              <w:top w:val="single" w:sz="4" w:space="0" w:color="auto"/>
            </w:tcBorders>
            <w:shd w:val="clear" w:color="auto" w:fill="EAF1DD" w:themeFill="accent3" w:themeFillTint="33"/>
            <w:tcMar>
              <w:top w:w="100" w:type="dxa"/>
              <w:left w:w="100" w:type="dxa"/>
              <w:bottom w:w="100" w:type="dxa"/>
              <w:right w:w="100" w:type="dxa"/>
            </w:tcMar>
          </w:tcPr>
          <w:p w14:paraId="3F1AFA94"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65</w:t>
            </w:r>
          </w:p>
        </w:tc>
        <w:tc>
          <w:tcPr>
            <w:tcW w:w="792" w:type="dxa"/>
            <w:tcBorders>
              <w:top w:val="single" w:sz="4" w:space="0" w:color="auto"/>
            </w:tcBorders>
            <w:shd w:val="clear" w:color="auto" w:fill="auto"/>
            <w:tcMar>
              <w:top w:w="100" w:type="dxa"/>
              <w:left w:w="100" w:type="dxa"/>
              <w:bottom w:w="100" w:type="dxa"/>
              <w:right w:w="100" w:type="dxa"/>
            </w:tcMar>
          </w:tcPr>
          <w:p w14:paraId="090BE0BA"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2870</w:t>
            </w:r>
          </w:p>
        </w:tc>
        <w:tc>
          <w:tcPr>
            <w:tcW w:w="893" w:type="dxa"/>
            <w:tcBorders>
              <w:top w:val="single" w:sz="4" w:space="0" w:color="auto"/>
            </w:tcBorders>
            <w:shd w:val="clear" w:color="auto" w:fill="EAF1DD" w:themeFill="accent3" w:themeFillTint="33"/>
            <w:tcMar>
              <w:top w:w="100" w:type="dxa"/>
              <w:left w:w="100" w:type="dxa"/>
              <w:bottom w:w="100" w:type="dxa"/>
              <w:right w:w="100" w:type="dxa"/>
            </w:tcMar>
          </w:tcPr>
          <w:p w14:paraId="27B8F4B2"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64.3%</w:t>
            </w:r>
          </w:p>
        </w:tc>
        <w:tc>
          <w:tcPr>
            <w:tcW w:w="893" w:type="dxa"/>
            <w:tcBorders>
              <w:top w:val="single" w:sz="4" w:space="0" w:color="auto"/>
            </w:tcBorders>
            <w:shd w:val="clear" w:color="auto" w:fill="EAF1DD" w:themeFill="accent3" w:themeFillTint="33"/>
            <w:tcMar>
              <w:top w:w="100" w:type="dxa"/>
              <w:left w:w="100" w:type="dxa"/>
              <w:bottom w:w="100" w:type="dxa"/>
              <w:right w:w="100" w:type="dxa"/>
            </w:tcMar>
          </w:tcPr>
          <w:p w14:paraId="7D90222F"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12.0%</w:t>
            </w:r>
          </w:p>
        </w:tc>
        <w:tc>
          <w:tcPr>
            <w:tcW w:w="893" w:type="dxa"/>
            <w:tcBorders>
              <w:top w:val="single" w:sz="4" w:space="0" w:color="auto"/>
            </w:tcBorders>
            <w:shd w:val="clear" w:color="auto" w:fill="EAF1DD" w:themeFill="accent3" w:themeFillTint="33"/>
            <w:tcMar>
              <w:top w:w="100" w:type="dxa"/>
              <w:left w:w="100" w:type="dxa"/>
              <w:bottom w:w="100" w:type="dxa"/>
              <w:right w:w="100" w:type="dxa"/>
            </w:tcMar>
          </w:tcPr>
          <w:p w14:paraId="1D7C56E5"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20.0%</w:t>
            </w:r>
          </w:p>
        </w:tc>
        <w:tc>
          <w:tcPr>
            <w:tcW w:w="1021" w:type="dxa"/>
            <w:tcBorders>
              <w:top w:val="single" w:sz="4" w:space="0" w:color="auto"/>
            </w:tcBorders>
            <w:shd w:val="clear" w:color="auto" w:fill="EAF1DD" w:themeFill="accent3" w:themeFillTint="33"/>
            <w:tcMar>
              <w:top w:w="100" w:type="dxa"/>
              <w:left w:w="100" w:type="dxa"/>
              <w:bottom w:w="100" w:type="dxa"/>
              <w:right w:w="100" w:type="dxa"/>
            </w:tcMar>
          </w:tcPr>
          <w:p w14:paraId="461E3F5F"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76.3%</w:t>
            </w:r>
          </w:p>
        </w:tc>
        <w:tc>
          <w:tcPr>
            <w:tcW w:w="1003" w:type="dxa"/>
            <w:tcBorders>
              <w:top w:val="single" w:sz="4" w:space="0" w:color="auto"/>
            </w:tcBorders>
            <w:shd w:val="clear" w:color="auto" w:fill="auto"/>
            <w:tcMar>
              <w:top w:w="100" w:type="dxa"/>
              <w:left w:w="100" w:type="dxa"/>
              <w:bottom w:w="100" w:type="dxa"/>
              <w:right w:w="100" w:type="dxa"/>
            </w:tcMar>
          </w:tcPr>
          <w:p w14:paraId="1171F17D"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15.5%</w:t>
            </w:r>
          </w:p>
        </w:tc>
        <w:tc>
          <w:tcPr>
            <w:tcW w:w="893" w:type="dxa"/>
            <w:tcBorders>
              <w:top w:val="single" w:sz="4" w:space="0" w:color="auto"/>
            </w:tcBorders>
            <w:shd w:val="clear" w:color="auto" w:fill="auto"/>
            <w:tcMar>
              <w:top w:w="100" w:type="dxa"/>
              <w:left w:w="100" w:type="dxa"/>
              <w:bottom w:w="100" w:type="dxa"/>
              <w:right w:w="100" w:type="dxa"/>
            </w:tcMar>
          </w:tcPr>
          <w:p w14:paraId="5B49F0F2"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w:t>
            </w:r>
          </w:p>
        </w:tc>
      </w:tr>
      <w:tr w:rsidR="000A5D72" w:rsidRPr="0067199C" w14:paraId="72DB86D4" w14:textId="77777777" w:rsidTr="000A5D72">
        <w:trPr>
          <w:trHeight w:val="219"/>
        </w:trPr>
        <w:tc>
          <w:tcPr>
            <w:tcW w:w="1134" w:type="dxa"/>
            <w:tcMar>
              <w:top w:w="100" w:type="dxa"/>
              <w:left w:w="100" w:type="dxa"/>
              <w:bottom w:w="100" w:type="dxa"/>
              <w:right w:w="100" w:type="dxa"/>
            </w:tcMar>
          </w:tcPr>
          <w:p w14:paraId="1B168512" w14:textId="581396F7" w:rsidR="000A5D72" w:rsidRPr="0067199C" w:rsidRDefault="000A5D72" w:rsidP="000A5D72">
            <w:pPr>
              <w:pStyle w:val="NormalWeb"/>
              <w:spacing w:before="0" w:beforeAutospacing="0" w:after="0" w:afterAutospacing="0"/>
              <w:rPr>
                <w:rFonts w:ascii="Arial" w:hAnsi="Arial" w:cs="Arial"/>
                <w:color w:val="000000"/>
                <w:sz w:val="18"/>
                <w:szCs w:val="18"/>
              </w:rPr>
            </w:pPr>
            <w:r w:rsidRPr="0067199C">
              <w:rPr>
                <w:rFonts w:ascii="Arial" w:hAnsi="Arial" w:cs="Arial"/>
                <w:color w:val="000000"/>
                <w:sz w:val="18"/>
                <w:szCs w:val="18"/>
              </w:rPr>
              <w:t>LR33</w:t>
            </w:r>
          </w:p>
        </w:tc>
        <w:tc>
          <w:tcPr>
            <w:tcW w:w="567" w:type="dxa"/>
            <w:shd w:val="clear" w:color="auto" w:fill="auto"/>
            <w:tcMar>
              <w:top w:w="100" w:type="dxa"/>
              <w:left w:w="100" w:type="dxa"/>
              <w:bottom w:w="100" w:type="dxa"/>
              <w:right w:w="100" w:type="dxa"/>
            </w:tcMar>
          </w:tcPr>
          <w:p w14:paraId="49FBC16E"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110</w:t>
            </w:r>
          </w:p>
        </w:tc>
        <w:tc>
          <w:tcPr>
            <w:tcW w:w="627" w:type="dxa"/>
            <w:shd w:val="clear" w:color="auto" w:fill="auto"/>
            <w:tcMar>
              <w:top w:w="100" w:type="dxa"/>
              <w:left w:w="100" w:type="dxa"/>
              <w:bottom w:w="100" w:type="dxa"/>
              <w:right w:w="100" w:type="dxa"/>
            </w:tcMar>
          </w:tcPr>
          <w:p w14:paraId="5A387426"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868</w:t>
            </w:r>
          </w:p>
        </w:tc>
        <w:tc>
          <w:tcPr>
            <w:tcW w:w="644" w:type="dxa"/>
            <w:shd w:val="clear" w:color="auto" w:fill="auto"/>
            <w:tcMar>
              <w:top w:w="100" w:type="dxa"/>
              <w:left w:w="100" w:type="dxa"/>
              <w:bottom w:w="100" w:type="dxa"/>
              <w:right w:w="100" w:type="dxa"/>
            </w:tcMar>
          </w:tcPr>
          <w:p w14:paraId="42CCB1D1"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72</w:t>
            </w:r>
          </w:p>
        </w:tc>
        <w:tc>
          <w:tcPr>
            <w:tcW w:w="792" w:type="dxa"/>
            <w:shd w:val="clear" w:color="auto" w:fill="auto"/>
            <w:tcMar>
              <w:top w:w="100" w:type="dxa"/>
              <w:left w:w="100" w:type="dxa"/>
              <w:bottom w:w="100" w:type="dxa"/>
              <w:right w:w="100" w:type="dxa"/>
            </w:tcMar>
          </w:tcPr>
          <w:p w14:paraId="41CE7ADD"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2863</w:t>
            </w:r>
          </w:p>
        </w:tc>
        <w:tc>
          <w:tcPr>
            <w:tcW w:w="893" w:type="dxa"/>
            <w:shd w:val="clear" w:color="auto" w:fill="auto"/>
            <w:tcMar>
              <w:top w:w="100" w:type="dxa"/>
              <w:left w:w="100" w:type="dxa"/>
              <w:bottom w:w="100" w:type="dxa"/>
              <w:right w:w="100" w:type="dxa"/>
            </w:tcMar>
          </w:tcPr>
          <w:p w14:paraId="294C4541"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60.4%</w:t>
            </w:r>
          </w:p>
        </w:tc>
        <w:tc>
          <w:tcPr>
            <w:tcW w:w="893" w:type="dxa"/>
            <w:shd w:val="clear" w:color="auto" w:fill="auto"/>
            <w:tcMar>
              <w:top w:w="100" w:type="dxa"/>
              <w:left w:w="100" w:type="dxa"/>
              <w:bottom w:w="100" w:type="dxa"/>
              <w:right w:w="100" w:type="dxa"/>
            </w:tcMar>
          </w:tcPr>
          <w:p w14:paraId="6E09A7B3"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11.2%</w:t>
            </w:r>
          </w:p>
        </w:tc>
        <w:tc>
          <w:tcPr>
            <w:tcW w:w="893" w:type="dxa"/>
            <w:shd w:val="clear" w:color="auto" w:fill="auto"/>
            <w:tcMar>
              <w:top w:w="100" w:type="dxa"/>
              <w:left w:w="100" w:type="dxa"/>
              <w:bottom w:w="100" w:type="dxa"/>
              <w:right w:w="100" w:type="dxa"/>
            </w:tcMar>
          </w:tcPr>
          <w:p w14:paraId="03737D1C"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18.1%</w:t>
            </w:r>
          </w:p>
        </w:tc>
        <w:tc>
          <w:tcPr>
            <w:tcW w:w="1021" w:type="dxa"/>
            <w:shd w:val="clear" w:color="auto" w:fill="auto"/>
            <w:tcMar>
              <w:top w:w="100" w:type="dxa"/>
              <w:left w:w="100" w:type="dxa"/>
              <w:bottom w:w="100" w:type="dxa"/>
              <w:right w:w="100" w:type="dxa"/>
            </w:tcMar>
          </w:tcPr>
          <w:p w14:paraId="0093510D"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74.5%</w:t>
            </w:r>
          </w:p>
        </w:tc>
        <w:tc>
          <w:tcPr>
            <w:tcW w:w="1003" w:type="dxa"/>
            <w:shd w:val="clear" w:color="auto" w:fill="auto"/>
            <w:tcMar>
              <w:top w:w="100" w:type="dxa"/>
              <w:left w:w="100" w:type="dxa"/>
              <w:bottom w:w="100" w:type="dxa"/>
              <w:right w:w="100" w:type="dxa"/>
            </w:tcMar>
          </w:tcPr>
          <w:p w14:paraId="2E9903D7"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15.7%</w:t>
            </w:r>
          </w:p>
        </w:tc>
        <w:tc>
          <w:tcPr>
            <w:tcW w:w="893" w:type="dxa"/>
            <w:shd w:val="clear" w:color="auto" w:fill="auto"/>
            <w:tcMar>
              <w:top w:w="100" w:type="dxa"/>
              <w:left w:w="100" w:type="dxa"/>
              <w:bottom w:w="100" w:type="dxa"/>
              <w:right w:w="100" w:type="dxa"/>
            </w:tcMar>
          </w:tcPr>
          <w:p w14:paraId="3F3517B6"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23.1%</w:t>
            </w:r>
          </w:p>
        </w:tc>
      </w:tr>
      <w:tr w:rsidR="000A5D72" w:rsidRPr="0067199C" w14:paraId="13757B56" w14:textId="77777777" w:rsidTr="00627D7A">
        <w:trPr>
          <w:trHeight w:val="219"/>
        </w:trPr>
        <w:tc>
          <w:tcPr>
            <w:tcW w:w="1134" w:type="dxa"/>
            <w:tcMar>
              <w:top w:w="100" w:type="dxa"/>
              <w:left w:w="100" w:type="dxa"/>
              <w:bottom w:w="100" w:type="dxa"/>
              <w:right w:w="100" w:type="dxa"/>
            </w:tcMar>
          </w:tcPr>
          <w:p w14:paraId="6AD07623" w14:textId="65919993" w:rsidR="000A5D72" w:rsidRPr="0067199C" w:rsidRDefault="000A5D72" w:rsidP="000A5D72">
            <w:pPr>
              <w:pStyle w:val="NormalWeb"/>
              <w:spacing w:before="0" w:beforeAutospacing="0" w:after="0" w:afterAutospacing="0"/>
              <w:rPr>
                <w:rFonts w:ascii="Arial" w:hAnsi="Arial" w:cs="Arial"/>
                <w:color w:val="000000"/>
                <w:sz w:val="18"/>
                <w:szCs w:val="18"/>
              </w:rPr>
            </w:pPr>
            <w:r w:rsidRPr="0067199C">
              <w:rPr>
                <w:rFonts w:ascii="Arial" w:hAnsi="Arial" w:cs="Arial"/>
                <w:color w:val="000000"/>
                <w:sz w:val="18"/>
                <w:szCs w:val="18"/>
              </w:rPr>
              <w:t>ML10</w:t>
            </w:r>
          </w:p>
        </w:tc>
        <w:tc>
          <w:tcPr>
            <w:tcW w:w="567" w:type="dxa"/>
            <w:shd w:val="clear" w:color="auto" w:fill="auto"/>
            <w:tcMar>
              <w:top w:w="100" w:type="dxa"/>
              <w:left w:w="100" w:type="dxa"/>
              <w:bottom w:w="100" w:type="dxa"/>
              <w:right w:w="100" w:type="dxa"/>
            </w:tcMar>
          </w:tcPr>
          <w:p w14:paraId="5A51181F"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115</w:t>
            </w:r>
          </w:p>
        </w:tc>
        <w:tc>
          <w:tcPr>
            <w:tcW w:w="627" w:type="dxa"/>
            <w:shd w:val="clear" w:color="auto" w:fill="auto"/>
            <w:tcMar>
              <w:top w:w="100" w:type="dxa"/>
              <w:left w:w="100" w:type="dxa"/>
              <w:bottom w:w="100" w:type="dxa"/>
              <w:right w:w="100" w:type="dxa"/>
            </w:tcMar>
          </w:tcPr>
          <w:p w14:paraId="74173D64"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863</w:t>
            </w:r>
          </w:p>
        </w:tc>
        <w:tc>
          <w:tcPr>
            <w:tcW w:w="644" w:type="dxa"/>
            <w:shd w:val="clear" w:color="auto" w:fill="auto"/>
            <w:tcMar>
              <w:top w:w="100" w:type="dxa"/>
              <w:left w:w="100" w:type="dxa"/>
              <w:bottom w:w="100" w:type="dxa"/>
              <w:right w:w="100" w:type="dxa"/>
            </w:tcMar>
          </w:tcPr>
          <w:p w14:paraId="3A9B2741"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67</w:t>
            </w:r>
          </w:p>
        </w:tc>
        <w:tc>
          <w:tcPr>
            <w:tcW w:w="792" w:type="dxa"/>
            <w:shd w:val="clear" w:color="auto" w:fill="auto"/>
            <w:tcMar>
              <w:top w:w="100" w:type="dxa"/>
              <w:left w:w="100" w:type="dxa"/>
              <w:bottom w:w="100" w:type="dxa"/>
              <w:right w:w="100" w:type="dxa"/>
            </w:tcMar>
          </w:tcPr>
          <w:p w14:paraId="6D3DC140"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2868</w:t>
            </w:r>
          </w:p>
        </w:tc>
        <w:tc>
          <w:tcPr>
            <w:tcW w:w="893" w:type="dxa"/>
            <w:shd w:val="clear" w:color="auto" w:fill="auto"/>
            <w:tcMar>
              <w:top w:w="100" w:type="dxa"/>
              <w:left w:w="100" w:type="dxa"/>
              <w:bottom w:w="100" w:type="dxa"/>
              <w:right w:w="100" w:type="dxa"/>
            </w:tcMar>
          </w:tcPr>
          <w:p w14:paraId="752BAFE1"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63.2%</w:t>
            </w:r>
          </w:p>
        </w:tc>
        <w:tc>
          <w:tcPr>
            <w:tcW w:w="893" w:type="dxa"/>
            <w:shd w:val="clear" w:color="auto" w:fill="auto"/>
            <w:tcMar>
              <w:top w:w="100" w:type="dxa"/>
              <w:left w:w="100" w:type="dxa"/>
              <w:bottom w:w="100" w:type="dxa"/>
              <w:right w:w="100" w:type="dxa"/>
            </w:tcMar>
          </w:tcPr>
          <w:p w14:paraId="28073FDA"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11.8%</w:t>
            </w:r>
          </w:p>
        </w:tc>
        <w:tc>
          <w:tcPr>
            <w:tcW w:w="893" w:type="dxa"/>
            <w:shd w:val="clear" w:color="auto" w:fill="auto"/>
            <w:tcMar>
              <w:top w:w="100" w:type="dxa"/>
              <w:left w:w="100" w:type="dxa"/>
              <w:bottom w:w="100" w:type="dxa"/>
              <w:right w:w="100" w:type="dxa"/>
            </w:tcMar>
          </w:tcPr>
          <w:p w14:paraId="39296470"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19.5%</w:t>
            </w:r>
          </w:p>
        </w:tc>
        <w:tc>
          <w:tcPr>
            <w:tcW w:w="1021" w:type="dxa"/>
            <w:shd w:val="clear" w:color="auto" w:fill="auto"/>
            <w:tcMar>
              <w:top w:w="100" w:type="dxa"/>
              <w:left w:w="100" w:type="dxa"/>
              <w:bottom w:w="100" w:type="dxa"/>
              <w:right w:w="100" w:type="dxa"/>
            </w:tcMar>
          </w:tcPr>
          <w:p w14:paraId="03FEF927"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75.9%</w:t>
            </w:r>
          </w:p>
        </w:tc>
        <w:tc>
          <w:tcPr>
            <w:tcW w:w="1003" w:type="dxa"/>
            <w:shd w:val="clear" w:color="auto" w:fill="EAF1DD" w:themeFill="accent3" w:themeFillTint="33"/>
            <w:tcMar>
              <w:top w:w="100" w:type="dxa"/>
              <w:left w:w="100" w:type="dxa"/>
              <w:bottom w:w="100" w:type="dxa"/>
              <w:right w:w="100" w:type="dxa"/>
            </w:tcMar>
          </w:tcPr>
          <w:p w14:paraId="67A90630"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17.3%</w:t>
            </w:r>
          </w:p>
        </w:tc>
        <w:tc>
          <w:tcPr>
            <w:tcW w:w="893" w:type="dxa"/>
            <w:shd w:val="clear" w:color="auto" w:fill="EAF1DD" w:themeFill="accent3" w:themeFillTint="33"/>
            <w:tcMar>
              <w:top w:w="100" w:type="dxa"/>
              <w:left w:w="100" w:type="dxa"/>
              <w:bottom w:w="100" w:type="dxa"/>
              <w:right w:w="100" w:type="dxa"/>
            </w:tcMar>
          </w:tcPr>
          <w:p w14:paraId="5A5F420B"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41.2%</w:t>
            </w:r>
          </w:p>
        </w:tc>
      </w:tr>
      <w:tr w:rsidR="000A5D72" w:rsidRPr="0067199C" w14:paraId="4EC047CE" w14:textId="77777777" w:rsidTr="000A5D72">
        <w:trPr>
          <w:trHeight w:val="219"/>
        </w:trPr>
        <w:tc>
          <w:tcPr>
            <w:tcW w:w="1134" w:type="dxa"/>
            <w:tcMar>
              <w:top w:w="100" w:type="dxa"/>
              <w:left w:w="100" w:type="dxa"/>
              <w:bottom w:w="100" w:type="dxa"/>
              <w:right w:w="100" w:type="dxa"/>
            </w:tcMar>
          </w:tcPr>
          <w:p w14:paraId="1D0955D4" w14:textId="4CA6123F" w:rsidR="000A5D72" w:rsidRPr="0067199C" w:rsidRDefault="000A5D72" w:rsidP="000A5D72">
            <w:pPr>
              <w:pStyle w:val="NormalWeb"/>
              <w:spacing w:before="0" w:beforeAutospacing="0" w:after="0" w:afterAutospacing="0"/>
              <w:rPr>
                <w:rFonts w:ascii="Arial" w:hAnsi="Arial" w:cs="Arial"/>
                <w:color w:val="000000"/>
                <w:sz w:val="18"/>
                <w:szCs w:val="18"/>
              </w:rPr>
            </w:pPr>
            <w:r w:rsidRPr="0067199C">
              <w:rPr>
                <w:rFonts w:ascii="Arial" w:hAnsi="Arial" w:cs="Arial"/>
                <w:color w:val="000000"/>
                <w:sz w:val="18"/>
                <w:szCs w:val="18"/>
              </w:rPr>
              <w:t>LR10</w:t>
            </w:r>
          </w:p>
        </w:tc>
        <w:tc>
          <w:tcPr>
            <w:tcW w:w="567" w:type="dxa"/>
            <w:shd w:val="clear" w:color="auto" w:fill="auto"/>
            <w:tcMar>
              <w:top w:w="100" w:type="dxa"/>
              <w:left w:w="100" w:type="dxa"/>
              <w:bottom w:w="100" w:type="dxa"/>
              <w:right w:w="100" w:type="dxa"/>
            </w:tcMar>
          </w:tcPr>
          <w:p w14:paraId="0A2E79B7"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106</w:t>
            </w:r>
          </w:p>
        </w:tc>
        <w:tc>
          <w:tcPr>
            <w:tcW w:w="627" w:type="dxa"/>
            <w:shd w:val="clear" w:color="auto" w:fill="F2DBDB" w:themeFill="accent2" w:themeFillTint="33"/>
            <w:tcMar>
              <w:top w:w="100" w:type="dxa"/>
              <w:left w:w="100" w:type="dxa"/>
              <w:bottom w:w="100" w:type="dxa"/>
              <w:right w:w="100" w:type="dxa"/>
            </w:tcMar>
          </w:tcPr>
          <w:p w14:paraId="340010D6"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872</w:t>
            </w:r>
          </w:p>
        </w:tc>
        <w:tc>
          <w:tcPr>
            <w:tcW w:w="644" w:type="dxa"/>
            <w:shd w:val="clear" w:color="auto" w:fill="auto"/>
            <w:tcMar>
              <w:top w:w="100" w:type="dxa"/>
              <w:left w:w="100" w:type="dxa"/>
              <w:bottom w:w="100" w:type="dxa"/>
              <w:right w:w="100" w:type="dxa"/>
            </w:tcMar>
          </w:tcPr>
          <w:p w14:paraId="0192B3CB"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76</w:t>
            </w:r>
          </w:p>
        </w:tc>
        <w:tc>
          <w:tcPr>
            <w:tcW w:w="792" w:type="dxa"/>
            <w:shd w:val="clear" w:color="auto" w:fill="F2DBDB" w:themeFill="accent2" w:themeFillTint="33"/>
            <w:tcMar>
              <w:top w:w="100" w:type="dxa"/>
              <w:left w:w="100" w:type="dxa"/>
              <w:bottom w:w="100" w:type="dxa"/>
              <w:right w:w="100" w:type="dxa"/>
            </w:tcMar>
          </w:tcPr>
          <w:p w14:paraId="7408223F"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2859</w:t>
            </w:r>
          </w:p>
        </w:tc>
        <w:tc>
          <w:tcPr>
            <w:tcW w:w="893" w:type="dxa"/>
            <w:shd w:val="clear" w:color="auto" w:fill="auto"/>
            <w:tcMar>
              <w:top w:w="100" w:type="dxa"/>
              <w:left w:w="100" w:type="dxa"/>
              <w:bottom w:w="100" w:type="dxa"/>
              <w:right w:w="100" w:type="dxa"/>
            </w:tcMar>
          </w:tcPr>
          <w:p w14:paraId="7716D13B"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58.2%</w:t>
            </w:r>
          </w:p>
        </w:tc>
        <w:tc>
          <w:tcPr>
            <w:tcW w:w="893" w:type="dxa"/>
            <w:shd w:val="clear" w:color="auto" w:fill="auto"/>
            <w:tcMar>
              <w:top w:w="100" w:type="dxa"/>
              <w:left w:w="100" w:type="dxa"/>
              <w:bottom w:w="100" w:type="dxa"/>
              <w:right w:w="100" w:type="dxa"/>
            </w:tcMar>
          </w:tcPr>
          <w:p w14:paraId="4165C409"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10.8%</w:t>
            </w:r>
          </w:p>
        </w:tc>
        <w:tc>
          <w:tcPr>
            <w:tcW w:w="893" w:type="dxa"/>
            <w:shd w:val="clear" w:color="auto" w:fill="auto"/>
            <w:tcMar>
              <w:top w:w="100" w:type="dxa"/>
              <w:left w:w="100" w:type="dxa"/>
              <w:bottom w:w="100" w:type="dxa"/>
              <w:right w:w="100" w:type="dxa"/>
            </w:tcMar>
          </w:tcPr>
          <w:p w14:paraId="781E73FE"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17.0%</w:t>
            </w:r>
          </w:p>
        </w:tc>
        <w:tc>
          <w:tcPr>
            <w:tcW w:w="1021" w:type="dxa"/>
            <w:shd w:val="clear" w:color="auto" w:fill="auto"/>
            <w:tcMar>
              <w:top w:w="100" w:type="dxa"/>
              <w:left w:w="100" w:type="dxa"/>
              <w:bottom w:w="100" w:type="dxa"/>
              <w:right w:w="100" w:type="dxa"/>
            </w:tcMar>
          </w:tcPr>
          <w:p w14:paraId="4354D89A"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73.4%</w:t>
            </w:r>
          </w:p>
        </w:tc>
        <w:tc>
          <w:tcPr>
            <w:tcW w:w="1003" w:type="dxa"/>
            <w:shd w:val="clear" w:color="auto" w:fill="auto"/>
            <w:tcMar>
              <w:top w:w="100" w:type="dxa"/>
              <w:left w:w="100" w:type="dxa"/>
              <w:bottom w:w="100" w:type="dxa"/>
              <w:right w:w="100" w:type="dxa"/>
            </w:tcMar>
          </w:tcPr>
          <w:p w14:paraId="29065334"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15.5%</w:t>
            </w:r>
          </w:p>
        </w:tc>
        <w:tc>
          <w:tcPr>
            <w:tcW w:w="893" w:type="dxa"/>
            <w:shd w:val="clear" w:color="auto" w:fill="auto"/>
            <w:tcMar>
              <w:top w:w="100" w:type="dxa"/>
              <w:left w:w="100" w:type="dxa"/>
              <w:bottom w:w="100" w:type="dxa"/>
              <w:right w:w="100" w:type="dxa"/>
            </w:tcMar>
          </w:tcPr>
          <w:p w14:paraId="72B2C1C3"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11.8%</w:t>
            </w:r>
          </w:p>
        </w:tc>
      </w:tr>
      <w:tr w:rsidR="000A5D72" w:rsidRPr="0067199C" w14:paraId="26F47D69" w14:textId="77777777" w:rsidTr="000A5D72">
        <w:trPr>
          <w:trHeight w:val="219"/>
        </w:trPr>
        <w:tc>
          <w:tcPr>
            <w:tcW w:w="1134" w:type="dxa"/>
            <w:tcMar>
              <w:top w:w="100" w:type="dxa"/>
              <w:left w:w="100" w:type="dxa"/>
              <w:bottom w:w="100" w:type="dxa"/>
              <w:right w:w="100" w:type="dxa"/>
            </w:tcMar>
          </w:tcPr>
          <w:p w14:paraId="418F8E51" w14:textId="5194872B" w:rsidR="000A5D72" w:rsidRPr="0067199C" w:rsidRDefault="009F125F" w:rsidP="000A5D72">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ML-</w:t>
            </w:r>
            <w:proofErr w:type="spellStart"/>
            <w:r>
              <w:rPr>
                <w:rFonts w:ascii="Arial" w:hAnsi="Arial" w:cs="Arial"/>
                <w:color w:val="000000"/>
                <w:sz w:val="18"/>
                <w:szCs w:val="18"/>
              </w:rPr>
              <w:t>NoAge</w:t>
            </w:r>
            <w:proofErr w:type="spellEnd"/>
          </w:p>
        </w:tc>
        <w:tc>
          <w:tcPr>
            <w:tcW w:w="567" w:type="dxa"/>
            <w:shd w:val="clear" w:color="auto" w:fill="auto"/>
            <w:tcMar>
              <w:top w:w="100" w:type="dxa"/>
              <w:left w:w="100" w:type="dxa"/>
              <w:bottom w:w="100" w:type="dxa"/>
              <w:right w:w="100" w:type="dxa"/>
            </w:tcMar>
          </w:tcPr>
          <w:p w14:paraId="3B538328"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106</w:t>
            </w:r>
          </w:p>
        </w:tc>
        <w:tc>
          <w:tcPr>
            <w:tcW w:w="627" w:type="dxa"/>
            <w:shd w:val="clear" w:color="auto" w:fill="F2DBDB" w:themeFill="accent2" w:themeFillTint="33"/>
            <w:tcMar>
              <w:top w:w="100" w:type="dxa"/>
              <w:left w:w="100" w:type="dxa"/>
              <w:bottom w:w="100" w:type="dxa"/>
              <w:right w:w="100" w:type="dxa"/>
            </w:tcMar>
          </w:tcPr>
          <w:p w14:paraId="0DDB652F"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872</w:t>
            </w:r>
          </w:p>
        </w:tc>
        <w:tc>
          <w:tcPr>
            <w:tcW w:w="644" w:type="dxa"/>
            <w:shd w:val="clear" w:color="auto" w:fill="auto"/>
            <w:tcMar>
              <w:top w:w="100" w:type="dxa"/>
              <w:left w:w="100" w:type="dxa"/>
              <w:bottom w:w="100" w:type="dxa"/>
              <w:right w:w="100" w:type="dxa"/>
            </w:tcMar>
          </w:tcPr>
          <w:p w14:paraId="34C572C6"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76</w:t>
            </w:r>
          </w:p>
        </w:tc>
        <w:tc>
          <w:tcPr>
            <w:tcW w:w="792" w:type="dxa"/>
            <w:shd w:val="clear" w:color="auto" w:fill="F2DBDB" w:themeFill="accent2" w:themeFillTint="33"/>
            <w:tcMar>
              <w:top w:w="100" w:type="dxa"/>
              <w:left w:w="100" w:type="dxa"/>
              <w:bottom w:w="100" w:type="dxa"/>
              <w:right w:w="100" w:type="dxa"/>
            </w:tcMar>
          </w:tcPr>
          <w:p w14:paraId="15D0E056"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2859</w:t>
            </w:r>
          </w:p>
        </w:tc>
        <w:tc>
          <w:tcPr>
            <w:tcW w:w="893" w:type="dxa"/>
            <w:shd w:val="clear" w:color="auto" w:fill="auto"/>
            <w:tcMar>
              <w:top w:w="100" w:type="dxa"/>
              <w:left w:w="100" w:type="dxa"/>
              <w:bottom w:w="100" w:type="dxa"/>
              <w:right w:w="100" w:type="dxa"/>
            </w:tcMar>
          </w:tcPr>
          <w:p w14:paraId="093B04E2"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58.2%</w:t>
            </w:r>
          </w:p>
        </w:tc>
        <w:tc>
          <w:tcPr>
            <w:tcW w:w="893" w:type="dxa"/>
            <w:shd w:val="clear" w:color="auto" w:fill="auto"/>
            <w:tcMar>
              <w:top w:w="100" w:type="dxa"/>
              <w:left w:w="100" w:type="dxa"/>
              <w:bottom w:w="100" w:type="dxa"/>
              <w:right w:w="100" w:type="dxa"/>
            </w:tcMar>
          </w:tcPr>
          <w:p w14:paraId="38370A13"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10.8%</w:t>
            </w:r>
          </w:p>
        </w:tc>
        <w:tc>
          <w:tcPr>
            <w:tcW w:w="893" w:type="dxa"/>
            <w:shd w:val="clear" w:color="auto" w:fill="auto"/>
            <w:tcMar>
              <w:top w:w="100" w:type="dxa"/>
              <w:left w:w="100" w:type="dxa"/>
              <w:bottom w:w="100" w:type="dxa"/>
              <w:right w:w="100" w:type="dxa"/>
            </w:tcMar>
          </w:tcPr>
          <w:p w14:paraId="328A48AE"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17.0%</w:t>
            </w:r>
          </w:p>
        </w:tc>
        <w:tc>
          <w:tcPr>
            <w:tcW w:w="1021" w:type="dxa"/>
            <w:shd w:val="clear" w:color="auto" w:fill="auto"/>
            <w:tcMar>
              <w:top w:w="100" w:type="dxa"/>
              <w:left w:w="100" w:type="dxa"/>
              <w:bottom w:w="100" w:type="dxa"/>
              <w:right w:w="100" w:type="dxa"/>
            </w:tcMar>
          </w:tcPr>
          <w:p w14:paraId="7E130383"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72.3%</w:t>
            </w:r>
          </w:p>
        </w:tc>
        <w:tc>
          <w:tcPr>
            <w:tcW w:w="1003" w:type="dxa"/>
            <w:shd w:val="clear" w:color="auto" w:fill="auto"/>
            <w:tcMar>
              <w:top w:w="100" w:type="dxa"/>
              <w:left w:w="100" w:type="dxa"/>
              <w:bottom w:w="100" w:type="dxa"/>
              <w:right w:w="100" w:type="dxa"/>
            </w:tcMar>
          </w:tcPr>
          <w:p w14:paraId="3A7AC3A8"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13.6%</w:t>
            </w:r>
          </w:p>
        </w:tc>
        <w:tc>
          <w:tcPr>
            <w:tcW w:w="893" w:type="dxa"/>
            <w:shd w:val="clear" w:color="auto" w:fill="auto"/>
            <w:tcMar>
              <w:top w:w="100" w:type="dxa"/>
              <w:left w:w="100" w:type="dxa"/>
              <w:bottom w:w="100" w:type="dxa"/>
              <w:right w:w="100" w:type="dxa"/>
            </w:tcMar>
          </w:tcPr>
          <w:p w14:paraId="12B0E2AB"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11.8%</w:t>
            </w:r>
          </w:p>
        </w:tc>
      </w:tr>
      <w:tr w:rsidR="000A5D72" w:rsidRPr="0067199C" w14:paraId="43ABEBBC" w14:textId="77777777" w:rsidTr="000A5D72">
        <w:trPr>
          <w:trHeight w:val="219"/>
        </w:trPr>
        <w:tc>
          <w:tcPr>
            <w:tcW w:w="1134" w:type="dxa"/>
            <w:tcBorders>
              <w:bottom w:val="single" w:sz="4" w:space="0" w:color="auto"/>
            </w:tcBorders>
            <w:tcMar>
              <w:top w:w="100" w:type="dxa"/>
              <w:left w:w="100" w:type="dxa"/>
              <w:bottom w:w="100" w:type="dxa"/>
              <w:right w:w="100" w:type="dxa"/>
            </w:tcMar>
          </w:tcPr>
          <w:p w14:paraId="0C7BDCF8" w14:textId="77777777" w:rsidR="000A5D72" w:rsidRPr="0067199C" w:rsidRDefault="000A5D72" w:rsidP="000A5D72">
            <w:pPr>
              <w:pStyle w:val="NormalWeb"/>
              <w:spacing w:before="0" w:beforeAutospacing="0" w:after="0" w:afterAutospacing="0"/>
              <w:rPr>
                <w:rFonts w:ascii="Arial" w:hAnsi="Arial" w:cs="Arial"/>
                <w:color w:val="000000"/>
                <w:sz w:val="18"/>
                <w:szCs w:val="18"/>
              </w:rPr>
            </w:pPr>
            <w:proofErr w:type="spellStart"/>
            <w:r w:rsidRPr="0067199C">
              <w:rPr>
                <w:rFonts w:ascii="Arial" w:hAnsi="Arial" w:cs="Arial"/>
                <w:color w:val="000000"/>
                <w:sz w:val="18"/>
                <w:szCs w:val="18"/>
              </w:rPr>
              <w:t>Age_only</w:t>
            </w:r>
            <w:proofErr w:type="spellEnd"/>
          </w:p>
        </w:tc>
        <w:tc>
          <w:tcPr>
            <w:tcW w:w="567" w:type="dxa"/>
            <w:tcBorders>
              <w:bottom w:val="single" w:sz="4" w:space="0" w:color="auto"/>
            </w:tcBorders>
            <w:shd w:val="clear" w:color="auto" w:fill="F2DBDB" w:themeFill="accent2" w:themeFillTint="33"/>
            <w:tcMar>
              <w:top w:w="100" w:type="dxa"/>
              <w:left w:w="100" w:type="dxa"/>
              <w:bottom w:w="100" w:type="dxa"/>
              <w:right w:w="100" w:type="dxa"/>
            </w:tcMar>
          </w:tcPr>
          <w:p w14:paraId="06D8D5F0"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94</w:t>
            </w:r>
          </w:p>
        </w:tc>
        <w:tc>
          <w:tcPr>
            <w:tcW w:w="627" w:type="dxa"/>
            <w:tcBorders>
              <w:bottom w:val="single" w:sz="4" w:space="0" w:color="auto"/>
            </w:tcBorders>
            <w:shd w:val="clear" w:color="auto" w:fill="EAF1DD" w:themeFill="accent3" w:themeFillTint="33"/>
            <w:tcMar>
              <w:top w:w="100" w:type="dxa"/>
              <w:left w:w="100" w:type="dxa"/>
              <w:bottom w:w="100" w:type="dxa"/>
              <w:right w:w="100" w:type="dxa"/>
            </w:tcMar>
          </w:tcPr>
          <w:p w14:paraId="4794025F"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824</w:t>
            </w:r>
          </w:p>
        </w:tc>
        <w:tc>
          <w:tcPr>
            <w:tcW w:w="644" w:type="dxa"/>
            <w:tcBorders>
              <w:bottom w:val="single" w:sz="4" w:space="0" w:color="auto"/>
            </w:tcBorders>
            <w:shd w:val="clear" w:color="auto" w:fill="F2DBDB" w:themeFill="accent2" w:themeFillTint="33"/>
            <w:tcMar>
              <w:top w:w="100" w:type="dxa"/>
              <w:left w:w="100" w:type="dxa"/>
              <w:bottom w:w="100" w:type="dxa"/>
              <w:right w:w="100" w:type="dxa"/>
            </w:tcMar>
          </w:tcPr>
          <w:p w14:paraId="142BDA78"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88</w:t>
            </w:r>
          </w:p>
        </w:tc>
        <w:tc>
          <w:tcPr>
            <w:tcW w:w="792" w:type="dxa"/>
            <w:tcBorders>
              <w:bottom w:val="single" w:sz="4" w:space="0" w:color="auto"/>
            </w:tcBorders>
            <w:shd w:val="clear" w:color="auto" w:fill="EAF1DD" w:themeFill="accent3" w:themeFillTint="33"/>
            <w:tcMar>
              <w:top w:w="100" w:type="dxa"/>
              <w:left w:w="100" w:type="dxa"/>
              <w:bottom w:w="100" w:type="dxa"/>
              <w:right w:w="100" w:type="dxa"/>
            </w:tcMar>
          </w:tcPr>
          <w:p w14:paraId="7168ECE8"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2907</w:t>
            </w:r>
          </w:p>
        </w:tc>
        <w:tc>
          <w:tcPr>
            <w:tcW w:w="893" w:type="dxa"/>
            <w:tcBorders>
              <w:bottom w:val="single" w:sz="4" w:space="0" w:color="auto"/>
            </w:tcBorders>
            <w:shd w:val="clear" w:color="auto" w:fill="F2DBDB" w:themeFill="accent2" w:themeFillTint="33"/>
            <w:tcMar>
              <w:top w:w="100" w:type="dxa"/>
              <w:left w:w="100" w:type="dxa"/>
              <w:bottom w:w="100" w:type="dxa"/>
              <w:right w:w="100" w:type="dxa"/>
            </w:tcMar>
          </w:tcPr>
          <w:p w14:paraId="61556CC7"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51.6%</w:t>
            </w:r>
          </w:p>
        </w:tc>
        <w:tc>
          <w:tcPr>
            <w:tcW w:w="893" w:type="dxa"/>
            <w:tcBorders>
              <w:bottom w:val="single" w:sz="4" w:space="0" w:color="auto"/>
            </w:tcBorders>
            <w:shd w:val="clear" w:color="auto" w:fill="F2DBDB" w:themeFill="accent2" w:themeFillTint="33"/>
            <w:tcMar>
              <w:top w:w="100" w:type="dxa"/>
              <w:left w:w="100" w:type="dxa"/>
              <w:bottom w:w="100" w:type="dxa"/>
              <w:right w:w="100" w:type="dxa"/>
            </w:tcMar>
          </w:tcPr>
          <w:p w14:paraId="253AE8BC"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10.2%</w:t>
            </w:r>
          </w:p>
        </w:tc>
        <w:tc>
          <w:tcPr>
            <w:tcW w:w="893" w:type="dxa"/>
            <w:tcBorders>
              <w:bottom w:val="single" w:sz="4" w:space="0" w:color="auto"/>
            </w:tcBorders>
            <w:shd w:val="clear" w:color="auto" w:fill="F2DBDB" w:themeFill="accent2" w:themeFillTint="33"/>
            <w:tcMar>
              <w:top w:w="100" w:type="dxa"/>
              <w:left w:w="100" w:type="dxa"/>
              <w:bottom w:w="100" w:type="dxa"/>
              <w:right w:w="100" w:type="dxa"/>
            </w:tcMar>
          </w:tcPr>
          <w:p w14:paraId="5FFF30FD"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14.7%</w:t>
            </w:r>
          </w:p>
        </w:tc>
        <w:tc>
          <w:tcPr>
            <w:tcW w:w="1021" w:type="dxa"/>
            <w:tcBorders>
              <w:bottom w:val="single" w:sz="4" w:space="0" w:color="auto"/>
            </w:tcBorders>
            <w:shd w:val="clear" w:color="auto" w:fill="F2DBDB" w:themeFill="accent2" w:themeFillTint="33"/>
            <w:tcMar>
              <w:top w:w="100" w:type="dxa"/>
              <w:left w:w="100" w:type="dxa"/>
              <w:bottom w:w="100" w:type="dxa"/>
              <w:right w:w="100" w:type="dxa"/>
            </w:tcMar>
          </w:tcPr>
          <w:p w14:paraId="5C0738B1"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69.7%</w:t>
            </w:r>
          </w:p>
        </w:tc>
        <w:tc>
          <w:tcPr>
            <w:tcW w:w="1003" w:type="dxa"/>
            <w:tcBorders>
              <w:bottom w:val="single" w:sz="4" w:space="0" w:color="auto"/>
            </w:tcBorders>
            <w:shd w:val="clear" w:color="auto" w:fill="F2DBDB" w:themeFill="accent2" w:themeFillTint="33"/>
            <w:tcMar>
              <w:top w:w="100" w:type="dxa"/>
              <w:left w:w="100" w:type="dxa"/>
              <w:bottom w:w="100" w:type="dxa"/>
              <w:right w:w="100" w:type="dxa"/>
            </w:tcMar>
          </w:tcPr>
          <w:p w14:paraId="1C16D5E4"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12.2%</w:t>
            </w:r>
          </w:p>
        </w:tc>
        <w:tc>
          <w:tcPr>
            <w:tcW w:w="893" w:type="dxa"/>
            <w:tcBorders>
              <w:bottom w:val="single" w:sz="4" w:space="0" w:color="auto"/>
            </w:tcBorders>
            <w:shd w:val="clear" w:color="auto" w:fill="auto"/>
            <w:tcMar>
              <w:top w:w="100" w:type="dxa"/>
              <w:left w:w="100" w:type="dxa"/>
              <w:bottom w:w="100" w:type="dxa"/>
              <w:right w:w="100" w:type="dxa"/>
            </w:tcMar>
          </w:tcPr>
          <w:p w14:paraId="33183B69"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0.7%</w:t>
            </w:r>
          </w:p>
        </w:tc>
      </w:tr>
      <w:tr w:rsidR="000A5D72" w:rsidRPr="0067199C" w14:paraId="011BE0EB" w14:textId="77777777" w:rsidTr="003034CC">
        <w:trPr>
          <w:trHeight w:val="219"/>
        </w:trPr>
        <w:tc>
          <w:tcPr>
            <w:tcW w:w="1134" w:type="dxa"/>
            <w:tcBorders>
              <w:top w:val="single" w:sz="4" w:space="0" w:color="auto"/>
              <w:bottom w:val="single" w:sz="4" w:space="0" w:color="auto"/>
            </w:tcBorders>
            <w:tcMar>
              <w:top w:w="100" w:type="dxa"/>
              <w:left w:w="100" w:type="dxa"/>
              <w:bottom w:w="100" w:type="dxa"/>
              <w:right w:w="100" w:type="dxa"/>
            </w:tcMar>
          </w:tcPr>
          <w:p w14:paraId="357F54CD" w14:textId="77777777" w:rsidR="000A5D72" w:rsidRPr="0067199C" w:rsidRDefault="000A5D72" w:rsidP="000A5D72">
            <w:pPr>
              <w:pStyle w:val="NormalWeb"/>
              <w:spacing w:before="0" w:beforeAutospacing="0" w:after="0" w:afterAutospacing="0"/>
              <w:rPr>
                <w:rFonts w:ascii="Arial" w:hAnsi="Arial" w:cs="Arial"/>
                <w:color w:val="000000"/>
                <w:sz w:val="18"/>
                <w:szCs w:val="18"/>
              </w:rPr>
            </w:pPr>
            <w:r w:rsidRPr="0067199C">
              <w:rPr>
                <w:rFonts w:ascii="Arial" w:hAnsi="Arial" w:cs="Arial"/>
                <w:color w:val="000000"/>
                <w:sz w:val="18"/>
                <w:szCs w:val="18"/>
              </w:rPr>
              <w:t>PPF 30</w:t>
            </w:r>
          </w:p>
        </w:tc>
        <w:tc>
          <w:tcPr>
            <w:tcW w:w="567"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70E51D94"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p>
        </w:tc>
        <w:tc>
          <w:tcPr>
            <w:tcW w:w="627" w:type="dxa"/>
            <w:tcBorders>
              <w:top w:val="single" w:sz="4" w:space="0" w:color="auto"/>
              <w:bottom w:val="single" w:sz="4" w:space="0" w:color="auto"/>
            </w:tcBorders>
            <w:shd w:val="clear" w:color="auto" w:fill="auto"/>
            <w:tcMar>
              <w:top w:w="100" w:type="dxa"/>
              <w:left w:w="100" w:type="dxa"/>
              <w:bottom w:w="100" w:type="dxa"/>
              <w:right w:w="100" w:type="dxa"/>
            </w:tcMar>
          </w:tcPr>
          <w:p w14:paraId="20ACA031"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p>
        </w:tc>
        <w:tc>
          <w:tcPr>
            <w:tcW w:w="644" w:type="dxa"/>
            <w:tcBorders>
              <w:top w:val="single" w:sz="4" w:space="0" w:color="auto"/>
              <w:bottom w:val="single" w:sz="4" w:space="0" w:color="auto"/>
            </w:tcBorders>
            <w:shd w:val="clear" w:color="auto" w:fill="auto"/>
            <w:tcMar>
              <w:top w:w="100" w:type="dxa"/>
              <w:left w:w="100" w:type="dxa"/>
              <w:bottom w:w="100" w:type="dxa"/>
              <w:right w:w="100" w:type="dxa"/>
            </w:tcMar>
          </w:tcPr>
          <w:p w14:paraId="198A4129"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p>
        </w:tc>
        <w:tc>
          <w:tcPr>
            <w:tcW w:w="792"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67F26EB3"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
          <w:p w14:paraId="5A8DBAB1"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
          <w:p w14:paraId="0A400733"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
          <w:p w14:paraId="5560DC69"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p>
        </w:tc>
        <w:tc>
          <w:tcPr>
            <w:tcW w:w="1021" w:type="dxa"/>
            <w:tcBorders>
              <w:top w:val="single" w:sz="4" w:space="0" w:color="auto"/>
              <w:bottom w:val="single" w:sz="4" w:space="0" w:color="auto"/>
            </w:tcBorders>
            <w:shd w:val="clear" w:color="auto" w:fill="auto"/>
            <w:tcMar>
              <w:top w:w="100" w:type="dxa"/>
              <w:left w:w="100" w:type="dxa"/>
              <w:bottom w:w="100" w:type="dxa"/>
              <w:right w:w="100" w:type="dxa"/>
            </w:tcMar>
          </w:tcPr>
          <w:p w14:paraId="7FF47A6A"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p>
        </w:tc>
        <w:tc>
          <w:tcPr>
            <w:tcW w:w="1003" w:type="dxa"/>
            <w:tcBorders>
              <w:top w:val="single" w:sz="4" w:space="0" w:color="auto"/>
              <w:bottom w:val="single" w:sz="4" w:space="0" w:color="auto"/>
            </w:tcBorders>
            <w:shd w:val="clear" w:color="auto" w:fill="auto"/>
            <w:tcMar>
              <w:top w:w="100" w:type="dxa"/>
              <w:left w:w="100" w:type="dxa"/>
              <w:bottom w:w="100" w:type="dxa"/>
              <w:right w:w="100" w:type="dxa"/>
            </w:tcMar>
          </w:tcPr>
          <w:p w14:paraId="61091F47"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
          <w:p w14:paraId="3601E0DA"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p>
        </w:tc>
      </w:tr>
      <w:tr w:rsidR="000A5D72" w:rsidRPr="0067199C" w14:paraId="62EAA1C5" w14:textId="77777777" w:rsidTr="003034CC">
        <w:trPr>
          <w:trHeight w:val="219"/>
        </w:trPr>
        <w:tc>
          <w:tcPr>
            <w:tcW w:w="1134" w:type="dxa"/>
            <w:tcBorders>
              <w:top w:val="single" w:sz="4" w:space="0" w:color="auto"/>
            </w:tcBorders>
            <w:tcMar>
              <w:top w:w="100" w:type="dxa"/>
              <w:left w:w="100" w:type="dxa"/>
              <w:bottom w:w="100" w:type="dxa"/>
              <w:right w:w="100" w:type="dxa"/>
            </w:tcMar>
          </w:tcPr>
          <w:p w14:paraId="2590430E" w14:textId="794A90F9" w:rsidR="000A5D72" w:rsidRPr="0067199C" w:rsidRDefault="000A5D72" w:rsidP="000A5D72">
            <w:pPr>
              <w:pStyle w:val="NormalWeb"/>
              <w:spacing w:before="0" w:beforeAutospacing="0" w:after="0" w:afterAutospacing="0"/>
              <w:rPr>
                <w:rFonts w:ascii="Arial" w:hAnsi="Arial" w:cs="Arial"/>
                <w:color w:val="000000"/>
                <w:sz w:val="18"/>
                <w:szCs w:val="18"/>
              </w:rPr>
            </w:pPr>
            <w:r w:rsidRPr="0067199C">
              <w:rPr>
                <w:rFonts w:ascii="Arial" w:hAnsi="Arial" w:cs="Arial"/>
                <w:color w:val="000000"/>
                <w:sz w:val="18"/>
                <w:szCs w:val="18"/>
              </w:rPr>
              <w:t>ML33</w:t>
            </w:r>
          </w:p>
        </w:tc>
        <w:tc>
          <w:tcPr>
            <w:tcW w:w="567" w:type="dxa"/>
            <w:tcBorders>
              <w:top w:val="single" w:sz="4" w:space="0" w:color="auto"/>
            </w:tcBorders>
            <w:shd w:val="clear" w:color="auto" w:fill="EAF1DD" w:themeFill="accent3" w:themeFillTint="33"/>
            <w:tcMar>
              <w:top w:w="100" w:type="dxa"/>
              <w:left w:w="100" w:type="dxa"/>
              <w:bottom w:w="100" w:type="dxa"/>
              <w:right w:w="100" w:type="dxa"/>
            </w:tcMar>
          </w:tcPr>
          <w:p w14:paraId="2A6945F5"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126</w:t>
            </w:r>
          </w:p>
        </w:tc>
        <w:tc>
          <w:tcPr>
            <w:tcW w:w="627" w:type="dxa"/>
            <w:tcBorders>
              <w:top w:val="single" w:sz="4" w:space="0" w:color="auto"/>
            </w:tcBorders>
            <w:shd w:val="clear" w:color="auto" w:fill="auto"/>
            <w:tcMar>
              <w:top w:w="100" w:type="dxa"/>
              <w:left w:w="100" w:type="dxa"/>
              <w:bottom w:w="100" w:type="dxa"/>
              <w:right w:w="100" w:type="dxa"/>
            </w:tcMar>
          </w:tcPr>
          <w:p w14:paraId="23AD8D21"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1047</w:t>
            </w:r>
          </w:p>
        </w:tc>
        <w:tc>
          <w:tcPr>
            <w:tcW w:w="644" w:type="dxa"/>
            <w:tcBorders>
              <w:top w:val="single" w:sz="4" w:space="0" w:color="auto"/>
            </w:tcBorders>
            <w:shd w:val="clear" w:color="auto" w:fill="EAF1DD" w:themeFill="accent3" w:themeFillTint="33"/>
            <w:tcMar>
              <w:top w:w="100" w:type="dxa"/>
              <w:left w:w="100" w:type="dxa"/>
              <w:bottom w:w="100" w:type="dxa"/>
              <w:right w:w="100" w:type="dxa"/>
            </w:tcMar>
          </w:tcPr>
          <w:p w14:paraId="540BE0E6"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56</w:t>
            </w:r>
          </w:p>
        </w:tc>
        <w:tc>
          <w:tcPr>
            <w:tcW w:w="792" w:type="dxa"/>
            <w:tcBorders>
              <w:top w:val="single" w:sz="4" w:space="0" w:color="auto"/>
            </w:tcBorders>
            <w:shd w:val="clear" w:color="auto" w:fill="auto"/>
            <w:tcMar>
              <w:top w:w="100" w:type="dxa"/>
              <w:left w:w="100" w:type="dxa"/>
              <w:bottom w:w="100" w:type="dxa"/>
              <w:right w:w="100" w:type="dxa"/>
            </w:tcMar>
          </w:tcPr>
          <w:p w14:paraId="66BFB8B2"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2684</w:t>
            </w:r>
          </w:p>
        </w:tc>
        <w:tc>
          <w:tcPr>
            <w:tcW w:w="893" w:type="dxa"/>
            <w:tcBorders>
              <w:top w:val="single" w:sz="4" w:space="0" w:color="auto"/>
            </w:tcBorders>
            <w:shd w:val="clear" w:color="auto" w:fill="EAF1DD" w:themeFill="accent3" w:themeFillTint="33"/>
            <w:tcMar>
              <w:top w:w="100" w:type="dxa"/>
              <w:left w:w="100" w:type="dxa"/>
              <w:bottom w:w="100" w:type="dxa"/>
              <w:right w:w="100" w:type="dxa"/>
            </w:tcMar>
          </w:tcPr>
          <w:p w14:paraId="641D84CA"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69.2%</w:t>
            </w:r>
          </w:p>
        </w:tc>
        <w:tc>
          <w:tcPr>
            <w:tcW w:w="893" w:type="dxa"/>
            <w:tcBorders>
              <w:top w:val="single" w:sz="4" w:space="0" w:color="auto"/>
            </w:tcBorders>
            <w:shd w:val="clear" w:color="auto" w:fill="EAF1DD" w:themeFill="accent3" w:themeFillTint="33"/>
            <w:tcMar>
              <w:top w:w="100" w:type="dxa"/>
              <w:left w:w="100" w:type="dxa"/>
              <w:bottom w:w="100" w:type="dxa"/>
              <w:right w:w="100" w:type="dxa"/>
            </w:tcMar>
          </w:tcPr>
          <w:p w14:paraId="5B7C2A73"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10.7%</w:t>
            </w:r>
          </w:p>
        </w:tc>
        <w:tc>
          <w:tcPr>
            <w:tcW w:w="893" w:type="dxa"/>
            <w:tcBorders>
              <w:top w:val="single" w:sz="4" w:space="0" w:color="auto"/>
            </w:tcBorders>
            <w:shd w:val="clear" w:color="auto" w:fill="EAF1DD" w:themeFill="accent3" w:themeFillTint="33"/>
            <w:tcMar>
              <w:top w:w="100" w:type="dxa"/>
              <w:left w:w="100" w:type="dxa"/>
              <w:bottom w:w="100" w:type="dxa"/>
              <w:right w:w="100" w:type="dxa"/>
            </w:tcMar>
          </w:tcPr>
          <w:p w14:paraId="45755B4A"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18.9%</w:t>
            </w:r>
          </w:p>
        </w:tc>
        <w:tc>
          <w:tcPr>
            <w:tcW w:w="1021" w:type="dxa"/>
            <w:tcBorders>
              <w:top w:val="single" w:sz="4" w:space="0" w:color="auto"/>
            </w:tcBorders>
            <w:shd w:val="clear" w:color="auto" w:fill="EAF1DD" w:themeFill="accent3" w:themeFillTint="33"/>
            <w:tcMar>
              <w:top w:w="100" w:type="dxa"/>
              <w:left w:w="100" w:type="dxa"/>
              <w:bottom w:w="100" w:type="dxa"/>
              <w:right w:w="100" w:type="dxa"/>
            </w:tcMar>
          </w:tcPr>
          <w:p w14:paraId="423BF3BC"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76.3%</w:t>
            </w:r>
          </w:p>
        </w:tc>
        <w:tc>
          <w:tcPr>
            <w:tcW w:w="1003" w:type="dxa"/>
            <w:tcBorders>
              <w:top w:val="single" w:sz="4" w:space="0" w:color="auto"/>
            </w:tcBorders>
            <w:shd w:val="clear" w:color="auto" w:fill="auto"/>
            <w:tcMar>
              <w:top w:w="100" w:type="dxa"/>
              <w:left w:w="100" w:type="dxa"/>
              <w:bottom w:w="100" w:type="dxa"/>
              <w:right w:w="100" w:type="dxa"/>
            </w:tcMar>
          </w:tcPr>
          <w:p w14:paraId="11024293"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15.5%</w:t>
            </w:r>
          </w:p>
        </w:tc>
        <w:tc>
          <w:tcPr>
            <w:tcW w:w="893" w:type="dxa"/>
            <w:tcBorders>
              <w:top w:val="single" w:sz="4" w:space="0" w:color="auto"/>
            </w:tcBorders>
            <w:shd w:val="clear" w:color="auto" w:fill="auto"/>
            <w:tcMar>
              <w:top w:w="100" w:type="dxa"/>
              <w:left w:w="100" w:type="dxa"/>
              <w:bottom w:w="100" w:type="dxa"/>
              <w:right w:w="100" w:type="dxa"/>
            </w:tcMar>
          </w:tcPr>
          <w:p w14:paraId="1EC0BBA0"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w:t>
            </w:r>
          </w:p>
        </w:tc>
      </w:tr>
      <w:tr w:rsidR="000A5D72" w:rsidRPr="0067199C" w14:paraId="356CFE6A" w14:textId="77777777" w:rsidTr="00627D7A">
        <w:trPr>
          <w:trHeight w:val="219"/>
        </w:trPr>
        <w:tc>
          <w:tcPr>
            <w:tcW w:w="1134" w:type="dxa"/>
            <w:tcMar>
              <w:top w:w="100" w:type="dxa"/>
              <w:left w:w="100" w:type="dxa"/>
              <w:bottom w:w="100" w:type="dxa"/>
              <w:right w:w="100" w:type="dxa"/>
            </w:tcMar>
          </w:tcPr>
          <w:p w14:paraId="5E4CE8B1" w14:textId="28F50A13" w:rsidR="000A5D72" w:rsidRPr="0067199C" w:rsidRDefault="000A5D72" w:rsidP="000A5D72">
            <w:pPr>
              <w:pStyle w:val="NormalWeb"/>
              <w:spacing w:before="0" w:beforeAutospacing="0" w:after="0" w:afterAutospacing="0"/>
              <w:rPr>
                <w:rFonts w:ascii="Arial" w:hAnsi="Arial" w:cs="Arial"/>
                <w:color w:val="000000"/>
                <w:sz w:val="18"/>
                <w:szCs w:val="18"/>
              </w:rPr>
            </w:pPr>
            <w:r w:rsidRPr="0067199C">
              <w:rPr>
                <w:rFonts w:ascii="Arial" w:hAnsi="Arial" w:cs="Arial"/>
                <w:color w:val="000000"/>
                <w:sz w:val="18"/>
                <w:szCs w:val="18"/>
              </w:rPr>
              <w:t>LR33</w:t>
            </w:r>
          </w:p>
        </w:tc>
        <w:tc>
          <w:tcPr>
            <w:tcW w:w="567" w:type="dxa"/>
            <w:shd w:val="clear" w:color="auto" w:fill="auto"/>
            <w:tcMar>
              <w:top w:w="100" w:type="dxa"/>
              <w:left w:w="100" w:type="dxa"/>
              <w:bottom w:w="100" w:type="dxa"/>
              <w:right w:w="100" w:type="dxa"/>
            </w:tcMar>
          </w:tcPr>
          <w:p w14:paraId="4787BE3E"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120</w:t>
            </w:r>
          </w:p>
        </w:tc>
        <w:tc>
          <w:tcPr>
            <w:tcW w:w="627" w:type="dxa"/>
            <w:shd w:val="clear" w:color="auto" w:fill="auto"/>
            <w:tcMar>
              <w:top w:w="100" w:type="dxa"/>
              <w:left w:w="100" w:type="dxa"/>
              <w:bottom w:w="100" w:type="dxa"/>
              <w:right w:w="100" w:type="dxa"/>
            </w:tcMar>
          </w:tcPr>
          <w:p w14:paraId="3D9A3899"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1053</w:t>
            </w:r>
          </w:p>
        </w:tc>
        <w:tc>
          <w:tcPr>
            <w:tcW w:w="644" w:type="dxa"/>
            <w:shd w:val="clear" w:color="auto" w:fill="auto"/>
            <w:tcMar>
              <w:top w:w="100" w:type="dxa"/>
              <w:left w:w="100" w:type="dxa"/>
              <w:bottom w:w="100" w:type="dxa"/>
              <w:right w:w="100" w:type="dxa"/>
            </w:tcMar>
          </w:tcPr>
          <w:p w14:paraId="607A2AE2"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62</w:t>
            </w:r>
          </w:p>
        </w:tc>
        <w:tc>
          <w:tcPr>
            <w:tcW w:w="792" w:type="dxa"/>
            <w:shd w:val="clear" w:color="auto" w:fill="auto"/>
            <w:tcMar>
              <w:top w:w="100" w:type="dxa"/>
              <w:left w:w="100" w:type="dxa"/>
              <w:bottom w:w="100" w:type="dxa"/>
              <w:right w:w="100" w:type="dxa"/>
            </w:tcMar>
          </w:tcPr>
          <w:p w14:paraId="49CC101E"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2678</w:t>
            </w:r>
          </w:p>
        </w:tc>
        <w:tc>
          <w:tcPr>
            <w:tcW w:w="893" w:type="dxa"/>
            <w:shd w:val="clear" w:color="auto" w:fill="auto"/>
            <w:tcMar>
              <w:top w:w="100" w:type="dxa"/>
              <w:left w:w="100" w:type="dxa"/>
              <w:bottom w:w="100" w:type="dxa"/>
              <w:right w:w="100" w:type="dxa"/>
            </w:tcMar>
          </w:tcPr>
          <w:p w14:paraId="34933DF1"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65.9%</w:t>
            </w:r>
          </w:p>
        </w:tc>
        <w:tc>
          <w:tcPr>
            <w:tcW w:w="893" w:type="dxa"/>
            <w:shd w:val="clear" w:color="auto" w:fill="auto"/>
            <w:tcMar>
              <w:top w:w="100" w:type="dxa"/>
              <w:left w:w="100" w:type="dxa"/>
              <w:bottom w:w="100" w:type="dxa"/>
              <w:right w:w="100" w:type="dxa"/>
            </w:tcMar>
          </w:tcPr>
          <w:p w14:paraId="0FBC27BC"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10.2%</w:t>
            </w:r>
          </w:p>
        </w:tc>
        <w:tc>
          <w:tcPr>
            <w:tcW w:w="893" w:type="dxa"/>
            <w:shd w:val="clear" w:color="auto" w:fill="auto"/>
            <w:tcMar>
              <w:top w:w="100" w:type="dxa"/>
              <w:left w:w="100" w:type="dxa"/>
              <w:bottom w:w="100" w:type="dxa"/>
              <w:right w:w="100" w:type="dxa"/>
            </w:tcMar>
          </w:tcPr>
          <w:p w14:paraId="404D2154"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17.3%</w:t>
            </w:r>
          </w:p>
        </w:tc>
        <w:tc>
          <w:tcPr>
            <w:tcW w:w="1021" w:type="dxa"/>
            <w:shd w:val="clear" w:color="auto" w:fill="auto"/>
            <w:tcMar>
              <w:top w:w="100" w:type="dxa"/>
              <w:left w:w="100" w:type="dxa"/>
              <w:bottom w:w="100" w:type="dxa"/>
              <w:right w:w="100" w:type="dxa"/>
            </w:tcMar>
          </w:tcPr>
          <w:p w14:paraId="6A0458AC"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74.5%</w:t>
            </w:r>
          </w:p>
        </w:tc>
        <w:tc>
          <w:tcPr>
            <w:tcW w:w="1003" w:type="dxa"/>
            <w:shd w:val="clear" w:color="auto" w:fill="auto"/>
            <w:tcMar>
              <w:top w:w="100" w:type="dxa"/>
              <w:left w:w="100" w:type="dxa"/>
              <w:bottom w:w="100" w:type="dxa"/>
              <w:right w:w="100" w:type="dxa"/>
            </w:tcMar>
          </w:tcPr>
          <w:p w14:paraId="43CAB16D"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15.7%</w:t>
            </w:r>
          </w:p>
        </w:tc>
        <w:tc>
          <w:tcPr>
            <w:tcW w:w="893" w:type="dxa"/>
            <w:shd w:val="clear" w:color="auto" w:fill="auto"/>
            <w:tcMar>
              <w:top w:w="100" w:type="dxa"/>
              <w:left w:w="100" w:type="dxa"/>
              <w:bottom w:w="100" w:type="dxa"/>
              <w:right w:w="100" w:type="dxa"/>
            </w:tcMar>
          </w:tcPr>
          <w:p w14:paraId="52056E80"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25.2%</w:t>
            </w:r>
          </w:p>
        </w:tc>
      </w:tr>
      <w:tr w:rsidR="000A5D72" w:rsidRPr="0067199C" w14:paraId="28B82024" w14:textId="77777777" w:rsidTr="00627D7A">
        <w:trPr>
          <w:trHeight w:val="219"/>
        </w:trPr>
        <w:tc>
          <w:tcPr>
            <w:tcW w:w="1134" w:type="dxa"/>
            <w:tcMar>
              <w:top w:w="100" w:type="dxa"/>
              <w:left w:w="100" w:type="dxa"/>
              <w:bottom w:w="100" w:type="dxa"/>
              <w:right w:w="100" w:type="dxa"/>
            </w:tcMar>
          </w:tcPr>
          <w:p w14:paraId="31690126" w14:textId="65CC53E9" w:rsidR="000A5D72" w:rsidRPr="0067199C" w:rsidRDefault="000A5D72" w:rsidP="000A5D72">
            <w:pPr>
              <w:pStyle w:val="NormalWeb"/>
              <w:spacing w:before="0" w:beforeAutospacing="0" w:after="0" w:afterAutospacing="0"/>
              <w:rPr>
                <w:rFonts w:ascii="Arial" w:hAnsi="Arial" w:cs="Arial"/>
                <w:color w:val="000000"/>
                <w:sz w:val="18"/>
                <w:szCs w:val="18"/>
              </w:rPr>
            </w:pPr>
            <w:r w:rsidRPr="0067199C">
              <w:rPr>
                <w:rFonts w:ascii="Arial" w:hAnsi="Arial" w:cs="Arial"/>
                <w:color w:val="000000"/>
                <w:sz w:val="18"/>
                <w:szCs w:val="18"/>
              </w:rPr>
              <w:t>ML10</w:t>
            </w:r>
          </w:p>
        </w:tc>
        <w:tc>
          <w:tcPr>
            <w:tcW w:w="567" w:type="dxa"/>
            <w:shd w:val="clear" w:color="auto" w:fill="auto"/>
            <w:tcMar>
              <w:top w:w="100" w:type="dxa"/>
              <w:left w:w="100" w:type="dxa"/>
              <w:bottom w:w="100" w:type="dxa"/>
              <w:right w:w="100" w:type="dxa"/>
            </w:tcMar>
          </w:tcPr>
          <w:p w14:paraId="245DE413"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124</w:t>
            </w:r>
          </w:p>
        </w:tc>
        <w:tc>
          <w:tcPr>
            <w:tcW w:w="627" w:type="dxa"/>
            <w:shd w:val="clear" w:color="auto" w:fill="auto"/>
            <w:tcMar>
              <w:top w:w="100" w:type="dxa"/>
              <w:left w:w="100" w:type="dxa"/>
              <w:bottom w:w="100" w:type="dxa"/>
              <w:right w:w="100" w:type="dxa"/>
            </w:tcMar>
          </w:tcPr>
          <w:p w14:paraId="41037B81"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1049</w:t>
            </w:r>
          </w:p>
        </w:tc>
        <w:tc>
          <w:tcPr>
            <w:tcW w:w="644" w:type="dxa"/>
            <w:shd w:val="clear" w:color="auto" w:fill="auto"/>
            <w:tcMar>
              <w:top w:w="100" w:type="dxa"/>
              <w:left w:w="100" w:type="dxa"/>
              <w:bottom w:w="100" w:type="dxa"/>
              <w:right w:w="100" w:type="dxa"/>
            </w:tcMar>
          </w:tcPr>
          <w:p w14:paraId="3DA5CC18"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58</w:t>
            </w:r>
          </w:p>
        </w:tc>
        <w:tc>
          <w:tcPr>
            <w:tcW w:w="792" w:type="dxa"/>
            <w:shd w:val="clear" w:color="auto" w:fill="auto"/>
            <w:tcMar>
              <w:top w:w="100" w:type="dxa"/>
              <w:left w:w="100" w:type="dxa"/>
              <w:bottom w:w="100" w:type="dxa"/>
              <w:right w:w="100" w:type="dxa"/>
            </w:tcMar>
          </w:tcPr>
          <w:p w14:paraId="1C939275"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2682</w:t>
            </w:r>
          </w:p>
        </w:tc>
        <w:tc>
          <w:tcPr>
            <w:tcW w:w="893" w:type="dxa"/>
            <w:shd w:val="clear" w:color="auto" w:fill="auto"/>
            <w:tcMar>
              <w:top w:w="100" w:type="dxa"/>
              <w:left w:w="100" w:type="dxa"/>
              <w:bottom w:w="100" w:type="dxa"/>
              <w:right w:w="100" w:type="dxa"/>
            </w:tcMar>
          </w:tcPr>
          <w:p w14:paraId="64664EE5"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68.1%</w:t>
            </w:r>
          </w:p>
        </w:tc>
        <w:tc>
          <w:tcPr>
            <w:tcW w:w="893" w:type="dxa"/>
            <w:shd w:val="clear" w:color="auto" w:fill="auto"/>
            <w:tcMar>
              <w:top w:w="100" w:type="dxa"/>
              <w:left w:w="100" w:type="dxa"/>
              <w:bottom w:w="100" w:type="dxa"/>
              <w:right w:w="100" w:type="dxa"/>
            </w:tcMar>
          </w:tcPr>
          <w:p w14:paraId="43ED9077"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10.6%</w:t>
            </w:r>
          </w:p>
        </w:tc>
        <w:tc>
          <w:tcPr>
            <w:tcW w:w="893" w:type="dxa"/>
            <w:shd w:val="clear" w:color="auto" w:fill="auto"/>
            <w:tcMar>
              <w:top w:w="100" w:type="dxa"/>
              <w:left w:w="100" w:type="dxa"/>
              <w:bottom w:w="100" w:type="dxa"/>
              <w:right w:w="100" w:type="dxa"/>
            </w:tcMar>
          </w:tcPr>
          <w:p w14:paraId="0BCC06F1"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18.4%</w:t>
            </w:r>
          </w:p>
        </w:tc>
        <w:tc>
          <w:tcPr>
            <w:tcW w:w="1021" w:type="dxa"/>
            <w:shd w:val="clear" w:color="auto" w:fill="auto"/>
            <w:tcMar>
              <w:top w:w="100" w:type="dxa"/>
              <w:left w:w="100" w:type="dxa"/>
              <w:bottom w:w="100" w:type="dxa"/>
              <w:right w:w="100" w:type="dxa"/>
            </w:tcMar>
          </w:tcPr>
          <w:p w14:paraId="2D32F9A2"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75.9%</w:t>
            </w:r>
          </w:p>
        </w:tc>
        <w:tc>
          <w:tcPr>
            <w:tcW w:w="1003" w:type="dxa"/>
            <w:shd w:val="clear" w:color="auto" w:fill="EAF1DD" w:themeFill="accent3" w:themeFillTint="33"/>
            <w:tcMar>
              <w:top w:w="100" w:type="dxa"/>
              <w:left w:w="100" w:type="dxa"/>
              <w:bottom w:w="100" w:type="dxa"/>
              <w:right w:w="100" w:type="dxa"/>
            </w:tcMar>
          </w:tcPr>
          <w:p w14:paraId="179F8A87"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17.3%</w:t>
            </w:r>
          </w:p>
        </w:tc>
        <w:tc>
          <w:tcPr>
            <w:tcW w:w="893" w:type="dxa"/>
            <w:shd w:val="clear" w:color="auto" w:fill="EAF1DD" w:themeFill="accent3" w:themeFillTint="33"/>
            <w:tcMar>
              <w:top w:w="100" w:type="dxa"/>
              <w:left w:w="100" w:type="dxa"/>
              <w:bottom w:w="100" w:type="dxa"/>
              <w:right w:w="100" w:type="dxa"/>
            </w:tcMar>
          </w:tcPr>
          <w:p w14:paraId="5E922C3E"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40.8%</w:t>
            </w:r>
          </w:p>
        </w:tc>
      </w:tr>
      <w:tr w:rsidR="000A5D72" w:rsidRPr="0067199C" w14:paraId="7EF68D36" w14:textId="77777777" w:rsidTr="003034CC">
        <w:trPr>
          <w:trHeight w:val="219"/>
        </w:trPr>
        <w:tc>
          <w:tcPr>
            <w:tcW w:w="1134" w:type="dxa"/>
            <w:tcMar>
              <w:top w:w="100" w:type="dxa"/>
              <w:left w:w="100" w:type="dxa"/>
              <w:bottom w:w="100" w:type="dxa"/>
              <w:right w:w="100" w:type="dxa"/>
            </w:tcMar>
          </w:tcPr>
          <w:p w14:paraId="3AB5C1D8" w14:textId="288F7F7F" w:rsidR="000A5D72" w:rsidRPr="0067199C" w:rsidRDefault="000A5D72" w:rsidP="000A5D72">
            <w:pPr>
              <w:pStyle w:val="NormalWeb"/>
              <w:spacing w:before="0" w:beforeAutospacing="0" w:after="0" w:afterAutospacing="0"/>
              <w:rPr>
                <w:rFonts w:ascii="Arial" w:hAnsi="Arial" w:cs="Arial"/>
                <w:color w:val="000000"/>
                <w:sz w:val="18"/>
                <w:szCs w:val="18"/>
              </w:rPr>
            </w:pPr>
            <w:r w:rsidRPr="0067199C">
              <w:rPr>
                <w:rFonts w:ascii="Arial" w:hAnsi="Arial" w:cs="Arial"/>
                <w:color w:val="000000"/>
                <w:sz w:val="18"/>
                <w:szCs w:val="18"/>
              </w:rPr>
              <w:t>LR10</w:t>
            </w:r>
          </w:p>
        </w:tc>
        <w:tc>
          <w:tcPr>
            <w:tcW w:w="567" w:type="dxa"/>
            <w:shd w:val="clear" w:color="auto" w:fill="auto"/>
            <w:tcMar>
              <w:top w:w="100" w:type="dxa"/>
              <w:left w:w="100" w:type="dxa"/>
              <w:bottom w:w="100" w:type="dxa"/>
              <w:right w:w="100" w:type="dxa"/>
            </w:tcMar>
          </w:tcPr>
          <w:p w14:paraId="69DA6138"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115</w:t>
            </w:r>
          </w:p>
        </w:tc>
        <w:tc>
          <w:tcPr>
            <w:tcW w:w="627" w:type="dxa"/>
            <w:shd w:val="clear" w:color="auto" w:fill="F2DBDB" w:themeFill="accent2" w:themeFillTint="33"/>
            <w:tcMar>
              <w:top w:w="100" w:type="dxa"/>
              <w:left w:w="100" w:type="dxa"/>
              <w:bottom w:w="100" w:type="dxa"/>
              <w:right w:w="100" w:type="dxa"/>
            </w:tcMar>
          </w:tcPr>
          <w:p w14:paraId="79D094CE"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1058</w:t>
            </w:r>
          </w:p>
        </w:tc>
        <w:tc>
          <w:tcPr>
            <w:tcW w:w="644" w:type="dxa"/>
            <w:shd w:val="clear" w:color="auto" w:fill="auto"/>
            <w:tcMar>
              <w:top w:w="100" w:type="dxa"/>
              <w:left w:w="100" w:type="dxa"/>
              <w:bottom w:w="100" w:type="dxa"/>
              <w:right w:w="100" w:type="dxa"/>
            </w:tcMar>
          </w:tcPr>
          <w:p w14:paraId="51E99F84"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67</w:t>
            </w:r>
          </w:p>
        </w:tc>
        <w:tc>
          <w:tcPr>
            <w:tcW w:w="792" w:type="dxa"/>
            <w:shd w:val="clear" w:color="auto" w:fill="F2DBDB" w:themeFill="accent2" w:themeFillTint="33"/>
            <w:tcMar>
              <w:top w:w="100" w:type="dxa"/>
              <w:left w:w="100" w:type="dxa"/>
              <w:bottom w:w="100" w:type="dxa"/>
              <w:right w:w="100" w:type="dxa"/>
            </w:tcMar>
          </w:tcPr>
          <w:p w14:paraId="0A996E63"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2673</w:t>
            </w:r>
          </w:p>
        </w:tc>
        <w:tc>
          <w:tcPr>
            <w:tcW w:w="893" w:type="dxa"/>
            <w:shd w:val="clear" w:color="auto" w:fill="auto"/>
            <w:tcMar>
              <w:top w:w="100" w:type="dxa"/>
              <w:left w:w="100" w:type="dxa"/>
              <w:bottom w:w="100" w:type="dxa"/>
              <w:right w:w="100" w:type="dxa"/>
            </w:tcMar>
          </w:tcPr>
          <w:p w14:paraId="3B2C80DD"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63.2%</w:t>
            </w:r>
          </w:p>
        </w:tc>
        <w:tc>
          <w:tcPr>
            <w:tcW w:w="893" w:type="dxa"/>
            <w:shd w:val="clear" w:color="auto" w:fill="auto"/>
            <w:tcMar>
              <w:top w:w="100" w:type="dxa"/>
              <w:left w:w="100" w:type="dxa"/>
              <w:bottom w:w="100" w:type="dxa"/>
              <w:right w:w="100" w:type="dxa"/>
            </w:tcMar>
          </w:tcPr>
          <w:p w14:paraId="35588144"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9.8%</w:t>
            </w:r>
          </w:p>
        </w:tc>
        <w:tc>
          <w:tcPr>
            <w:tcW w:w="893" w:type="dxa"/>
            <w:shd w:val="clear" w:color="auto" w:fill="auto"/>
            <w:tcMar>
              <w:top w:w="100" w:type="dxa"/>
              <w:left w:w="100" w:type="dxa"/>
              <w:bottom w:w="100" w:type="dxa"/>
              <w:right w:w="100" w:type="dxa"/>
            </w:tcMar>
          </w:tcPr>
          <w:p w14:paraId="1F63E585"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16.0%</w:t>
            </w:r>
          </w:p>
        </w:tc>
        <w:tc>
          <w:tcPr>
            <w:tcW w:w="1021" w:type="dxa"/>
            <w:shd w:val="clear" w:color="auto" w:fill="auto"/>
            <w:tcMar>
              <w:top w:w="100" w:type="dxa"/>
              <w:left w:w="100" w:type="dxa"/>
              <w:bottom w:w="100" w:type="dxa"/>
              <w:right w:w="100" w:type="dxa"/>
            </w:tcMar>
          </w:tcPr>
          <w:p w14:paraId="5668F4A9"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73.7%</w:t>
            </w:r>
          </w:p>
        </w:tc>
        <w:tc>
          <w:tcPr>
            <w:tcW w:w="1003" w:type="dxa"/>
            <w:shd w:val="clear" w:color="auto" w:fill="auto"/>
            <w:tcMar>
              <w:top w:w="100" w:type="dxa"/>
              <w:left w:w="100" w:type="dxa"/>
              <w:bottom w:w="100" w:type="dxa"/>
              <w:right w:w="100" w:type="dxa"/>
            </w:tcMar>
          </w:tcPr>
          <w:p w14:paraId="137ECCF7"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15.5%</w:t>
            </w:r>
          </w:p>
        </w:tc>
        <w:tc>
          <w:tcPr>
            <w:tcW w:w="893" w:type="dxa"/>
            <w:shd w:val="clear" w:color="auto" w:fill="auto"/>
            <w:tcMar>
              <w:top w:w="100" w:type="dxa"/>
              <w:left w:w="100" w:type="dxa"/>
              <w:bottom w:w="100" w:type="dxa"/>
              <w:right w:w="100" w:type="dxa"/>
            </w:tcMar>
          </w:tcPr>
          <w:p w14:paraId="0289E3D8"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11.1%</w:t>
            </w:r>
          </w:p>
        </w:tc>
      </w:tr>
      <w:tr w:rsidR="000A5D72" w:rsidRPr="0067199C" w14:paraId="45EF13BD" w14:textId="77777777" w:rsidTr="003034CC">
        <w:trPr>
          <w:trHeight w:val="219"/>
        </w:trPr>
        <w:tc>
          <w:tcPr>
            <w:tcW w:w="1134" w:type="dxa"/>
            <w:tcMar>
              <w:top w:w="100" w:type="dxa"/>
              <w:left w:w="100" w:type="dxa"/>
              <w:bottom w:w="100" w:type="dxa"/>
              <w:right w:w="100" w:type="dxa"/>
            </w:tcMar>
          </w:tcPr>
          <w:p w14:paraId="53945637" w14:textId="3C35826B" w:rsidR="000A5D72" w:rsidRPr="0067199C" w:rsidRDefault="009F125F" w:rsidP="000A5D72">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ML-</w:t>
            </w:r>
            <w:proofErr w:type="spellStart"/>
            <w:r>
              <w:rPr>
                <w:rFonts w:ascii="Arial" w:hAnsi="Arial" w:cs="Arial"/>
                <w:color w:val="000000"/>
                <w:sz w:val="18"/>
                <w:szCs w:val="18"/>
              </w:rPr>
              <w:t>NoAge</w:t>
            </w:r>
            <w:proofErr w:type="spellEnd"/>
          </w:p>
        </w:tc>
        <w:tc>
          <w:tcPr>
            <w:tcW w:w="567" w:type="dxa"/>
            <w:shd w:val="clear" w:color="auto" w:fill="auto"/>
            <w:tcMar>
              <w:top w:w="100" w:type="dxa"/>
              <w:left w:w="100" w:type="dxa"/>
              <w:bottom w:w="100" w:type="dxa"/>
              <w:right w:w="100" w:type="dxa"/>
            </w:tcMar>
          </w:tcPr>
          <w:p w14:paraId="7CBC67A6"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116</w:t>
            </w:r>
          </w:p>
        </w:tc>
        <w:tc>
          <w:tcPr>
            <w:tcW w:w="627" w:type="dxa"/>
            <w:shd w:val="clear" w:color="auto" w:fill="auto"/>
            <w:tcMar>
              <w:top w:w="100" w:type="dxa"/>
              <w:left w:w="100" w:type="dxa"/>
              <w:bottom w:w="100" w:type="dxa"/>
              <w:right w:w="100" w:type="dxa"/>
            </w:tcMar>
          </w:tcPr>
          <w:p w14:paraId="62E14C2E"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1057</w:t>
            </w:r>
          </w:p>
        </w:tc>
        <w:tc>
          <w:tcPr>
            <w:tcW w:w="644" w:type="dxa"/>
            <w:shd w:val="clear" w:color="auto" w:fill="auto"/>
            <w:tcMar>
              <w:top w:w="100" w:type="dxa"/>
              <w:left w:w="100" w:type="dxa"/>
              <w:bottom w:w="100" w:type="dxa"/>
              <w:right w:w="100" w:type="dxa"/>
            </w:tcMar>
          </w:tcPr>
          <w:p w14:paraId="78346ABB"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66</w:t>
            </w:r>
          </w:p>
        </w:tc>
        <w:tc>
          <w:tcPr>
            <w:tcW w:w="792" w:type="dxa"/>
            <w:shd w:val="clear" w:color="auto" w:fill="auto"/>
            <w:tcMar>
              <w:top w:w="100" w:type="dxa"/>
              <w:left w:w="100" w:type="dxa"/>
              <w:bottom w:w="100" w:type="dxa"/>
              <w:right w:w="100" w:type="dxa"/>
            </w:tcMar>
          </w:tcPr>
          <w:p w14:paraId="0DEF88F7"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2674</w:t>
            </w:r>
          </w:p>
        </w:tc>
        <w:tc>
          <w:tcPr>
            <w:tcW w:w="893" w:type="dxa"/>
            <w:shd w:val="clear" w:color="auto" w:fill="auto"/>
            <w:tcMar>
              <w:top w:w="100" w:type="dxa"/>
              <w:left w:w="100" w:type="dxa"/>
              <w:bottom w:w="100" w:type="dxa"/>
              <w:right w:w="100" w:type="dxa"/>
            </w:tcMar>
          </w:tcPr>
          <w:p w14:paraId="3966171D"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63.7%</w:t>
            </w:r>
          </w:p>
        </w:tc>
        <w:tc>
          <w:tcPr>
            <w:tcW w:w="893" w:type="dxa"/>
            <w:shd w:val="clear" w:color="auto" w:fill="auto"/>
            <w:tcMar>
              <w:top w:w="100" w:type="dxa"/>
              <w:left w:w="100" w:type="dxa"/>
              <w:bottom w:w="100" w:type="dxa"/>
              <w:right w:w="100" w:type="dxa"/>
            </w:tcMar>
          </w:tcPr>
          <w:p w14:paraId="1C9193E5"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9.9%</w:t>
            </w:r>
          </w:p>
        </w:tc>
        <w:tc>
          <w:tcPr>
            <w:tcW w:w="893" w:type="dxa"/>
            <w:shd w:val="clear" w:color="auto" w:fill="auto"/>
            <w:tcMar>
              <w:top w:w="100" w:type="dxa"/>
              <w:left w:w="100" w:type="dxa"/>
              <w:bottom w:w="100" w:type="dxa"/>
              <w:right w:w="100" w:type="dxa"/>
            </w:tcMar>
          </w:tcPr>
          <w:p w14:paraId="17E3824C"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16.3%</w:t>
            </w:r>
          </w:p>
        </w:tc>
        <w:tc>
          <w:tcPr>
            <w:tcW w:w="1021" w:type="dxa"/>
            <w:shd w:val="clear" w:color="auto" w:fill="auto"/>
            <w:tcMar>
              <w:top w:w="100" w:type="dxa"/>
              <w:left w:w="100" w:type="dxa"/>
              <w:bottom w:w="100" w:type="dxa"/>
              <w:right w:w="100" w:type="dxa"/>
            </w:tcMar>
          </w:tcPr>
          <w:p w14:paraId="0E0A69BD"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72.3%</w:t>
            </w:r>
          </w:p>
        </w:tc>
        <w:tc>
          <w:tcPr>
            <w:tcW w:w="1003" w:type="dxa"/>
            <w:shd w:val="clear" w:color="auto" w:fill="auto"/>
            <w:tcMar>
              <w:top w:w="100" w:type="dxa"/>
              <w:left w:w="100" w:type="dxa"/>
              <w:bottom w:w="100" w:type="dxa"/>
              <w:right w:w="100" w:type="dxa"/>
            </w:tcMar>
          </w:tcPr>
          <w:p w14:paraId="4087401E"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13.6%</w:t>
            </w:r>
          </w:p>
        </w:tc>
        <w:tc>
          <w:tcPr>
            <w:tcW w:w="893" w:type="dxa"/>
            <w:shd w:val="clear" w:color="auto" w:fill="auto"/>
            <w:tcMar>
              <w:top w:w="100" w:type="dxa"/>
              <w:left w:w="100" w:type="dxa"/>
              <w:bottom w:w="100" w:type="dxa"/>
              <w:right w:w="100" w:type="dxa"/>
            </w:tcMar>
          </w:tcPr>
          <w:p w14:paraId="1FB38B2E"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13.8%</w:t>
            </w:r>
          </w:p>
        </w:tc>
      </w:tr>
      <w:tr w:rsidR="000A5D72" w:rsidRPr="0067199C" w14:paraId="39D10F98" w14:textId="77777777" w:rsidTr="003034CC">
        <w:trPr>
          <w:trHeight w:val="219"/>
        </w:trPr>
        <w:tc>
          <w:tcPr>
            <w:tcW w:w="1134" w:type="dxa"/>
            <w:tcBorders>
              <w:bottom w:val="single" w:sz="4" w:space="0" w:color="auto"/>
            </w:tcBorders>
            <w:tcMar>
              <w:top w:w="100" w:type="dxa"/>
              <w:left w:w="100" w:type="dxa"/>
              <w:bottom w:w="100" w:type="dxa"/>
              <w:right w:w="100" w:type="dxa"/>
            </w:tcMar>
          </w:tcPr>
          <w:p w14:paraId="7FD5240E" w14:textId="77777777" w:rsidR="000A5D72" w:rsidRPr="0067199C" w:rsidRDefault="000A5D72" w:rsidP="000A5D72">
            <w:pPr>
              <w:pStyle w:val="NormalWeb"/>
              <w:spacing w:before="0" w:beforeAutospacing="0" w:after="0" w:afterAutospacing="0"/>
              <w:rPr>
                <w:rFonts w:ascii="Arial" w:hAnsi="Arial" w:cs="Arial"/>
                <w:color w:val="000000"/>
                <w:sz w:val="18"/>
                <w:szCs w:val="18"/>
              </w:rPr>
            </w:pPr>
            <w:proofErr w:type="spellStart"/>
            <w:r w:rsidRPr="0067199C">
              <w:rPr>
                <w:rFonts w:ascii="Arial" w:hAnsi="Arial" w:cs="Arial"/>
                <w:color w:val="000000"/>
                <w:sz w:val="18"/>
                <w:szCs w:val="18"/>
              </w:rPr>
              <w:t>Age_only</w:t>
            </w:r>
            <w:proofErr w:type="spellEnd"/>
          </w:p>
        </w:tc>
        <w:tc>
          <w:tcPr>
            <w:tcW w:w="567" w:type="dxa"/>
            <w:tcBorders>
              <w:bottom w:val="single" w:sz="4" w:space="0" w:color="auto"/>
            </w:tcBorders>
            <w:shd w:val="clear" w:color="auto" w:fill="F2DBDB" w:themeFill="accent2" w:themeFillTint="33"/>
            <w:tcMar>
              <w:top w:w="100" w:type="dxa"/>
              <w:left w:w="100" w:type="dxa"/>
              <w:bottom w:w="100" w:type="dxa"/>
              <w:right w:w="100" w:type="dxa"/>
            </w:tcMar>
          </w:tcPr>
          <w:p w14:paraId="2ED52A98"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100</w:t>
            </w:r>
          </w:p>
        </w:tc>
        <w:tc>
          <w:tcPr>
            <w:tcW w:w="627" w:type="dxa"/>
            <w:tcBorders>
              <w:bottom w:val="single" w:sz="4" w:space="0" w:color="auto"/>
            </w:tcBorders>
            <w:shd w:val="clear" w:color="auto" w:fill="EAF1DD" w:themeFill="accent3" w:themeFillTint="33"/>
            <w:tcMar>
              <w:top w:w="100" w:type="dxa"/>
              <w:left w:w="100" w:type="dxa"/>
              <w:bottom w:w="100" w:type="dxa"/>
              <w:right w:w="100" w:type="dxa"/>
            </w:tcMar>
          </w:tcPr>
          <w:p w14:paraId="42CFC649"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955</w:t>
            </w:r>
          </w:p>
        </w:tc>
        <w:tc>
          <w:tcPr>
            <w:tcW w:w="644" w:type="dxa"/>
            <w:shd w:val="clear" w:color="auto" w:fill="F2DBDB" w:themeFill="accent2" w:themeFillTint="33"/>
            <w:tcMar>
              <w:top w:w="100" w:type="dxa"/>
              <w:left w:w="100" w:type="dxa"/>
              <w:bottom w:w="100" w:type="dxa"/>
              <w:right w:w="100" w:type="dxa"/>
            </w:tcMar>
          </w:tcPr>
          <w:p w14:paraId="37F6B9C8"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82</w:t>
            </w:r>
          </w:p>
        </w:tc>
        <w:tc>
          <w:tcPr>
            <w:tcW w:w="792" w:type="dxa"/>
            <w:tcBorders>
              <w:bottom w:val="single" w:sz="4" w:space="0" w:color="auto"/>
            </w:tcBorders>
            <w:shd w:val="clear" w:color="auto" w:fill="EAF1DD" w:themeFill="accent3" w:themeFillTint="33"/>
            <w:tcMar>
              <w:top w:w="100" w:type="dxa"/>
              <w:left w:w="100" w:type="dxa"/>
              <w:bottom w:w="100" w:type="dxa"/>
              <w:right w:w="100" w:type="dxa"/>
            </w:tcMar>
          </w:tcPr>
          <w:p w14:paraId="0F4210A4"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2776</w:t>
            </w:r>
          </w:p>
        </w:tc>
        <w:tc>
          <w:tcPr>
            <w:tcW w:w="893" w:type="dxa"/>
            <w:tcBorders>
              <w:bottom w:val="single" w:sz="4" w:space="0" w:color="auto"/>
            </w:tcBorders>
            <w:shd w:val="clear" w:color="auto" w:fill="F2DBDB" w:themeFill="accent2" w:themeFillTint="33"/>
            <w:tcMar>
              <w:top w:w="100" w:type="dxa"/>
              <w:left w:w="100" w:type="dxa"/>
              <w:bottom w:w="100" w:type="dxa"/>
              <w:right w:w="100" w:type="dxa"/>
            </w:tcMar>
          </w:tcPr>
          <w:p w14:paraId="74851507"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54.9%</w:t>
            </w:r>
          </w:p>
        </w:tc>
        <w:tc>
          <w:tcPr>
            <w:tcW w:w="893" w:type="dxa"/>
            <w:tcBorders>
              <w:bottom w:val="single" w:sz="4" w:space="0" w:color="auto"/>
            </w:tcBorders>
            <w:shd w:val="clear" w:color="auto" w:fill="F2DBDB" w:themeFill="accent2" w:themeFillTint="33"/>
            <w:tcMar>
              <w:top w:w="100" w:type="dxa"/>
              <w:left w:w="100" w:type="dxa"/>
              <w:bottom w:w="100" w:type="dxa"/>
              <w:right w:w="100" w:type="dxa"/>
            </w:tcMar>
          </w:tcPr>
          <w:p w14:paraId="3084A940"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9.5%</w:t>
            </w:r>
          </w:p>
        </w:tc>
        <w:tc>
          <w:tcPr>
            <w:tcW w:w="893" w:type="dxa"/>
            <w:tcBorders>
              <w:bottom w:val="single" w:sz="4" w:space="0" w:color="auto"/>
            </w:tcBorders>
            <w:shd w:val="clear" w:color="auto" w:fill="F2DBDB" w:themeFill="accent2" w:themeFillTint="33"/>
            <w:tcMar>
              <w:top w:w="100" w:type="dxa"/>
              <w:left w:w="100" w:type="dxa"/>
              <w:bottom w:w="100" w:type="dxa"/>
              <w:right w:w="100" w:type="dxa"/>
            </w:tcMar>
          </w:tcPr>
          <w:p w14:paraId="6C5DD1E4"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13.9%</w:t>
            </w:r>
          </w:p>
        </w:tc>
        <w:tc>
          <w:tcPr>
            <w:tcW w:w="1021" w:type="dxa"/>
            <w:tcBorders>
              <w:bottom w:val="single" w:sz="4" w:space="0" w:color="auto"/>
            </w:tcBorders>
            <w:shd w:val="clear" w:color="auto" w:fill="F2DBDB" w:themeFill="accent2" w:themeFillTint="33"/>
            <w:tcMar>
              <w:top w:w="100" w:type="dxa"/>
              <w:left w:w="100" w:type="dxa"/>
              <w:bottom w:w="100" w:type="dxa"/>
              <w:right w:w="100" w:type="dxa"/>
            </w:tcMar>
          </w:tcPr>
          <w:p w14:paraId="664A0944"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69.7%</w:t>
            </w:r>
          </w:p>
        </w:tc>
        <w:tc>
          <w:tcPr>
            <w:tcW w:w="1003" w:type="dxa"/>
            <w:tcBorders>
              <w:bottom w:val="single" w:sz="4" w:space="0" w:color="auto"/>
            </w:tcBorders>
            <w:shd w:val="clear" w:color="auto" w:fill="F2DBDB" w:themeFill="accent2" w:themeFillTint="33"/>
            <w:tcMar>
              <w:top w:w="100" w:type="dxa"/>
              <w:left w:w="100" w:type="dxa"/>
              <w:bottom w:w="100" w:type="dxa"/>
              <w:right w:w="100" w:type="dxa"/>
            </w:tcMar>
          </w:tcPr>
          <w:p w14:paraId="41527635"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12.2%</w:t>
            </w:r>
          </w:p>
        </w:tc>
        <w:tc>
          <w:tcPr>
            <w:tcW w:w="893" w:type="dxa"/>
            <w:tcBorders>
              <w:bottom w:val="single" w:sz="4" w:space="0" w:color="auto"/>
            </w:tcBorders>
            <w:shd w:val="clear" w:color="auto" w:fill="F2DBDB" w:themeFill="accent2" w:themeFillTint="33"/>
            <w:tcMar>
              <w:top w:w="100" w:type="dxa"/>
              <w:left w:w="100" w:type="dxa"/>
              <w:bottom w:w="100" w:type="dxa"/>
              <w:right w:w="100" w:type="dxa"/>
            </w:tcMar>
          </w:tcPr>
          <w:p w14:paraId="138D9670" w14:textId="77777777" w:rsidR="000A5D72" w:rsidRPr="0067199C" w:rsidRDefault="000A5D72" w:rsidP="000A5D72">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0.2%</w:t>
            </w:r>
          </w:p>
        </w:tc>
      </w:tr>
      <w:tr w:rsidR="000A5D72" w:rsidRPr="0067199C" w14:paraId="2D9A4695" w14:textId="77777777" w:rsidTr="000A5D72">
        <w:trPr>
          <w:trHeight w:val="219"/>
        </w:trPr>
        <w:tc>
          <w:tcPr>
            <w:tcW w:w="9360" w:type="dxa"/>
            <w:gridSpan w:val="11"/>
            <w:tcBorders>
              <w:top w:val="single" w:sz="4" w:space="0" w:color="auto"/>
            </w:tcBorders>
            <w:tcMar>
              <w:top w:w="100" w:type="dxa"/>
              <w:left w:w="100" w:type="dxa"/>
              <w:bottom w:w="100" w:type="dxa"/>
              <w:right w:w="100" w:type="dxa"/>
            </w:tcMar>
          </w:tcPr>
          <w:p w14:paraId="245009F2" w14:textId="77777777" w:rsidR="000A5D72" w:rsidRPr="0067199C" w:rsidRDefault="000A5D72" w:rsidP="000A5D72">
            <w:pPr>
              <w:pStyle w:val="NormalWeb"/>
              <w:spacing w:before="0" w:beforeAutospacing="0" w:after="0" w:afterAutospacing="0"/>
              <w:rPr>
                <w:rFonts w:ascii="Arial" w:hAnsi="Arial" w:cs="Arial"/>
                <w:color w:val="000000"/>
                <w:sz w:val="18"/>
                <w:szCs w:val="18"/>
              </w:rPr>
            </w:pPr>
            <w:r w:rsidRPr="0067199C">
              <w:rPr>
                <w:rFonts w:ascii="Arial" w:hAnsi="Arial" w:cs="Arial"/>
                <w:color w:val="000000"/>
                <w:sz w:val="18"/>
                <w:szCs w:val="18"/>
              </w:rPr>
              <w:t>PPF: positive prediction fraction TP: true positives FP: false positives FN: false negatives TN: true negatives TPR: true positive rate PPV: positive predictive value MCC: Matthews correlation coefficient AURC: area under the ROC curve  AUPRC: area under the precision recall curve P(TPR): probability that the model performs better than the ML model relative to TPR. Green/red colors indicates the model with the best/worst performance given that specific metric </w:t>
            </w:r>
          </w:p>
        </w:tc>
      </w:tr>
    </w:tbl>
    <w:p w14:paraId="5574C64D" w14:textId="77777777" w:rsidR="000E4E6D" w:rsidRPr="0067199C" w:rsidRDefault="000E4E6D">
      <w:pPr>
        <w:rPr>
          <w:lang w:val="en-US"/>
        </w:rPr>
      </w:pPr>
    </w:p>
    <w:p w14:paraId="4237FE4C" w14:textId="3E72DCBF" w:rsidR="00DE67BB" w:rsidRPr="0067199C" w:rsidRDefault="00355961">
      <w:pPr>
        <w:widowControl w:val="0"/>
        <w:pBdr>
          <w:top w:val="nil"/>
          <w:left w:val="nil"/>
          <w:bottom w:val="nil"/>
          <w:right w:val="nil"/>
          <w:between w:val="nil"/>
        </w:pBdr>
        <w:spacing w:line="240" w:lineRule="auto"/>
        <w:ind w:left="384" w:hanging="384"/>
        <w:rPr>
          <w:lang w:val="en-US"/>
        </w:rPr>
      </w:pPr>
      <w:r w:rsidRPr="0067199C">
        <w:rPr>
          <w:lang w:val="en-US"/>
        </w:rPr>
        <w:br w:type="page"/>
      </w:r>
    </w:p>
    <w:p w14:paraId="09D23B81" w14:textId="6558BF38" w:rsidR="00292FCC" w:rsidRPr="0067199C" w:rsidRDefault="00292FCC" w:rsidP="00292FCC">
      <w:pPr>
        <w:pStyle w:val="Overskrift1"/>
        <w:widowControl w:val="0"/>
        <w:spacing w:line="240" w:lineRule="auto"/>
        <w:ind w:left="384"/>
        <w:rPr>
          <w:lang w:val="en-US"/>
        </w:rPr>
      </w:pPr>
      <w:bookmarkStart w:id="14" w:name="_gjxqx8pcndq3" w:colFirst="0" w:colLast="0"/>
      <w:bookmarkEnd w:id="14"/>
      <w:r w:rsidRPr="0067199C">
        <w:rPr>
          <w:lang w:val="en-US"/>
        </w:rPr>
        <w:lastRenderedPageBreak/>
        <w:t>Figures</w:t>
      </w:r>
    </w:p>
    <w:p w14:paraId="3AA47EAE" w14:textId="77777777" w:rsidR="00292FCC" w:rsidRPr="0067199C" w:rsidRDefault="00292FCC" w:rsidP="00292FCC">
      <w:pPr>
        <w:rPr>
          <w:lang w:val="en-US"/>
        </w:rPr>
      </w:pPr>
    </w:p>
    <w:p w14:paraId="344A0BC2" w14:textId="77777777" w:rsidR="00292FCC" w:rsidRPr="0067199C" w:rsidRDefault="00292FCC" w:rsidP="00292FCC">
      <w:pPr>
        <w:rPr>
          <w:lang w:val="en-US"/>
        </w:rPr>
      </w:pPr>
    </w:p>
    <w:p w14:paraId="1272D5E2" w14:textId="2665A812" w:rsidR="00292FCC" w:rsidRPr="0067199C" w:rsidRDefault="00292FCC" w:rsidP="00292FCC">
      <w:pPr>
        <w:rPr>
          <w:lang w:val="en-US"/>
        </w:rPr>
      </w:pPr>
      <w:r w:rsidRPr="0067199C">
        <w:rPr>
          <w:lang w:val="en-US"/>
        </w:rPr>
        <w:t>Figure 1a+b</w:t>
      </w:r>
    </w:p>
    <w:p w14:paraId="05A6ECF1" w14:textId="084D2971" w:rsidR="00DA5123" w:rsidRPr="0067199C" w:rsidRDefault="00D17394">
      <w:pPr>
        <w:rPr>
          <w:lang w:val="en-US"/>
        </w:rPr>
      </w:pPr>
      <w:r>
        <w:rPr>
          <w:noProof/>
          <w:lang w:val="en-US"/>
        </w:rPr>
        <mc:AlternateContent>
          <mc:Choice Requires="wps">
            <w:drawing>
              <wp:anchor distT="0" distB="0" distL="114300" distR="114300" simplePos="0" relativeHeight="251666432" behindDoc="0" locked="0" layoutInCell="1" allowOverlap="1" wp14:anchorId="7A8460EB" wp14:editId="5AF04978">
                <wp:simplePos x="0" y="0"/>
                <wp:positionH relativeFrom="column">
                  <wp:posOffset>47625</wp:posOffset>
                </wp:positionH>
                <wp:positionV relativeFrom="paragraph">
                  <wp:posOffset>3296920</wp:posOffset>
                </wp:positionV>
                <wp:extent cx="6048375" cy="704850"/>
                <wp:effectExtent l="0" t="0" r="9525" b="0"/>
                <wp:wrapSquare wrapText="bothSides"/>
                <wp:docPr id="1" name="Tekstfelt 1"/>
                <wp:cNvGraphicFramePr/>
                <a:graphic xmlns:a="http://schemas.openxmlformats.org/drawingml/2006/main">
                  <a:graphicData uri="http://schemas.microsoft.com/office/word/2010/wordprocessingShape">
                    <wps:wsp>
                      <wps:cNvSpPr txBox="1"/>
                      <wps:spPr>
                        <a:xfrm>
                          <a:off x="0" y="0"/>
                          <a:ext cx="6048375" cy="704850"/>
                        </a:xfrm>
                        <a:prstGeom prst="rect">
                          <a:avLst/>
                        </a:prstGeom>
                        <a:solidFill>
                          <a:schemeClr val="lt1"/>
                        </a:solidFill>
                        <a:ln w="6350">
                          <a:noFill/>
                        </a:ln>
                      </wps:spPr>
                      <wps:txbx>
                        <w:txbxContent>
                          <w:p w14:paraId="447031D2" w14:textId="741CAE05" w:rsidR="00345E79" w:rsidRPr="00970E8C" w:rsidRDefault="00345E79" w:rsidP="00292FCC">
                            <w:pPr>
                              <w:rPr>
                                <w:sz w:val="12"/>
                                <w:szCs w:val="12"/>
                              </w:rPr>
                            </w:pPr>
                            <w:r>
                              <w:rPr>
                                <w:color w:val="000000"/>
                                <w:sz w:val="18"/>
                                <w:szCs w:val="18"/>
                              </w:rPr>
                              <w:t>Figure 1a</w:t>
                            </w:r>
                            <w:r w:rsidRPr="00970E8C">
                              <w:rPr>
                                <w:color w:val="000000"/>
                                <w:sz w:val="18"/>
                                <w:szCs w:val="18"/>
                              </w:rPr>
                              <w:t xml:space="preserve">) Distribution of risk scores for </w:t>
                            </w:r>
                            <w:r>
                              <w:rPr>
                                <w:color w:val="000000"/>
                                <w:sz w:val="18"/>
                                <w:szCs w:val="18"/>
                              </w:rPr>
                              <w:t xml:space="preserve">patients +/- outcome A. </w:t>
                            </w:r>
                            <w:r w:rsidRPr="00970E8C">
                              <w:rPr>
                                <w:color w:val="000000"/>
                                <w:sz w:val="18"/>
                                <w:szCs w:val="18"/>
                              </w:rPr>
                              <w:t xml:space="preserve">The dashed line shows the classification threshold of 20% </w:t>
                            </w:r>
                            <w:r>
                              <w:rPr>
                                <w:color w:val="000000"/>
                                <w:sz w:val="18"/>
                                <w:szCs w:val="18"/>
                              </w:rPr>
                              <w:t>positive prediction fraction</w:t>
                            </w:r>
                            <w:r w:rsidRPr="00970E8C">
                              <w:rPr>
                                <w:color w:val="000000"/>
                                <w:sz w:val="18"/>
                                <w:szCs w:val="18"/>
                              </w:rPr>
                              <w:t>.</w:t>
                            </w:r>
                            <w:r>
                              <w:rPr>
                                <w:color w:val="000000"/>
                                <w:sz w:val="18"/>
                                <w:szCs w:val="18"/>
                              </w:rPr>
                              <w:t xml:space="preserve"> Figure</w:t>
                            </w:r>
                            <w:r w:rsidRPr="00970E8C">
                              <w:rPr>
                                <w:color w:val="000000"/>
                                <w:sz w:val="18"/>
                                <w:szCs w:val="18"/>
                              </w:rPr>
                              <w:t xml:space="preserve"> </w:t>
                            </w:r>
                            <w:r>
                              <w:rPr>
                                <w:color w:val="000000"/>
                                <w:sz w:val="18"/>
                                <w:szCs w:val="18"/>
                              </w:rPr>
                              <w:t>1b</w:t>
                            </w:r>
                            <w:r w:rsidRPr="00970E8C">
                              <w:rPr>
                                <w:color w:val="000000"/>
                                <w:sz w:val="18"/>
                                <w:szCs w:val="18"/>
                              </w:rPr>
                              <w:t>) ROC curve</w:t>
                            </w:r>
                            <w:r>
                              <w:rPr>
                                <w:color w:val="000000"/>
                                <w:sz w:val="18"/>
                                <w:szCs w:val="18"/>
                              </w:rPr>
                              <w:t>s</w:t>
                            </w:r>
                            <w:r w:rsidRPr="00970E8C">
                              <w:rPr>
                                <w:color w:val="000000"/>
                                <w:sz w:val="18"/>
                                <w:szCs w:val="18"/>
                              </w:rPr>
                              <w:t xml:space="preserve"> for </w:t>
                            </w:r>
                            <w:r>
                              <w:rPr>
                                <w:color w:val="000000"/>
                                <w:sz w:val="18"/>
                                <w:szCs w:val="18"/>
                              </w:rPr>
                              <w:t>the complete machine learning model</w:t>
                            </w:r>
                            <w:r w:rsidRPr="00970E8C">
                              <w:rPr>
                                <w:color w:val="000000"/>
                                <w:sz w:val="18"/>
                                <w:szCs w:val="18"/>
                              </w:rPr>
                              <w:t xml:space="preserve"> (</w:t>
                            </w:r>
                            <w:r>
                              <w:rPr>
                                <w:color w:val="000000"/>
                                <w:sz w:val="18"/>
                                <w:szCs w:val="18"/>
                              </w:rPr>
                              <w:t>ML33</w:t>
                            </w:r>
                            <w:r w:rsidRPr="00970E8C">
                              <w:rPr>
                                <w:color w:val="000000"/>
                                <w:sz w:val="18"/>
                                <w:szCs w:val="18"/>
                              </w:rPr>
                              <w:t xml:space="preserve">), </w:t>
                            </w:r>
                            <w:r>
                              <w:rPr>
                                <w:color w:val="000000"/>
                                <w:sz w:val="18"/>
                                <w:szCs w:val="18"/>
                              </w:rPr>
                              <w:t xml:space="preserve">complete </w:t>
                            </w:r>
                            <w:r w:rsidRPr="00970E8C">
                              <w:rPr>
                                <w:color w:val="000000"/>
                                <w:sz w:val="18"/>
                                <w:szCs w:val="18"/>
                              </w:rPr>
                              <w:t>logistic regression</w:t>
                            </w:r>
                            <w:r>
                              <w:rPr>
                                <w:color w:val="000000"/>
                                <w:sz w:val="18"/>
                                <w:szCs w:val="18"/>
                              </w:rPr>
                              <w:t xml:space="preserve"> model</w:t>
                            </w:r>
                            <w:r w:rsidRPr="00970E8C">
                              <w:rPr>
                                <w:color w:val="000000"/>
                                <w:sz w:val="18"/>
                                <w:szCs w:val="18"/>
                              </w:rPr>
                              <w:t xml:space="preserve"> (</w:t>
                            </w:r>
                            <w:r>
                              <w:rPr>
                                <w:color w:val="000000"/>
                                <w:sz w:val="18"/>
                                <w:szCs w:val="18"/>
                              </w:rPr>
                              <w:t>LR33</w:t>
                            </w:r>
                            <w:r w:rsidRPr="00970E8C">
                              <w:rPr>
                                <w:color w:val="000000"/>
                                <w:sz w:val="18"/>
                                <w:szCs w:val="18"/>
                              </w:rPr>
                              <w:t xml:space="preserve">), </w:t>
                            </w:r>
                            <w:r>
                              <w:rPr>
                                <w:color w:val="000000"/>
                                <w:sz w:val="18"/>
                                <w:szCs w:val="18"/>
                              </w:rPr>
                              <w:t xml:space="preserve">parsimonious </w:t>
                            </w:r>
                            <w:r w:rsidRPr="00970E8C">
                              <w:rPr>
                                <w:color w:val="000000"/>
                                <w:sz w:val="18"/>
                                <w:szCs w:val="18"/>
                              </w:rPr>
                              <w:t xml:space="preserve">machine learning </w:t>
                            </w:r>
                            <w:r>
                              <w:rPr>
                                <w:color w:val="000000"/>
                                <w:sz w:val="18"/>
                                <w:szCs w:val="18"/>
                              </w:rPr>
                              <w:t>model</w:t>
                            </w:r>
                            <w:r w:rsidRPr="00970E8C">
                              <w:rPr>
                                <w:color w:val="000000"/>
                                <w:sz w:val="18"/>
                                <w:szCs w:val="18"/>
                              </w:rPr>
                              <w:t xml:space="preserve"> (</w:t>
                            </w:r>
                            <w:r>
                              <w:rPr>
                                <w:color w:val="000000"/>
                                <w:sz w:val="18"/>
                                <w:szCs w:val="18"/>
                              </w:rPr>
                              <w:t>ML10</w:t>
                            </w:r>
                            <w:r w:rsidRPr="00970E8C">
                              <w:rPr>
                                <w:color w:val="000000"/>
                                <w:sz w:val="18"/>
                                <w:szCs w:val="18"/>
                              </w:rPr>
                              <w:t xml:space="preserve">), </w:t>
                            </w:r>
                            <w:r>
                              <w:rPr>
                                <w:color w:val="000000"/>
                                <w:sz w:val="18"/>
                                <w:szCs w:val="18"/>
                              </w:rPr>
                              <w:t xml:space="preserve">parsimonious </w:t>
                            </w:r>
                            <w:r w:rsidRPr="00970E8C">
                              <w:rPr>
                                <w:color w:val="000000"/>
                                <w:sz w:val="18"/>
                                <w:szCs w:val="18"/>
                              </w:rPr>
                              <w:t>logistic regression</w:t>
                            </w:r>
                            <w:r>
                              <w:rPr>
                                <w:color w:val="000000"/>
                                <w:sz w:val="18"/>
                                <w:szCs w:val="18"/>
                              </w:rPr>
                              <w:t xml:space="preserve"> model</w:t>
                            </w:r>
                            <w:r w:rsidRPr="00970E8C">
                              <w:rPr>
                                <w:color w:val="000000"/>
                                <w:sz w:val="18"/>
                                <w:szCs w:val="18"/>
                              </w:rPr>
                              <w:t xml:space="preserve"> (</w:t>
                            </w:r>
                            <w:r>
                              <w:rPr>
                                <w:color w:val="000000"/>
                                <w:sz w:val="18"/>
                                <w:szCs w:val="18"/>
                              </w:rPr>
                              <w:t>LR10</w:t>
                            </w:r>
                            <w:r w:rsidRPr="00970E8C">
                              <w:rPr>
                                <w:color w:val="000000"/>
                                <w:sz w:val="18"/>
                                <w:szCs w:val="18"/>
                              </w:rPr>
                              <w:t>), machine learning using</w:t>
                            </w:r>
                            <w:r>
                              <w:rPr>
                                <w:color w:val="000000"/>
                                <w:sz w:val="18"/>
                                <w:szCs w:val="18"/>
                              </w:rPr>
                              <w:t xml:space="preserve"> without age</w:t>
                            </w:r>
                            <w:r w:rsidRPr="00970E8C">
                              <w:rPr>
                                <w:color w:val="000000"/>
                                <w:sz w:val="18"/>
                                <w:szCs w:val="18"/>
                              </w:rPr>
                              <w:t xml:space="preserve"> (</w:t>
                            </w:r>
                            <w:r w:rsidR="009F125F">
                              <w:rPr>
                                <w:color w:val="000000"/>
                                <w:sz w:val="18"/>
                                <w:szCs w:val="18"/>
                              </w:rPr>
                              <w:t>ML-</w:t>
                            </w:r>
                            <w:proofErr w:type="spellStart"/>
                            <w:r w:rsidR="009F125F">
                              <w:rPr>
                                <w:color w:val="000000"/>
                                <w:sz w:val="18"/>
                                <w:szCs w:val="18"/>
                              </w:rPr>
                              <w:t>NoAge</w:t>
                            </w:r>
                            <w:proofErr w:type="spellEnd"/>
                            <w:r w:rsidRPr="00970E8C">
                              <w:rPr>
                                <w:color w:val="000000"/>
                                <w:sz w:val="18"/>
                                <w:szCs w:val="18"/>
                              </w:rPr>
                              <w:t>)</w:t>
                            </w:r>
                            <w:r>
                              <w:rPr>
                                <w:color w:val="000000"/>
                                <w:sz w:val="18"/>
                                <w:szCs w:val="18"/>
                              </w:rPr>
                              <w:t xml:space="preserve"> and the</w:t>
                            </w:r>
                            <w:r w:rsidRPr="00970E8C">
                              <w:rPr>
                                <w:color w:val="000000"/>
                                <w:sz w:val="18"/>
                                <w:szCs w:val="18"/>
                              </w:rPr>
                              <w:t xml:space="preserve"> </w:t>
                            </w:r>
                            <w:r>
                              <w:rPr>
                                <w:color w:val="000000"/>
                                <w:sz w:val="18"/>
                                <w:szCs w:val="18"/>
                              </w:rPr>
                              <w:t>age</w:t>
                            </w:r>
                            <w:r w:rsidRPr="00970E8C">
                              <w:rPr>
                                <w:color w:val="000000"/>
                                <w:sz w:val="18"/>
                                <w:szCs w:val="18"/>
                              </w:rPr>
                              <w:t xml:space="preserve"> only</w:t>
                            </w:r>
                            <w:r>
                              <w:rPr>
                                <w:color w:val="000000"/>
                                <w:sz w:val="18"/>
                                <w:szCs w:val="18"/>
                              </w:rPr>
                              <w:t xml:space="preserve"> model</w:t>
                            </w:r>
                            <w:r w:rsidRPr="00970E8C">
                              <w:rPr>
                                <w:color w:val="000000"/>
                                <w:sz w:val="18"/>
                                <w:szCs w:val="18"/>
                              </w:rPr>
                              <w:t xml:space="preserve"> (Age).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A8460EB" id="_x0000_t202" coordsize="21600,21600" o:spt="202" path="m,l,21600r21600,l21600,xe">
                <v:stroke joinstyle="miter"/>
                <v:path gradientshapeok="t" o:connecttype="rect"/>
              </v:shapetype>
              <v:shape id="Tekstfelt 1" o:spid="_x0000_s1026" type="#_x0000_t202" style="position:absolute;margin-left:3.75pt;margin-top:259.6pt;width:476.25pt;height:55.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" fillcolor="white [3201]" stroked="f" strokeweight=".5pt">
                <v:textbox>
                  <w:txbxContent>
                    <w:p w14:paraId="447031D2" w14:textId="741CAE05" w:rsidR="00345E79" w:rsidRPr="00970E8C" w:rsidRDefault="00345E79" w:rsidP="00292FCC">
                      <w:pPr>
                        <w:rPr>
                          <w:sz w:val="12"/>
                          <w:szCs w:val="12"/>
                        </w:rPr>
                      </w:pPr>
                      <w:r>
                        <w:rPr>
                          <w:color w:val="000000"/>
                          <w:sz w:val="18"/>
                          <w:szCs w:val="18"/>
                        </w:rPr>
                        <w:t>Figure 1a</w:t>
                      </w:r>
                      <w:r w:rsidRPr="00970E8C">
                        <w:rPr>
                          <w:color w:val="000000"/>
                          <w:sz w:val="18"/>
                          <w:szCs w:val="18"/>
                        </w:rPr>
                        <w:t xml:space="preserve">) Distribution of risk scores for </w:t>
                      </w:r>
                      <w:r>
                        <w:rPr>
                          <w:color w:val="000000"/>
                          <w:sz w:val="18"/>
                          <w:szCs w:val="18"/>
                        </w:rPr>
                        <w:t xml:space="preserve">patients +/- outcome A. </w:t>
                      </w:r>
                      <w:r w:rsidRPr="00970E8C">
                        <w:rPr>
                          <w:color w:val="000000"/>
                          <w:sz w:val="18"/>
                          <w:szCs w:val="18"/>
                        </w:rPr>
                        <w:t xml:space="preserve">The dashed line shows the classification threshold of 20% </w:t>
                      </w:r>
                      <w:r>
                        <w:rPr>
                          <w:color w:val="000000"/>
                          <w:sz w:val="18"/>
                          <w:szCs w:val="18"/>
                        </w:rPr>
                        <w:t>positive prediction fraction</w:t>
                      </w:r>
                      <w:r w:rsidRPr="00970E8C">
                        <w:rPr>
                          <w:color w:val="000000"/>
                          <w:sz w:val="18"/>
                          <w:szCs w:val="18"/>
                        </w:rPr>
                        <w:t>.</w:t>
                      </w:r>
                      <w:r>
                        <w:rPr>
                          <w:color w:val="000000"/>
                          <w:sz w:val="18"/>
                          <w:szCs w:val="18"/>
                        </w:rPr>
                        <w:t xml:space="preserve"> Figure</w:t>
                      </w:r>
                      <w:r w:rsidRPr="00970E8C">
                        <w:rPr>
                          <w:color w:val="000000"/>
                          <w:sz w:val="18"/>
                          <w:szCs w:val="18"/>
                        </w:rPr>
                        <w:t xml:space="preserve"> </w:t>
                      </w:r>
                      <w:r>
                        <w:rPr>
                          <w:color w:val="000000"/>
                          <w:sz w:val="18"/>
                          <w:szCs w:val="18"/>
                        </w:rPr>
                        <w:t>1b</w:t>
                      </w:r>
                      <w:r w:rsidRPr="00970E8C">
                        <w:rPr>
                          <w:color w:val="000000"/>
                          <w:sz w:val="18"/>
                          <w:szCs w:val="18"/>
                        </w:rPr>
                        <w:t>) ROC curve</w:t>
                      </w:r>
                      <w:r>
                        <w:rPr>
                          <w:color w:val="000000"/>
                          <w:sz w:val="18"/>
                          <w:szCs w:val="18"/>
                        </w:rPr>
                        <w:t>s</w:t>
                      </w:r>
                      <w:r w:rsidRPr="00970E8C">
                        <w:rPr>
                          <w:color w:val="000000"/>
                          <w:sz w:val="18"/>
                          <w:szCs w:val="18"/>
                        </w:rPr>
                        <w:t xml:space="preserve"> for </w:t>
                      </w:r>
                      <w:r>
                        <w:rPr>
                          <w:color w:val="000000"/>
                          <w:sz w:val="18"/>
                          <w:szCs w:val="18"/>
                        </w:rPr>
                        <w:t>the complete machine learning model</w:t>
                      </w:r>
                      <w:r w:rsidRPr="00970E8C">
                        <w:rPr>
                          <w:color w:val="000000"/>
                          <w:sz w:val="18"/>
                          <w:szCs w:val="18"/>
                        </w:rPr>
                        <w:t xml:space="preserve"> (</w:t>
                      </w:r>
                      <w:r>
                        <w:rPr>
                          <w:color w:val="000000"/>
                          <w:sz w:val="18"/>
                          <w:szCs w:val="18"/>
                        </w:rPr>
                        <w:t>ML33</w:t>
                      </w:r>
                      <w:r w:rsidRPr="00970E8C">
                        <w:rPr>
                          <w:color w:val="000000"/>
                          <w:sz w:val="18"/>
                          <w:szCs w:val="18"/>
                        </w:rPr>
                        <w:t xml:space="preserve">), </w:t>
                      </w:r>
                      <w:r>
                        <w:rPr>
                          <w:color w:val="000000"/>
                          <w:sz w:val="18"/>
                          <w:szCs w:val="18"/>
                        </w:rPr>
                        <w:t xml:space="preserve">complete </w:t>
                      </w:r>
                      <w:r w:rsidRPr="00970E8C">
                        <w:rPr>
                          <w:color w:val="000000"/>
                          <w:sz w:val="18"/>
                          <w:szCs w:val="18"/>
                        </w:rPr>
                        <w:t>logistic regression</w:t>
                      </w:r>
                      <w:r>
                        <w:rPr>
                          <w:color w:val="000000"/>
                          <w:sz w:val="18"/>
                          <w:szCs w:val="18"/>
                        </w:rPr>
                        <w:t xml:space="preserve"> model</w:t>
                      </w:r>
                      <w:r w:rsidRPr="00970E8C">
                        <w:rPr>
                          <w:color w:val="000000"/>
                          <w:sz w:val="18"/>
                          <w:szCs w:val="18"/>
                        </w:rPr>
                        <w:t xml:space="preserve"> (</w:t>
                      </w:r>
                      <w:r>
                        <w:rPr>
                          <w:color w:val="000000"/>
                          <w:sz w:val="18"/>
                          <w:szCs w:val="18"/>
                        </w:rPr>
                        <w:t>LR33</w:t>
                      </w:r>
                      <w:r w:rsidRPr="00970E8C">
                        <w:rPr>
                          <w:color w:val="000000"/>
                          <w:sz w:val="18"/>
                          <w:szCs w:val="18"/>
                        </w:rPr>
                        <w:t xml:space="preserve">), </w:t>
                      </w:r>
                      <w:r>
                        <w:rPr>
                          <w:color w:val="000000"/>
                          <w:sz w:val="18"/>
                          <w:szCs w:val="18"/>
                        </w:rPr>
                        <w:t xml:space="preserve">parsimonious </w:t>
                      </w:r>
                      <w:r w:rsidRPr="00970E8C">
                        <w:rPr>
                          <w:color w:val="000000"/>
                          <w:sz w:val="18"/>
                          <w:szCs w:val="18"/>
                        </w:rPr>
                        <w:t xml:space="preserve">machine learning </w:t>
                      </w:r>
                      <w:r>
                        <w:rPr>
                          <w:color w:val="000000"/>
                          <w:sz w:val="18"/>
                          <w:szCs w:val="18"/>
                        </w:rPr>
                        <w:t>model</w:t>
                      </w:r>
                      <w:r w:rsidRPr="00970E8C">
                        <w:rPr>
                          <w:color w:val="000000"/>
                          <w:sz w:val="18"/>
                          <w:szCs w:val="18"/>
                        </w:rPr>
                        <w:t xml:space="preserve"> (</w:t>
                      </w:r>
                      <w:r>
                        <w:rPr>
                          <w:color w:val="000000"/>
                          <w:sz w:val="18"/>
                          <w:szCs w:val="18"/>
                        </w:rPr>
                        <w:t>ML10</w:t>
                      </w:r>
                      <w:r w:rsidRPr="00970E8C">
                        <w:rPr>
                          <w:color w:val="000000"/>
                          <w:sz w:val="18"/>
                          <w:szCs w:val="18"/>
                        </w:rPr>
                        <w:t xml:space="preserve">), </w:t>
                      </w:r>
                      <w:r>
                        <w:rPr>
                          <w:color w:val="000000"/>
                          <w:sz w:val="18"/>
                          <w:szCs w:val="18"/>
                        </w:rPr>
                        <w:t xml:space="preserve">parsimonious </w:t>
                      </w:r>
                      <w:r w:rsidRPr="00970E8C">
                        <w:rPr>
                          <w:color w:val="000000"/>
                          <w:sz w:val="18"/>
                          <w:szCs w:val="18"/>
                        </w:rPr>
                        <w:t>logistic regression</w:t>
                      </w:r>
                      <w:r>
                        <w:rPr>
                          <w:color w:val="000000"/>
                          <w:sz w:val="18"/>
                          <w:szCs w:val="18"/>
                        </w:rPr>
                        <w:t xml:space="preserve"> model</w:t>
                      </w:r>
                      <w:r w:rsidRPr="00970E8C">
                        <w:rPr>
                          <w:color w:val="000000"/>
                          <w:sz w:val="18"/>
                          <w:szCs w:val="18"/>
                        </w:rPr>
                        <w:t xml:space="preserve"> (</w:t>
                      </w:r>
                      <w:r>
                        <w:rPr>
                          <w:color w:val="000000"/>
                          <w:sz w:val="18"/>
                          <w:szCs w:val="18"/>
                        </w:rPr>
                        <w:t>LR10</w:t>
                      </w:r>
                      <w:r w:rsidRPr="00970E8C">
                        <w:rPr>
                          <w:color w:val="000000"/>
                          <w:sz w:val="18"/>
                          <w:szCs w:val="18"/>
                        </w:rPr>
                        <w:t>), machine learning using</w:t>
                      </w:r>
                      <w:r>
                        <w:rPr>
                          <w:color w:val="000000"/>
                          <w:sz w:val="18"/>
                          <w:szCs w:val="18"/>
                        </w:rPr>
                        <w:t xml:space="preserve"> without age</w:t>
                      </w:r>
                      <w:r w:rsidRPr="00970E8C">
                        <w:rPr>
                          <w:color w:val="000000"/>
                          <w:sz w:val="18"/>
                          <w:szCs w:val="18"/>
                        </w:rPr>
                        <w:t xml:space="preserve"> (</w:t>
                      </w:r>
                      <w:r w:rsidR="009F125F">
                        <w:rPr>
                          <w:color w:val="000000"/>
                          <w:sz w:val="18"/>
                          <w:szCs w:val="18"/>
                        </w:rPr>
                        <w:t>ML-</w:t>
                      </w:r>
                      <w:proofErr w:type="spellStart"/>
                      <w:r w:rsidR="009F125F">
                        <w:rPr>
                          <w:color w:val="000000"/>
                          <w:sz w:val="18"/>
                          <w:szCs w:val="18"/>
                        </w:rPr>
                        <w:t>NoAge</w:t>
                      </w:r>
                      <w:proofErr w:type="spellEnd"/>
                      <w:r w:rsidRPr="00970E8C">
                        <w:rPr>
                          <w:color w:val="000000"/>
                          <w:sz w:val="18"/>
                          <w:szCs w:val="18"/>
                        </w:rPr>
                        <w:t>)</w:t>
                      </w:r>
                      <w:r>
                        <w:rPr>
                          <w:color w:val="000000"/>
                          <w:sz w:val="18"/>
                          <w:szCs w:val="18"/>
                        </w:rPr>
                        <w:t xml:space="preserve"> and the</w:t>
                      </w:r>
                      <w:r w:rsidRPr="00970E8C">
                        <w:rPr>
                          <w:color w:val="000000"/>
                          <w:sz w:val="18"/>
                          <w:szCs w:val="18"/>
                        </w:rPr>
                        <w:t xml:space="preserve"> </w:t>
                      </w:r>
                      <w:r>
                        <w:rPr>
                          <w:color w:val="000000"/>
                          <w:sz w:val="18"/>
                          <w:szCs w:val="18"/>
                        </w:rPr>
                        <w:t>age</w:t>
                      </w:r>
                      <w:r w:rsidRPr="00970E8C">
                        <w:rPr>
                          <w:color w:val="000000"/>
                          <w:sz w:val="18"/>
                          <w:szCs w:val="18"/>
                        </w:rPr>
                        <w:t xml:space="preserve"> only</w:t>
                      </w:r>
                      <w:r>
                        <w:rPr>
                          <w:color w:val="000000"/>
                          <w:sz w:val="18"/>
                          <w:szCs w:val="18"/>
                        </w:rPr>
                        <w:t xml:space="preserve"> model</w:t>
                      </w:r>
                      <w:r w:rsidRPr="00970E8C">
                        <w:rPr>
                          <w:color w:val="000000"/>
                          <w:sz w:val="18"/>
                          <w:szCs w:val="18"/>
                        </w:rPr>
                        <w:t xml:space="preserve"> (Age).</w:t>
                      </w:r>
                    </w:p>
                  </w:txbxContent>
                </v:textbox>
                <w10:wrap type="square"/>
              </v:shape>
            </w:pict>
          </mc:Fallback>
        </mc:AlternateContent>
      </w:r>
      <w:r>
        <w:rPr>
          <w:noProof/>
          <w:lang w:val="en-US"/>
        </w:rPr>
        <w:drawing>
          <wp:inline distT="0" distB="0" distL="0" distR="0" wp14:anchorId="13A1AAE7" wp14:editId="733DF91C">
            <wp:extent cx="6119593" cy="3200400"/>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8046" cy="3204821"/>
                    </a:xfrm>
                    <a:prstGeom prst="rect">
                      <a:avLst/>
                    </a:prstGeom>
                  </pic:spPr>
                </pic:pic>
              </a:graphicData>
            </a:graphic>
          </wp:inline>
        </w:drawing>
      </w:r>
      <w:r w:rsidR="00DA5123" w:rsidRPr="0067199C">
        <w:rPr>
          <w:lang w:val="en-US"/>
        </w:rPr>
        <w:br w:type="page"/>
      </w:r>
    </w:p>
    <w:p w14:paraId="78FCBF5A" w14:textId="24ED7D74" w:rsidR="00183BEA" w:rsidRDefault="00183BEA" w:rsidP="00DA5123">
      <w:pPr>
        <w:pStyle w:val="NormalWeb"/>
        <w:spacing w:before="0" w:beforeAutospacing="0" w:after="0" w:afterAutospacing="0"/>
        <w:rPr>
          <w:rFonts w:ascii="Arial" w:hAnsi="Arial" w:cs="Arial"/>
          <w:color w:val="000000"/>
          <w:sz w:val="20"/>
          <w:szCs w:val="20"/>
        </w:rPr>
      </w:pPr>
      <w:r w:rsidRPr="0067199C">
        <w:rPr>
          <w:noProof/>
        </w:rPr>
        <w:lastRenderedPageBreak/>
        <w:drawing>
          <wp:anchor distT="0" distB="0" distL="114300" distR="114300" simplePos="0" relativeHeight="251672576" behindDoc="0" locked="0" layoutInCell="1" allowOverlap="1" wp14:anchorId="0832F6FA" wp14:editId="2D3881FD">
            <wp:simplePos x="0" y="0"/>
            <wp:positionH relativeFrom="column">
              <wp:posOffset>-438150</wp:posOffset>
            </wp:positionH>
            <wp:positionV relativeFrom="paragraph">
              <wp:posOffset>300990</wp:posOffset>
            </wp:positionV>
            <wp:extent cx="6682740" cy="3712210"/>
            <wp:effectExtent l="0" t="0" r="3810" b="0"/>
            <wp:wrapTopAndBottom/>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82740" cy="3712210"/>
                    </a:xfrm>
                    <a:prstGeom prst="rect">
                      <a:avLst/>
                    </a:prstGeom>
                  </pic:spPr>
                </pic:pic>
              </a:graphicData>
            </a:graphic>
            <wp14:sizeRelH relativeFrom="margin">
              <wp14:pctWidth>0</wp14:pctWidth>
            </wp14:sizeRelH>
            <wp14:sizeRelV relativeFrom="margin">
              <wp14:pctHeight>0</wp14:pctHeight>
            </wp14:sizeRelV>
          </wp:anchor>
        </w:drawing>
      </w:r>
      <w:r w:rsidR="00DA5123" w:rsidRPr="0067199C">
        <w:rPr>
          <w:rFonts w:ascii="Arial" w:hAnsi="Arial" w:cs="Arial"/>
          <w:sz w:val="22"/>
          <w:szCs w:val="22"/>
        </w:rPr>
        <w:t>Figure 2a+b</w:t>
      </w:r>
      <w:r w:rsidR="00DA5123" w:rsidRPr="0067199C">
        <w:rPr>
          <w:rFonts w:ascii="Arial" w:hAnsi="Arial" w:cs="Arial"/>
          <w:color w:val="000000"/>
          <w:sz w:val="20"/>
          <w:szCs w:val="20"/>
        </w:rPr>
        <w:t xml:space="preserve"> </w:t>
      </w:r>
    </w:p>
    <w:p w14:paraId="00B40A1D" w14:textId="77777777" w:rsidR="00D32A9C" w:rsidRDefault="00D32A9C" w:rsidP="00BF0120">
      <w:pPr>
        <w:pStyle w:val="NormalWeb"/>
        <w:spacing w:before="0" w:beforeAutospacing="0" w:after="0" w:afterAutospacing="0"/>
        <w:rPr>
          <w:rFonts w:ascii="Arial" w:hAnsi="Arial" w:cs="Arial"/>
          <w:color w:val="000000"/>
          <w:sz w:val="20"/>
          <w:szCs w:val="20"/>
        </w:rPr>
      </w:pPr>
    </w:p>
    <w:p w14:paraId="56315C70" w14:textId="6655B2AA" w:rsidR="00DA5123" w:rsidRDefault="00183BEA" w:rsidP="00BF0120">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2</w:t>
      </w:r>
      <w:r w:rsidR="00DA5123" w:rsidRPr="0067199C">
        <w:rPr>
          <w:rFonts w:ascii="Arial" w:hAnsi="Arial" w:cs="Arial"/>
          <w:color w:val="000000"/>
          <w:sz w:val="20"/>
          <w:szCs w:val="20"/>
        </w:rPr>
        <w:t>a) The overall importance of the 10 most important variables measured by the SHAP values for both the ML</w:t>
      </w:r>
      <w:r w:rsidR="001350E7" w:rsidRPr="0067199C">
        <w:rPr>
          <w:rFonts w:ascii="Arial" w:hAnsi="Arial" w:cs="Arial"/>
          <w:color w:val="000000"/>
          <w:sz w:val="20"/>
          <w:szCs w:val="20"/>
        </w:rPr>
        <w:t>33</w:t>
      </w:r>
      <w:r w:rsidR="00DA5123" w:rsidRPr="0067199C">
        <w:rPr>
          <w:rFonts w:ascii="Arial" w:hAnsi="Arial" w:cs="Arial"/>
          <w:color w:val="000000"/>
          <w:sz w:val="20"/>
          <w:szCs w:val="20"/>
        </w:rPr>
        <w:t xml:space="preserve"> and LR</w:t>
      </w:r>
      <w:r w:rsidR="001350E7" w:rsidRPr="0067199C">
        <w:rPr>
          <w:rFonts w:ascii="Arial" w:hAnsi="Arial" w:cs="Arial"/>
          <w:color w:val="000000"/>
          <w:sz w:val="20"/>
          <w:szCs w:val="20"/>
        </w:rPr>
        <w:t>33</w:t>
      </w:r>
      <w:r w:rsidR="00DA5123" w:rsidRPr="0067199C">
        <w:rPr>
          <w:rFonts w:ascii="Arial" w:hAnsi="Arial" w:cs="Arial"/>
          <w:color w:val="000000"/>
          <w:sz w:val="20"/>
          <w:szCs w:val="20"/>
        </w:rPr>
        <w:t xml:space="preserve"> model</w:t>
      </w:r>
      <w:r w:rsidR="001350E7" w:rsidRPr="0067199C">
        <w:rPr>
          <w:rFonts w:ascii="Arial" w:hAnsi="Arial" w:cs="Arial"/>
          <w:color w:val="000000"/>
          <w:sz w:val="20"/>
          <w:szCs w:val="20"/>
        </w:rPr>
        <w:t>s</w:t>
      </w:r>
      <w:r w:rsidR="00DA5123" w:rsidRPr="0067199C">
        <w:rPr>
          <w:rFonts w:ascii="Arial" w:hAnsi="Arial" w:cs="Arial"/>
          <w:color w:val="000000"/>
          <w:sz w:val="20"/>
          <w:szCs w:val="20"/>
        </w:rPr>
        <w:t xml:space="preserve">. The contributions of the remaining variables are summed in the </w:t>
      </w:r>
      <w:r w:rsidR="001350E7" w:rsidRPr="0067199C">
        <w:rPr>
          <w:rFonts w:ascii="Arial" w:hAnsi="Arial" w:cs="Arial"/>
          <w:color w:val="000000"/>
          <w:sz w:val="20"/>
          <w:szCs w:val="20"/>
        </w:rPr>
        <w:t>bottom</w:t>
      </w:r>
      <w:r w:rsidR="00DA5123" w:rsidRPr="0067199C">
        <w:rPr>
          <w:rFonts w:ascii="Arial" w:hAnsi="Arial" w:cs="Arial"/>
          <w:color w:val="000000"/>
          <w:sz w:val="20"/>
          <w:szCs w:val="20"/>
        </w:rPr>
        <w:t xml:space="preserve"> bar. </w:t>
      </w:r>
      <w:r>
        <w:rPr>
          <w:rFonts w:ascii="Arial" w:hAnsi="Arial" w:cs="Arial"/>
          <w:color w:val="000000"/>
          <w:sz w:val="20"/>
          <w:szCs w:val="20"/>
        </w:rPr>
        <w:t>2</w:t>
      </w:r>
      <w:r w:rsidR="00DA5123" w:rsidRPr="0067199C">
        <w:rPr>
          <w:rFonts w:ascii="Arial" w:hAnsi="Arial" w:cs="Arial"/>
          <w:color w:val="000000"/>
          <w:sz w:val="20"/>
          <w:szCs w:val="20"/>
        </w:rPr>
        <w:t>b) The SHAP values for the ML</w:t>
      </w:r>
      <w:r w:rsidR="00601EE5" w:rsidRPr="0067199C">
        <w:rPr>
          <w:rFonts w:ascii="Arial" w:hAnsi="Arial" w:cs="Arial"/>
          <w:color w:val="000000"/>
          <w:sz w:val="20"/>
          <w:szCs w:val="20"/>
        </w:rPr>
        <w:t>33</w:t>
      </w:r>
      <w:r w:rsidR="00DA5123" w:rsidRPr="0067199C">
        <w:rPr>
          <w:rFonts w:ascii="Arial" w:hAnsi="Arial" w:cs="Arial"/>
          <w:color w:val="000000"/>
          <w:sz w:val="20"/>
          <w:szCs w:val="20"/>
        </w:rPr>
        <w:t xml:space="preserve"> model.</w:t>
      </w:r>
      <w:r>
        <w:rPr>
          <w:rFonts w:ascii="Arial" w:hAnsi="Arial" w:cs="Arial"/>
          <w:color w:val="000000"/>
          <w:sz w:val="20"/>
          <w:szCs w:val="20"/>
        </w:rPr>
        <w:t xml:space="preserve"> </w:t>
      </w:r>
      <w:r w:rsidR="00BF0120">
        <w:rPr>
          <w:rFonts w:ascii="Arial" w:hAnsi="Arial" w:cs="Arial"/>
          <w:color w:val="000000"/>
          <w:sz w:val="20"/>
          <w:szCs w:val="20"/>
        </w:rPr>
        <w:t>P</w:t>
      </w:r>
      <w:r>
        <w:rPr>
          <w:rFonts w:ascii="Arial" w:hAnsi="Arial" w:cs="Arial"/>
          <w:color w:val="000000"/>
          <w:sz w:val="20"/>
          <w:szCs w:val="20"/>
        </w:rPr>
        <w:t>ositive</w:t>
      </w:r>
      <w:r w:rsidR="00BF0120">
        <w:rPr>
          <w:rFonts w:ascii="Arial" w:hAnsi="Arial" w:cs="Arial"/>
          <w:color w:val="000000"/>
          <w:sz w:val="20"/>
          <w:szCs w:val="20"/>
        </w:rPr>
        <w:t xml:space="preserve"> SHAP-</w:t>
      </w:r>
      <w:r>
        <w:rPr>
          <w:rFonts w:ascii="Arial" w:hAnsi="Arial" w:cs="Arial"/>
          <w:color w:val="000000"/>
          <w:sz w:val="20"/>
          <w:szCs w:val="20"/>
        </w:rPr>
        <w:t xml:space="preserve">values increase the ML33 risk score while negative values decrease ML33 risk score. </w:t>
      </w:r>
      <w:r w:rsidR="00601EE5" w:rsidRPr="0067199C">
        <w:rPr>
          <w:rFonts w:ascii="Arial" w:hAnsi="Arial" w:cs="Arial"/>
          <w:color w:val="000000"/>
          <w:sz w:val="20"/>
          <w:szCs w:val="20"/>
        </w:rPr>
        <w:t>T</w:t>
      </w:r>
      <w:r w:rsidR="00DA5123" w:rsidRPr="0067199C">
        <w:rPr>
          <w:rFonts w:ascii="Arial" w:hAnsi="Arial" w:cs="Arial"/>
          <w:color w:val="000000"/>
          <w:sz w:val="20"/>
          <w:szCs w:val="20"/>
        </w:rPr>
        <w:t>he color is related to the value of the variable</w:t>
      </w:r>
      <w:r>
        <w:rPr>
          <w:rFonts w:ascii="Arial" w:hAnsi="Arial" w:cs="Arial"/>
          <w:color w:val="000000"/>
          <w:sz w:val="20"/>
          <w:szCs w:val="20"/>
        </w:rPr>
        <w:t xml:space="preserve"> with</w:t>
      </w:r>
      <w:r w:rsidR="00BF0120">
        <w:rPr>
          <w:rFonts w:ascii="Arial" w:hAnsi="Arial" w:cs="Arial"/>
          <w:color w:val="000000"/>
          <w:sz w:val="20"/>
          <w:szCs w:val="20"/>
        </w:rPr>
        <w:t xml:space="preserve"> blue being lowest and red highest</w:t>
      </w:r>
      <w:r w:rsidR="00DA5123" w:rsidRPr="0067199C">
        <w:rPr>
          <w:rFonts w:ascii="Arial" w:hAnsi="Arial" w:cs="Arial"/>
          <w:color w:val="000000"/>
          <w:sz w:val="20"/>
          <w:szCs w:val="20"/>
        </w:rPr>
        <w:t xml:space="preserve">. </w:t>
      </w:r>
    </w:p>
    <w:p w14:paraId="370AEB77" w14:textId="38F8060E" w:rsidR="00BF0120" w:rsidRDefault="00BF0120">
      <w:pPr>
        <w:rPr>
          <w:rFonts w:eastAsia="Times New Roman"/>
          <w:color w:val="000000"/>
          <w:sz w:val="20"/>
          <w:szCs w:val="20"/>
          <w:lang w:val="en-US"/>
        </w:rPr>
      </w:pPr>
      <w:r>
        <w:rPr>
          <w:color w:val="000000"/>
          <w:sz w:val="20"/>
          <w:szCs w:val="20"/>
        </w:rPr>
        <w:br w:type="page"/>
      </w:r>
    </w:p>
    <w:p w14:paraId="38986DEB" w14:textId="77777777" w:rsidR="00D22E48" w:rsidRDefault="00D22E48" w:rsidP="00BF0120">
      <w:pPr>
        <w:pStyle w:val="NormalWeb"/>
        <w:spacing w:before="0" w:beforeAutospacing="0" w:after="0" w:afterAutospacing="0"/>
        <w:sectPr w:rsidR="00D22E48" w:rsidSect="00D22E48">
          <w:pgSz w:w="12240" w:h="15840"/>
          <w:pgMar w:top="1440" w:right="1440" w:bottom="1440" w:left="1440" w:header="720" w:footer="720" w:gutter="0"/>
          <w:pgNumType w:start="1"/>
          <w:cols w:space="720"/>
          <w:docGrid w:linePitch="299"/>
        </w:sectPr>
      </w:pPr>
    </w:p>
    <w:p w14:paraId="1E0D080D" w14:textId="4135660A" w:rsidR="00BF0120" w:rsidRPr="0067199C" w:rsidRDefault="00BF0120" w:rsidP="00BF0120">
      <w:pPr>
        <w:pStyle w:val="NormalWeb"/>
        <w:spacing w:before="0" w:beforeAutospacing="0" w:after="0" w:afterAutospacing="0"/>
      </w:pPr>
    </w:p>
    <w:p w14:paraId="3B13DF6A" w14:textId="67D76F46" w:rsidR="00DA5123" w:rsidRPr="0067199C" w:rsidRDefault="00EE735E" w:rsidP="00DA5123">
      <w:pPr>
        <w:pStyle w:val="NormalWeb"/>
        <w:spacing w:before="0" w:beforeAutospacing="0" w:after="0" w:afterAutospacing="0"/>
        <w:rPr>
          <w:rFonts w:ascii="Arial" w:hAnsi="Arial" w:cs="Arial"/>
        </w:rPr>
      </w:pPr>
      <w:r w:rsidRPr="0067199C">
        <w:rPr>
          <w:rFonts w:ascii="Arial" w:hAnsi="Arial" w:cs="Arial"/>
        </w:rPr>
        <w:t xml:space="preserve">Figure </w:t>
      </w:r>
      <w:r w:rsidR="00DA5123" w:rsidRPr="0067199C">
        <w:rPr>
          <w:rFonts w:ascii="Arial" w:hAnsi="Arial" w:cs="Arial"/>
        </w:rPr>
        <w:t>3</w:t>
      </w:r>
      <w:r w:rsidR="00613418" w:rsidRPr="0067199C">
        <w:rPr>
          <w:rFonts w:ascii="Arial" w:hAnsi="Arial" w:cs="Arial"/>
        </w:rPr>
        <w:t xml:space="preserve"> </w:t>
      </w:r>
      <w:proofErr w:type="spellStart"/>
      <w:r w:rsidRPr="0067199C">
        <w:rPr>
          <w:rFonts w:ascii="Arial" w:hAnsi="Arial" w:cs="Arial"/>
        </w:rPr>
        <w:t>a</w:t>
      </w:r>
      <w:r w:rsidR="00613418" w:rsidRPr="0067199C">
        <w:rPr>
          <w:rFonts w:ascii="Arial" w:hAnsi="Arial" w:cs="Arial"/>
        </w:rPr>
        <w:t>+</w:t>
      </w:r>
      <w:r w:rsidRPr="0067199C">
        <w:rPr>
          <w:rFonts w:ascii="Arial" w:hAnsi="Arial" w:cs="Arial"/>
        </w:rPr>
        <w:t>b</w:t>
      </w:r>
      <w:proofErr w:type="spellEnd"/>
    </w:p>
    <w:p w14:paraId="26902EF1" w14:textId="52100E8D" w:rsidR="00DA5123" w:rsidRPr="0067199C" w:rsidRDefault="00DA5123" w:rsidP="00DA5123">
      <w:pPr>
        <w:pStyle w:val="NormalWeb"/>
        <w:spacing w:before="0" w:beforeAutospacing="0" w:after="0" w:afterAutospacing="0"/>
      </w:pPr>
    </w:p>
    <w:p w14:paraId="48D1287F" w14:textId="22DA48AA" w:rsidR="00DA5123" w:rsidRPr="0067199C" w:rsidRDefault="00D22E48" w:rsidP="00DA5123">
      <w:pPr>
        <w:pStyle w:val="NormalWeb"/>
        <w:spacing w:before="0" w:beforeAutospacing="0" w:after="0" w:afterAutospacing="0"/>
      </w:pPr>
      <w:r>
        <w:rPr>
          <w:noProof/>
        </w:rPr>
        <w:drawing>
          <wp:inline distT="0" distB="0" distL="0" distR="0" wp14:anchorId="2B2270BC" wp14:editId="678ADC34">
            <wp:extent cx="6916366" cy="4889486"/>
            <wp:effectExtent l="0" t="0" r="0" b="698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27477" cy="4897341"/>
                    </a:xfrm>
                    <a:prstGeom prst="rect">
                      <a:avLst/>
                    </a:prstGeom>
                  </pic:spPr>
                </pic:pic>
              </a:graphicData>
            </a:graphic>
          </wp:inline>
        </w:drawing>
      </w:r>
    </w:p>
    <w:p w14:paraId="57238D48" w14:textId="25B0326A" w:rsidR="00BF0120" w:rsidRDefault="00EE735E" w:rsidP="003300FD">
      <w:pPr>
        <w:rPr>
          <w:sz w:val="20"/>
          <w:szCs w:val="20"/>
          <w:lang w:val="en-US"/>
        </w:rPr>
      </w:pPr>
      <w:r w:rsidRPr="0067199C">
        <w:rPr>
          <w:sz w:val="20"/>
          <w:szCs w:val="20"/>
          <w:lang w:val="en-US"/>
        </w:rPr>
        <w:t xml:space="preserve">SHAP </w:t>
      </w:r>
      <w:proofErr w:type="spellStart"/>
      <w:r w:rsidRPr="0067199C">
        <w:rPr>
          <w:sz w:val="20"/>
          <w:szCs w:val="20"/>
          <w:lang w:val="en-US"/>
        </w:rPr>
        <w:t>beeswarm</w:t>
      </w:r>
      <w:proofErr w:type="spellEnd"/>
      <w:r w:rsidRPr="0067199C">
        <w:rPr>
          <w:sz w:val="20"/>
          <w:szCs w:val="20"/>
          <w:lang w:val="en-US"/>
        </w:rPr>
        <w:t xml:space="preserve"> plot on the contributions</w:t>
      </w:r>
      <w:r w:rsidR="00BF0120">
        <w:rPr>
          <w:sz w:val="20"/>
          <w:szCs w:val="20"/>
          <w:lang w:val="en-US"/>
        </w:rPr>
        <w:t xml:space="preserve"> to the ML33 model of</w:t>
      </w:r>
      <w:r w:rsidRPr="0067199C">
        <w:rPr>
          <w:sz w:val="20"/>
          <w:szCs w:val="20"/>
          <w:lang w:val="en-US"/>
        </w:rPr>
        <w:t xml:space="preserve"> individual </w:t>
      </w:r>
      <w:r w:rsidR="00BF0120">
        <w:rPr>
          <w:sz w:val="20"/>
          <w:szCs w:val="20"/>
          <w:lang w:val="en-US"/>
        </w:rPr>
        <w:t>types</w:t>
      </w:r>
      <w:r w:rsidRPr="0067199C">
        <w:rPr>
          <w:sz w:val="20"/>
          <w:szCs w:val="20"/>
          <w:lang w:val="en-US"/>
        </w:rPr>
        <w:t xml:space="preserve"> </w:t>
      </w:r>
      <w:r w:rsidR="00BF0120">
        <w:rPr>
          <w:sz w:val="20"/>
          <w:szCs w:val="20"/>
          <w:lang w:val="en-US"/>
        </w:rPr>
        <w:t xml:space="preserve">of prescribed drugs stratified by age. </w:t>
      </w:r>
    </w:p>
    <w:p w14:paraId="440D7014" w14:textId="095D8612" w:rsidR="00D22E48" w:rsidRDefault="00BF0120" w:rsidP="00D32A9C">
      <w:pPr>
        <w:rPr>
          <w:color w:val="000000"/>
          <w:sz w:val="20"/>
          <w:szCs w:val="20"/>
          <w:lang w:val="en-US"/>
        </w:rPr>
        <w:sectPr w:rsidR="00D22E48" w:rsidSect="00791BFA">
          <w:headerReference w:type="default" r:id="rId11"/>
          <w:pgSz w:w="15840" w:h="12240" w:orient="landscape"/>
          <w:pgMar w:top="1440" w:right="1440" w:bottom="1440" w:left="1440" w:header="720" w:footer="720" w:gutter="0"/>
          <w:cols w:space="720"/>
          <w:docGrid w:linePitch="299"/>
        </w:sectPr>
      </w:pPr>
      <w:r>
        <w:rPr>
          <w:sz w:val="20"/>
          <w:szCs w:val="20"/>
          <w:lang w:val="en-US"/>
        </w:rPr>
        <w:t>3</w:t>
      </w:r>
      <w:r w:rsidR="00EE735E" w:rsidRPr="0067199C">
        <w:rPr>
          <w:sz w:val="20"/>
          <w:szCs w:val="20"/>
          <w:lang w:val="en-US"/>
        </w:rPr>
        <w:t xml:space="preserve">a) </w:t>
      </w:r>
      <w:r>
        <w:rPr>
          <w:sz w:val="20"/>
          <w:szCs w:val="20"/>
          <w:lang w:val="en-US"/>
        </w:rPr>
        <w:t>A</w:t>
      </w:r>
      <w:r w:rsidR="00EE735E" w:rsidRPr="0067199C">
        <w:rPr>
          <w:color w:val="000000"/>
          <w:sz w:val="20"/>
          <w:szCs w:val="20"/>
          <w:lang w:val="en-US"/>
        </w:rPr>
        <w:t>nticoag</w:t>
      </w:r>
      <w:r>
        <w:rPr>
          <w:color w:val="000000"/>
          <w:sz w:val="20"/>
          <w:szCs w:val="20"/>
          <w:lang w:val="en-US"/>
        </w:rPr>
        <w:t>ulants</w:t>
      </w:r>
      <w:r w:rsidR="00EE735E" w:rsidRPr="0067199C">
        <w:rPr>
          <w:sz w:val="20"/>
          <w:szCs w:val="20"/>
          <w:lang w:val="en-US"/>
        </w:rPr>
        <w:t xml:space="preserve"> </w:t>
      </w:r>
      <w:r>
        <w:rPr>
          <w:sz w:val="20"/>
          <w:szCs w:val="20"/>
          <w:lang w:val="en-US"/>
        </w:rPr>
        <w:t>3</w:t>
      </w:r>
      <w:r w:rsidR="00EE735E" w:rsidRPr="0067199C">
        <w:rPr>
          <w:sz w:val="20"/>
          <w:szCs w:val="20"/>
          <w:lang w:val="en-US"/>
        </w:rPr>
        <w:t xml:space="preserve">b) </w:t>
      </w:r>
      <w:r w:rsidR="00EE735E" w:rsidRPr="0067199C">
        <w:rPr>
          <w:color w:val="000000"/>
          <w:sz w:val="20"/>
          <w:szCs w:val="20"/>
          <w:lang w:val="en-US"/>
        </w:rPr>
        <w:t>Cardiac</w:t>
      </w:r>
      <w:r>
        <w:rPr>
          <w:color w:val="000000"/>
          <w:sz w:val="20"/>
          <w:szCs w:val="20"/>
          <w:lang w:val="en-US"/>
        </w:rPr>
        <w:t xml:space="preserve"> drugs</w:t>
      </w:r>
      <w:r w:rsidR="00EE735E" w:rsidRPr="0067199C">
        <w:rPr>
          <w:color w:val="000000"/>
          <w:sz w:val="20"/>
          <w:szCs w:val="20"/>
          <w:lang w:val="en-US"/>
        </w:rPr>
        <w:t xml:space="preserve"> </w:t>
      </w:r>
      <w:r>
        <w:rPr>
          <w:color w:val="000000"/>
          <w:sz w:val="20"/>
          <w:szCs w:val="20"/>
          <w:lang w:val="en-US"/>
        </w:rPr>
        <w:t>3c)</w:t>
      </w:r>
      <w:r w:rsidR="00D22E48">
        <w:rPr>
          <w:color w:val="000000"/>
          <w:sz w:val="20"/>
          <w:szCs w:val="20"/>
          <w:lang w:val="en-US"/>
        </w:rPr>
        <w:t xml:space="preserve"> Psychotropics 3d) Respiratory drugs</w:t>
      </w:r>
      <w:proofErr w:type="gramStart"/>
      <w:r w:rsidR="00D22E48">
        <w:rPr>
          <w:color w:val="000000"/>
          <w:sz w:val="20"/>
          <w:szCs w:val="20"/>
          <w:lang w:val="en-US"/>
        </w:rPr>
        <w:t xml:space="preserve">  </w:t>
      </w:r>
      <w:r w:rsidR="006860E3">
        <w:rPr>
          <w:color w:val="000000"/>
          <w:sz w:val="20"/>
          <w:szCs w:val="20"/>
          <w:lang w:val="en-US"/>
        </w:rPr>
        <w:t xml:space="preserve"> (</w:t>
      </w:r>
      <w:proofErr w:type="gramEnd"/>
      <w:r w:rsidR="006860E3">
        <w:rPr>
          <w:color w:val="000000"/>
          <w:sz w:val="20"/>
          <w:szCs w:val="20"/>
          <w:lang w:val="en-US"/>
        </w:rPr>
        <w:t xml:space="preserve">NB </w:t>
      </w:r>
      <w:proofErr w:type="spellStart"/>
      <w:r w:rsidR="006860E3">
        <w:rPr>
          <w:color w:val="000000"/>
          <w:sz w:val="20"/>
          <w:szCs w:val="20"/>
          <w:lang w:val="en-US"/>
        </w:rPr>
        <w:t>stofgrupperne</w:t>
      </w:r>
      <w:proofErr w:type="spellEnd"/>
      <w:r w:rsidR="006860E3">
        <w:rPr>
          <w:color w:val="000000"/>
          <w:sz w:val="20"/>
          <w:szCs w:val="20"/>
          <w:lang w:val="en-US"/>
        </w:rPr>
        <w:t xml:space="preserve"> </w:t>
      </w:r>
      <w:proofErr w:type="spellStart"/>
      <w:r w:rsidR="006860E3">
        <w:rPr>
          <w:color w:val="000000"/>
          <w:sz w:val="20"/>
          <w:szCs w:val="20"/>
          <w:lang w:val="en-US"/>
        </w:rPr>
        <w:t>kommer</w:t>
      </w:r>
      <w:proofErr w:type="spellEnd"/>
      <w:r w:rsidR="006860E3">
        <w:rPr>
          <w:color w:val="000000"/>
          <w:sz w:val="20"/>
          <w:szCs w:val="20"/>
          <w:lang w:val="en-US"/>
        </w:rPr>
        <w:t xml:space="preserve"> </w:t>
      </w:r>
      <w:proofErr w:type="spellStart"/>
      <w:r w:rsidR="006860E3">
        <w:rPr>
          <w:color w:val="000000"/>
          <w:sz w:val="20"/>
          <w:szCs w:val="20"/>
          <w:lang w:val="en-US"/>
        </w:rPr>
        <w:t>på</w:t>
      </w:r>
      <w:proofErr w:type="spellEnd"/>
      <w:r w:rsidR="006860E3">
        <w:rPr>
          <w:color w:val="000000"/>
          <w:sz w:val="20"/>
          <w:szCs w:val="20"/>
          <w:lang w:val="en-US"/>
        </w:rPr>
        <w:t xml:space="preserve"> </w:t>
      </w:r>
      <w:proofErr w:type="spellStart"/>
      <w:r w:rsidR="006860E3">
        <w:rPr>
          <w:color w:val="000000"/>
          <w:sz w:val="20"/>
          <w:szCs w:val="20"/>
          <w:lang w:val="en-US"/>
        </w:rPr>
        <w:t>snarest</w:t>
      </w:r>
      <w:proofErr w:type="spellEnd"/>
      <w:r w:rsidR="006860E3">
        <w:rPr>
          <w:color w:val="000000"/>
          <w:sz w:val="20"/>
          <w:szCs w:val="20"/>
          <w:lang w:val="en-US"/>
        </w:rPr>
        <w:t>)</w:t>
      </w:r>
    </w:p>
    <w:p w14:paraId="7923761C" w14:textId="514F96D2" w:rsidR="00A26E6F" w:rsidRDefault="0095392F" w:rsidP="00D22E48">
      <w:pPr>
        <w:pStyle w:val="Overskrift1"/>
        <w:rPr>
          <w:lang w:val="en-US"/>
        </w:rPr>
      </w:pPr>
      <w:r w:rsidRPr="0067199C">
        <w:rPr>
          <w:lang w:val="en-US"/>
        </w:rPr>
        <w:lastRenderedPageBreak/>
        <w:t>Appendix</w:t>
      </w:r>
    </w:p>
    <w:tbl>
      <w:tblPr>
        <w:tblW w:w="9647" w:type="dxa"/>
        <w:tblCellSpacing w:w="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6064"/>
        <w:gridCol w:w="1741"/>
        <w:gridCol w:w="1842"/>
      </w:tblGrid>
      <w:tr w:rsidR="00A26E6F" w:rsidRPr="0067199C" w14:paraId="715BFE45" w14:textId="77777777" w:rsidTr="00345E79">
        <w:trPr>
          <w:tblCellSpacing w:w="0" w:type="dxa"/>
        </w:trPr>
        <w:tc>
          <w:tcPr>
            <w:tcW w:w="9647" w:type="dxa"/>
            <w:gridSpan w:val="3"/>
            <w:tcBorders>
              <w:bottom w:val="single" w:sz="4" w:space="0" w:color="auto"/>
            </w:tcBorders>
            <w:shd w:val="clear" w:color="auto" w:fill="FFFFFF"/>
          </w:tcPr>
          <w:p w14:paraId="1E40560E" w14:textId="77777777" w:rsidR="00DD178F" w:rsidRDefault="00A26E6F" w:rsidP="00345E79">
            <w:pPr>
              <w:rPr>
                <w:rFonts w:eastAsia="Times New Roman"/>
                <w:sz w:val="20"/>
                <w:szCs w:val="20"/>
                <w:lang w:val="en-US"/>
              </w:rPr>
            </w:pPr>
            <w:r>
              <w:rPr>
                <w:lang w:val="en-US"/>
              </w:rPr>
              <w:br w:type="page"/>
            </w:r>
            <w:r>
              <w:rPr>
                <w:rFonts w:eastAsia="Times New Roman"/>
                <w:sz w:val="20"/>
                <w:szCs w:val="20"/>
                <w:lang w:val="en-US"/>
              </w:rPr>
              <w:t>Appendix table 1. Details on specific drugs with</w:t>
            </w:r>
            <w:r w:rsidRPr="0067199C">
              <w:rPr>
                <w:rFonts w:eastAsia="Times New Roman"/>
                <w:sz w:val="20"/>
                <w:szCs w:val="20"/>
                <w:lang w:val="en-US"/>
              </w:rPr>
              <w:t xml:space="preserve"> reimbursed prescriptions</w:t>
            </w:r>
            <w:r>
              <w:rPr>
                <w:rFonts w:eastAsia="Times New Roman"/>
                <w:sz w:val="20"/>
                <w:szCs w:val="20"/>
                <w:lang w:val="en-US"/>
              </w:rPr>
              <w:t xml:space="preserve"> 6 months preoperatively. </w:t>
            </w:r>
          </w:p>
          <w:p w14:paraId="476E666B" w14:textId="734E4F2D" w:rsidR="00A26E6F" w:rsidRPr="0067199C" w:rsidRDefault="00A26E6F" w:rsidP="00345E79">
            <w:pPr>
              <w:rPr>
                <w:rFonts w:eastAsia="Times New Roman"/>
                <w:sz w:val="20"/>
                <w:szCs w:val="20"/>
                <w:lang w:val="en-US"/>
              </w:rPr>
            </w:pPr>
            <w:r>
              <w:rPr>
                <w:rFonts w:eastAsia="Times New Roman"/>
                <w:sz w:val="20"/>
                <w:szCs w:val="20"/>
                <w:lang w:val="en-US"/>
              </w:rPr>
              <w:t>Numbers are n (%)</w:t>
            </w:r>
          </w:p>
        </w:tc>
      </w:tr>
      <w:tr w:rsidR="00A26E6F" w:rsidRPr="0067199C" w14:paraId="3E799E5F" w14:textId="77777777" w:rsidTr="00345E79">
        <w:trPr>
          <w:tblCellSpacing w:w="0" w:type="dxa"/>
        </w:trPr>
        <w:tc>
          <w:tcPr>
            <w:tcW w:w="6064" w:type="dxa"/>
            <w:shd w:val="clear" w:color="auto" w:fill="FFFFFF"/>
          </w:tcPr>
          <w:p w14:paraId="71369061" w14:textId="77777777" w:rsidR="00A26E6F" w:rsidRPr="00E55BD4" w:rsidRDefault="00A26E6F" w:rsidP="00345E79">
            <w:pPr>
              <w:rPr>
                <w:rFonts w:eastAsia="Times New Roman"/>
                <w:sz w:val="20"/>
                <w:szCs w:val="20"/>
                <w:u w:val="single"/>
                <w:lang w:val="en-US"/>
              </w:rPr>
            </w:pPr>
            <w:r w:rsidRPr="00E55BD4">
              <w:rPr>
                <w:rFonts w:eastAsia="Times New Roman"/>
                <w:sz w:val="20"/>
                <w:szCs w:val="20"/>
                <w:u w:val="single"/>
                <w:lang w:val="en-US"/>
              </w:rPr>
              <w:t>Anticoagulants</w:t>
            </w:r>
          </w:p>
          <w:p w14:paraId="554DC80E"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none</w:t>
            </w:r>
          </w:p>
          <w:p w14:paraId="2400B3CE"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VKA</w:t>
            </w:r>
          </w:p>
          <w:p w14:paraId="49FE9CD5" w14:textId="77777777" w:rsidR="00A26E6F" w:rsidRPr="0067199C" w:rsidRDefault="00A26E6F" w:rsidP="00345E79">
            <w:pPr>
              <w:ind w:left="720"/>
              <w:rPr>
                <w:rFonts w:eastAsia="Times New Roman"/>
                <w:sz w:val="20"/>
                <w:szCs w:val="20"/>
                <w:lang w:val="en-US"/>
              </w:rPr>
            </w:pPr>
            <w:proofErr w:type="spellStart"/>
            <w:r w:rsidRPr="0067199C">
              <w:rPr>
                <w:rFonts w:eastAsia="Times New Roman"/>
                <w:sz w:val="20"/>
                <w:szCs w:val="20"/>
                <w:lang w:val="en-US"/>
              </w:rPr>
              <w:t>Heparin+ASA</w:t>
            </w:r>
            <w:proofErr w:type="spellEnd"/>
          </w:p>
          <w:p w14:paraId="47D37DA8"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DOA</w:t>
            </w:r>
            <w:r>
              <w:rPr>
                <w:rFonts w:eastAsia="Times New Roman"/>
                <w:sz w:val="20"/>
                <w:szCs w:val="20"/>
                <w:lang w:val="en-US"/>
              </w:rPr>
              <w:t>C</w:t>
            </w:r>
          </w:p>
          <w:p w14:paraId="17886D8D"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ASA</w:t>
            </w:r>
          </w:p>
          <w:p w14:paraId="67DF73B1" w14:textId="77777777" w:rsidR="00A26E6F" w:rsidRPr="0067199C" w:rsidRDefault="00A26E6F" w:rsidP="00345E79">
            <w:pPr>
              <w:ind w:left="720"/>
              <w:rPr>
                <w:rFonts w:eastAsia="Times New Roman"/>
                <w:sz w:val="20"/>
                <w:szCs w:val="20"/>
                <w:lang w:val="en-US"/>
              </w:rPr>
            </w:pPr>
            <w:proofErr w:type="spellStart"/>
            <w:r w:rsidRPr="0067199C">
              <w:rPr>
                <w:rFonts w:eastAsia="Times New Roman"/>
                <w:sz w:val="20"/>
                <w:szCs w:val="20"/>
                <w:lang w:val="en-US"/>
              </w:rPr>
              <w:t>Dipyradimol</w:t>
            </w:r>
            <w:proofErr w:type="spellEnd"/>
          </w:p>
          <w:p w14:paraId="0266335B"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ADP</w:t>
            </w:r>
          </w:p>
          <w:p w14:paraId="25CCECAC" w14:textId="77777777" w:rsidR="00A26E6F" w:rsidRPr="0067199C" w:rsidRDefault="00A26E6F" w:rsidP="00345E79">
            <w:pPr>
              <w:ind w:left="720"/>
              <w:rPr>
                <w:rFonts w:eastAsia="Times New Roman"/>
                <w:sz w:val="20"/>
                <w:szCs w:val="20"/>
                <w:lang w:val="en-US"/>
              </w:rPr>
            </w:pPr>
            <w:proofErr w:type="spellStart"/>
            <w:r w:rsidRPr="0067199C">
              <w:rPr>
                <w:rFonts w:eastAsia="Times New Roman"/>
                <w:sz w:val="20"/>
                <w:szCs w:val="20"/>
                <w:lang w:val="en-US"/>
              </w:rPr>
              <w:t>ASA+Dipyradimol</w:t>
            </w:r>
            <w:proofErr w:type="spellEnd"/>
          </w:p>
          <w:p w14:paraId="41A04852"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VKA+ASA</w:t>
            </w:r>
          </w:p>
          <w:p w14:paraId="3D03475C"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DOA</w:t>
            </w:r>
            <w:r>
              <w:rPr>
                <w:rFonts w:eastAsia="Times New Roman"/>
                <w:sz w:val="20"/>
                <w:szCs w:val="20"/>
                <w:lang w:val="en-US"/>
              </w:rPr>
              <w:t>C</w:t>
            </w:r>
            <w:r w:rsidRPr="0067199C">
              <w:rPr>
                <w:rFonts w:eastAsia="Times New Roman"/>
                <w:sz w:val="20"/>
                <w:szCs w:val="20"/>
                <w:lang w:val="en-US"/>
              </w:rPr>
              <w:t>+ASA</w:t>
            </w:r>
          </w:p>
          <w:p w14:paraId="41D55888"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VKA+ADP</w:t>
            </w:r>
          </w:p>
          <w:p w14:paraId="30B23784"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DOA</w:t>
            </w:r>
            <w:r>
              <w:rPr>
                <w:rFonts w:eastAsia="Times New Roman"/>
                <w:sz w:val="20"/>
                <w:szCs w:val="20"/>
                <w:lang w:val="en-US"/>
              </w:rPr>
              <w:t>C</w:t>
            </w:r>
            <w:r w:rsidRPr="0067199C">
              <w:rPr>
                <w:rFonts w:eastAsia="Times New Roman"/>
                <w:sz w:val="20"/>
                <w:szCs w:val="20"/>
                <w:lang w:val="en-US"/>
              </w:rPr>
              <w:t>+ADP</w:t>
            </w:r>
          </w:p>
          <w:p w14:paraId="4008A230" w14:textId="77777777" w:rsidR="00A26E6F" w:rsidRPr="0067199C" w:rsidRDefault="00A26E6F" w:rsidP="00345E79">
            <w:pPr>
              <w:ind w:left="720"/>
              <w:rPr>
                <w:rFonts w:eastAsia="Times New Roman"/>
                <w:sz w:val="20"/>
                <w:szCs w:val="20"/>
                <w:lang w:val="en-US"/>
              </w:rPr>
            </w:pPr>
            <w:proofErr w:type="spellStart"/>
            <w:r w:rsidRPr="0067199C">
              <w:rPr>
                <w:rFonts w:eastAsia="Times New Roman"/>
                <w:sz w:val="20"/>
                <w:szCs w:val="20"/>
                <w:lang w:val="en-US"/>
              </w:rPr>
              <w:t>VKA+Heparin</w:t>
            </w:r>
            <w:proofErr w:type="spellEnd"/>
          </w:p>
          <w:p w14:paraId="2642E01C"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DOA</w:t>
            </w:r>
            <w:r>
              <w:rPr>
                <w:rFonts w:eastAsia="Times New Roman"/>
                <w:sz w:val="20"/>
                <w:szCs w:val="20"/>
                <w:lang w:val="en-US"/>
              </w:rPr>
              <w:t>C</w:t>
            </w:r>
            <w:r w:rsidRPr="0067199C">
              <w:rPr>
                <w:rFonts w:eastAsia="Times New Roman"/>
                <w:sz w:val="20"/>
                <w:szCs w:val="20"/>
                <w:lang w:val="en-US"/>
              </w:rPr>
              <w:t>+ASA+ADP</w:t>
            </w:r>
          </w:p>
          <w:p w14:paraId="6E9C4F63"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ASA+ADP</w:t>
            </w:r>
          </w:p>
          <w:p w14:paraId="7D9E7229" w14:textId="77777777" w:rsidR="00A26E6F" w:rsidRPr="0067199C" w:rsidRDefault="00A26E6F" w:rsidP="00345E79">
            <w:pPr>
              <w:ind w:left="720"/>
              <w:rPr>
                <w:rFonts w:eastAsia="Times New Roman"/>
                <w:sz w:val="20"/>
                <w:szCs w:val="20"/>
                <w:lang w:val="en-US"/>
              </w:rPr>
            </w:pPr>
            <w:proofErr w:type="spellStart"/>
            <w:r w:rsidRPr="0067199C">
              <w:rPr>
                <w:rFonts w:eastAsia="Times New Roman"/>
                <w:sz w:val="20"/>
                <w:szCs w:val="20"/>
                <w:lang w:val="en-US"/>
              </w:rPr>
              <w:t>ASA+ADP+Heparin</w:t>
            </w:r>
            <w:proofErr w:type="spellEnd"/>
          </w:p>
          <w:p w14:paraId="428E8FFF" w14:textId="77777777" w:rsidR="00A26E6F" w:rsidRPr="0067199C" w:rsidRDefault="00A26E6F" w:rsidP="00345E79">
            <w:pPr>
              <w:ind w:left="720"/>
              <w:rPr>
                <w:rFonts w:eastAsia="Times New Roman"/>
                <w:sz w:val="20"/>
                <w:szCs w:val="20"/>
                <w:lang w:val="en-US"/>
              </w:rPr>
            </w:pPr>
            <w:proofErr w:type="spellStart"/>
            <w:r w:rsidRPr="0067199C">
              <w:rPr>
                <w:rFonts w:eastAsia="Times New Roman"/>
                <w:sz w:val="20"/>
                <w:szCs w:val="20"/>
                <w:lang w:val="en-US"/>
              </w:rPr>
              <w:t>ASA+ADP+Dipyradimol</w:t>
            </w:r>
            <w:proofErr w:type="spellEnd"/>
          </w:p>
        </w:tc>
        <w:tc>
          <w:tcPr>
            <w:tcW w:w="1741" w:type="dxa"/>
            <w:shd w:val="clear" w:color="auto" w:fill="FFFFFF"/>
          </w:tcPr>
          <w:p w14:paraId="72370246" w14:textId="77777777" w:rsidR="00A26E6F" w:rsidRDefault="00A26E6F" w:rsidP="00345E79">
            <w:pPr>
              <w:rPr>
                <w:rFonts w:eastAsia="Times New Roman"/>
                <w:sz w:val="20"/>
                <w:szCs w:val="20"/>
                <w:lang w:val="en-US"/>
              </w:rPr>
            </w:pPr>
          </w:p>
          <w:p w14:paraId="435F3310" w14:textId="77777777" w:rsidR="00A26E6F" w:rsidRDefault="00A26E6F" w:rsidP="00345E79">
            <w:pPr>
              <w:rPr>
                <w:rFonts w:eastAsia="Times New Roman"/>
                <w:sz w:val="20"/>
                <w:szCs w:val="20"/>
                <w:lang w:val="en-US"/>
              </w:rPr>
            </w:pPr>
            <w:r>
              <w:rPr>
                <w:rFonts w:eastAsia="Times New Roman"/>
                <w:sz w:val="20"/>
                <w:szCs w:val="20"/>
                <w:lang w:val="en-US"/>
              </w:rPr>
              <w:t>679 (57.5)</w:t>
            </w:r>
          </w:p>
          <w:p w14:paraId="3636BB90" w14:textId="77777777" w:rsidR="00A26E6F" w:rsidRDefault="00A26E6F" w:rsidP="00345E79">
            <w:pPr>
              <w:rPr>
                <w:rFonts w:eastAsia="Times New Roman"/>
                <w:sz w:val="20"/>
                <w:szCs w:val="20"/>
                <w:lang w:val="en-US"/>
              </w:rPr>
            </w:pPr>
            <w:r>
              <w:rPr>
                <w:rFonts w:eastAsia="Times New Roman"/>
                <w:sz w:val="20"/>
                <w:szCs w:val="20"/>
                <w:lang w:val="en-US"/>
              </w:rPr>
              <w:t>106 (9.0)</w:t>
            </w:r>
          </w:p>
          <w:p w14:paraId="6CC6597A" w14:textId="77777777" w:rsidR="00A26E6F" w:rsidRDefault="00A26E6F" w:rsidP="00345E79">
            <w:pPr>
              <w:rPr>
                <w:rFonts w:eastAsia="Times New Roman"/>
                <w:sz w:val="20"/>
                <w:szCs w:val="20"/>
                <w:lang w:val="en-US"/>
              </w:rPr>
            </w:pPr>
            <w:r>
              <w:rPr>
                <w:rFonts w:eastAsia="Times New Roman"/>
                <w:sz w:val="20"/>
                <w:szCs w:val="20"/>
                <w:lang w:val="en-US"/>
              </w:rPr>
              <w:t>0 (0.0)</w:t>
            </w:r>
          </w:p>
          <w:p w14:paraId="1063992E" w14:textId="77777777" w:rsidR="00A26E6F" w:rsidRDefault="00A26E6F" w:rsidP="00345E79">
            <w:pPr>
              <w:rPr>
                <w:rFonts w:eastAsia="Times New Roman"/>
                <w:sz w:val="20"/>
                <w:szCs w:val="20"/>
                <w:lang w:val="en-US"/>
              </w:rPr>
            </w:pPr>
            <w:r>
              <w:rPr>
                <w:rFonts w:eastAsia="Times New Roman"/>
                <w:sz w:val="20"/>
                <w:szCs w:val="20"/>
                <w:lang w:val="en-US"/>
              </w:rPr>
              <w:t>48 (4.1)</w:t>
            </w:r>
          </w:p>
          <w:p w14:paraId="57F836ED" w14:textId="77777777" w:rsidR="00A26E6F" w:rsidRDefault="00A26E6F" w:rsidP="00345E79">
            <w:pPr>
              <w:rPr>
                <w:rFonts w:eastAsia="Times New Roman"/>
                <w:sz w:val="20"/>
                <w:szCs w:val="20"/>
                <w:lang w:val="en-US"/>
              </w:rPr>
            </w:pPr>
            <w:r>
              <w:rPr>
                <w:rFonts w:eastAsia="Times New Roman"/>
                <w:sz w:val="20"/>
                <w:szCs w:val="20"/>
                <w:lang w:val="en-US"/>
              </w:rPr>
              <w:t>205 (17.4)</w:t>
            </w:r>
          </w:p>
          <w:p w14:paraId="68600B4B" w14:textId="77777777" w:rsidR="00A26E6F" w:rsidRDefault="00A26E6F" w:rsidP="00345E79">
            <w:pPr>
              <w:rPr>
                <w:rFonts w:eastAsia="Times New Roman"/>
                <w:sz w:val="20"/>
                <w:szCs w:val="20"/>
                <w:lang w:val="en-US"/>
              </w:rPr>
            </w:pPr>
            <w:r>
              <w:rPr>
                <w:rFonts w:eastAsia="Times New Roman"/>
                <w:sz w:val="20"/>
                <w:szCs w:val="20"/>
                <w:lang w:val="en-US"/>
              </w:rPr>
              <w:t>5 (0.4)</w:t>
            </w:r>
          </w:p>
          <w:p w14:paraId="479E3D59" w14:textId="77777777" w:rsidR="00A26E6F" w:rsidRDefault="00A26E6F" w:rsidP="00345E79">
            <w:pPr>
              <w:rPr>
                <w:rFonts w:eastAsia="Times New Roman"/>
                <w:sz w:val="20"/>
                <w:szCs w:val="20"/>
                <w:lang w:val="en-US"/>
              </w:rPr>
            </w:pPr>
            <w:r>
              <w:rPr>
                <w:rFonts w:eastAsia="Times New Roman"/>
                <w:sz w:val="20"/>
                <w:szCs w:val="20"/>
                <w:lang w:val="en-US"/>
              </w:rPr>
              <w:t>75 (6.4)</w:t>
            </w:r>
          </w:p>
          <w:p w14:paraId="1CA457E6" w14:textId="77777777" w:rsidR="00A26E6F" w:rsidRDefault="00A26E6F" w:rsidP="00345E79">
            <w:pPr>
              <w:rPr>
                <w:rFonts w:eastAsia="Times New Roman"/>
                <w:sz w:val="20"/>
                <w:szCs w:val="20"/>
                <w:lang w:val="en-US"/>
              </w:rPr>
            </w:pPr>
            <w:r>
              <w:rPr>
                <w:rFonts w:eastAsia="Times New Roman"/>
                <w:sz w:val="20"/>
                <w:szCs w:val="20"/>
                <w:lang w:val="en-US"/>
              </w:rPr>
              <w:t>17 (1.4)</w:t>
            </w:r>
          </w:p>
          <w:p w14:paraId="67CCE0DA" w14:textId="77777777" w:rsidR="00A26E6F" w:rsidRDefault="00A26E6F" w:rsidP="00345E79">
            <w:pPr>
              <w:rPr>
                <w:rFonts w:eastAsia="Times New Roman"/>
                <w:sz w:val="20"/>
                <w:szCs w:val="20"/>
                <w:lang w:val="en-US"/>
              </w:rPr>
            </w:pPr>
            <w:r>
              <w:rPr>
                <w:rFonts w:eastAsia="Times New Roman"/>
                <w:sz w:val="20"/>
                <w:szCs w:val="20"/>
                <w:lang w:val="en-US"/>
              </w:rPr>
              <w:t>10 (0.8)</w:t>
            </w:r>
          </w:p>
          <w:p w14:paraId="39DB0448" w14:textId="77777777" w:rsidR="00A26E6F" w:rsidRDefault="00A26E6F" w:rsidP="00345E79">
            <w:pPr>
              <w:rPr>
                <w:rFonts w:eastAsia="Times New Roman"/>
                <w:sz w:val="20"/>
                <w:szCs w:val="20"/>
                <w:lang w:val="en-US"/>
              </w:rPr>
            </w:pPr>
            <w:r>
              <w:rPr>
                <w:rFonts w:eastAsia="Times New Roman"/>
                <w:sz w:val="20"/>
                <w:szCs w:val="20"/>
                <w:lang w:val="en-US"/>
              </w:rPr>
              <w:t>6 (0.5)</w:t>
            </w:r>
          </w:p>
          <w:p w14:paraId="22400604" w14:textId="77777777" w:rsidR="00A26E6F" w:rsidRDefault="00A26E6F" w:rsidP="00345E79">
            <w:pPr>
              <w:rPr>
                <w:rFonts w:eastAsia="Times New Roman"/>
                <w:sz w:val="20"/>
                <w:szCs w:val="20"/>
                <w:lang w:val="en-US"/>
              </w:rPr>
            </w:pPr>
            <w:r>
              <w:rPr>
                <w:rFonts w:eastAsia="Times New Roman"/>
                <w:sz w:val="20"/>
                <w:szCs w:val="20"/>
                <w:lang w:val="en-US"/>
              </w:rPr>
              <w:t>4 (0.3)</w:t>
            </w:r>
          </w:p>
          <w:p w14:paraId="0D33825A" w14:textId="77777777" w:rsidR="00A26E6F" w:rsidRDefault="00A26E6F" w:rsidP="00345E79">
            <w:pPr>
              <w:rPr>
                <w:rFonts w:eastAsia="Times New Roman"/>
                <w:sz w:val="20"/>
                <w:szCs w:val="20"/>
                <w:lang w:val="en-US"/>
              </w:rPr>
            </w:pPr>
            <w:r>
              <w:rPr>
                <w:rFonts w:eastAsia="Times New Roman"/>
                <w:sz w:val="20"/>
                <w:szCs w:val="20"/>
                <w:lang w:val="en-US"/>
              </w:rPr>
              <w:t>3 (0.3)</w:t>
            </w:r>
          </w:p>
          <w:p w14:paraId="0C1C6155" w14:textId="77777777" w:rsidR="00A26E6F" w:rsidRDefault="00A26E6F" w:rsidP="00345E79">
            <w:pPr>
              <w:rPr>
                <w:rFonts w:eastAsia="Times New Roman"/>
                <w:sz w:val="20"/>
                <w:szCs w:val="20"/>
                <w:lang w:val="en-US"/>
              </w:rPr>
            </w:pPr>
            <w:r>
              <w:rPr>
                <w:rFonts w:eastAsia="Times New Roman"/>
                <w:sz w:val="20"/>
                <w:szCs w:val="20"/>
                <w:lang w:val="en-US"/>
              </w:rPr>
              <w:t>1 (0.1)</w:t>
            </w:r>
            <w:r>
              <w:rPr>
                <w:rFonts w:eastAsia="Times New Roman"/>
                <w:sz w:val="20"/>
                <w:szCs w:val="20"/>
                <w:lang w:val="en-US"/>
              </w:rPr>
              <w:br/>
              <w:t>1 (0.1)</w:t>
            </w:r>
          </w:p>
          <w:p w14:paraId="37CEBAEB" w14:textId="77777777" w:rsidR="00A26E6F" w:rsidRDefault="00A26E6F" w:rsidP="00345E79">
            <w:pPr>
              <w:rPr>
                <w:rFonts w:eastAsia="Times New Roman"/>
                <w:sz w:val="20"/>
                <w:szCs w:val="20"/>
                <w:lang w:val="en-US"/>
              </w:rPr>
            </w:pPr>
            <w:r>
              <w:rPr>
                <w:rFonts w:eastAsia="Times New Roman"/>
                <w:sz w:val="20"/>
                <w:szCs w:val="20"/>
                <w:lang w:val="en-US"/>
              </w:rPr>
              <w:t>18 (1.5)</w:t>
            </w:r>
          </w:p>
          <w:p w14:paraId="10E59653" w14:textId="77777777" w:rsidR="00A26E6F" w:rsidRDefault="00A26E6F" w:rsidP="00345E79">
            <w:pPr>
              <w:rPr>
                <w:rFonts w:eastAsia="Times New Roman"/>
                <w:sz w:val="20"/>
                <w:szCs w:val="20"/>
                <w:lang w:val="en-US"/>
              </w:rPr>
            </w:pPr>
            <w:r>
              <w:rPr>
                <w:rFonts w:eastAsia="Times New Roman"/>
                <w:sz w:val="20"/>
                <w:szCs w:val="20"/>
                <w:lang w:val="en-US"/>
              </w:rPr>
              <w:t>1 (0.1)</w:t>
            </w:r>
          </w:p>
          <w:p w14:paraId="52C4B688" w14:textId="77777777" w:rsidR="00A26E6F" w:rsidRPr="0067199C" w:rsidRDefault="00A26E6F" w:rsidP="00345E79">
            <w:pPr>
              <w:rPr>
                <w:rFonts w:eastAsia="Times New Roman"/>
                <w:sz w:val="20"/>
                <w:szCs w:val="20"/>
                <w:lang w:val="en-US"/>
              </w:rPr>
            </w:pPr>
            <w:r>
              <w:rPr>
                <w:rFonts w:eastAsia="Times New Roman"/>
                <w:sz w:val="20"/>
                <w:szCs w:val="20"/>
                <w:lang w:val="en-US"/>
              </w:rPr>
              <w:t>1 (0.1)</w:t>
            </w:r>
          </w:p>
        </w:tc>
        <w:tc>
          <w:tcPr>
            <w:tcW w:w="1842" w:type="dxa"/>
            <w:shd w:val="clear" w:color="auto" w:fill="FFFFFF"/>
          </w:tcPr>
          <w:p w14:paraId="5F9B6B14" w14:textId="77777777" w:rsidR="00A26E6F" w:rsidRDefault="00A26E6F" w:rsidP="00345E79">
            <w:pPr>
              <w:rPr>
                <w:rFonts w:eastAsia="Times New Roman"/>
                <w:sz w:val="20"/>
                <w:szCs w:val="20"/>
                <w:lang w:val="en-US"/>
              </w:rPr>
            </w:pPr>
          </w:p>
          <w:p w14:paraId="6867B8C7" w14:textId="77777777" w:rsidR="00A26E6F" w:rsidRDefault="00A26E6F" w:rsidP="00345E79">
            <w:pPr>
              <w:rPr>
                <w:rFonts w:eastAsia="Times New Roman"/>
                <w:sz w:val="20"/>
                <w:szCs w:val="20"/>
                <w:lang w:val="en-US"/>
              </w:rPr>
            </w:pPr>
            <w:r>
              <w:rPr>
                <w:rFonts w:eastAsia="Times New Roman"/>
                <w:sz w:val="20"/>
                <w:szCs w:val="20"/>
                <w:lang w:val="en-US"/>
              </w:rPr>
              <w:t>15844 (76.0)</w:t>
            </w:r>
          </w:p>
          <w:p w14:paraId="6E289450" w14:textId="77777777" w:rsidR="00A26E6F" w:rsidRDefault="00A26E6F" w:rsidP="00345E79">
            <w:pPr>
              <w:rPr>
                <w:rFonts w:eastAsia="Times New Roman"/>
                <w:sz w:val="20"/>
                <w:szCs w:val="20"/>
                <w:lang w:val="en-US"/>
              </w:rPr>
            </w:pPr>
            <w:r>
              <w:rPr>
                <w:rFonts w:eastAsia="Times New Roman"/>
                <w:sz w:val="20"/>
                <w:szCs w:val="20"/>
                <w:lang w:val="en-US"/>
              </w:rPr>
              <w:t>750 (3.6)</w:t>
            </w:r>
          </w:p>
          <w:p w14:paraId="25CEC217" w14:textId="77777777" w:rsidR="00A26E6F" w:rsidRDefault="00A26E6F" w:rsidP="00345E79">
            <w:pPr>
              <w:rPr>
                <w:rFonts w:eastAsia="Times New Roman"/>
                <w:sz w:val="20"/>
                <w:szCs w:val="20"/>
                <w:lang w:val="en-US"/>
              </w:rPr>
            </w:pPr>
            <w:r>
              <w:rPr>
                <w:rFonts w:eastAsia="Times New Roman"/>
                <w:sz w:val="20"/>
                <w:szCs w:val="20"/>
                <w:lang w:val="en-US"/>
              </w:rPr>
              <w:t>7 (0.0)</w:t>
            </w:r>
          </w:p>
          <w:p w14:paraId="07F8BE1B" w14:textId="77777777" w:rsidR="00A26E6F" w:rsidRDefault="00A26E6F" w:rsidP="00345E79">
            <w:pPr>
              <w:rPr>
                <w:rFonts w:eastAsia="Times New Roman"/>
                <w:sz w:val="20"/>
                <w:szCs w:val="20"/>
                <w:lang w:val="en-US"/>
              </w:rPr>
            </w:pPr>
            <w:r>
              <w:rPr>
                <w:rFonts w:eastAsia="Times New Roman"/>
                <w:sz w:val="20"/>
                <w:szCs w:val="20"/>
                <w:lang w:val="en-US"/>
              </w:rPr>
              <w:t>659 (3.2)</w:t>
            </w:r>
          </w:p>
          <w:p w14:paraId="6CA1CBCD" w14:textId="77777777" w:rsidR="00A26E6F" w:rsidRDefault="00A26E6F" w:rsidP="00345E79">
            <w:pPr>
              <w:rPr>
                <w:rFonts w:eastAsia="Times New Roman"/>
                <w:sz w:val="20"/>
                <w:szCs w:val="20"/>
                <w:lang w:val="en-US"/>
              </w:rPr>
            </w:pPr>
            <w:r>
              <w:rPr>
                <w:rFonts w:eastAsia="Times New Roman"/>
                <w:sz w:val="20"/>
                <w:szCs w:val="20"/>
                <w:lang w:val="en-US"/>
              </w:rPr>
              <w:t>2492 (12.0)</w:t>
            </w:r>
          </w:p>
          <w:p w14:paraId="161467F1" w14:textId="77777777" w:rsidR="00A26E6F" w:rsidRDefault="00A26E6F" w:rsidP="00345E79">
            <w:pPr>
              <w:rPr>
                <w:rFonts w:eastAsia="Times New Roman"/>
                <w:sz w:val="20"/>
                <w:szCs w:val="20"/>
                <w:lang w:val="en-US"/>
              </w:rPr>
            </w:pPr>
            <w:r>
              <w:rPr>
                <w:rFonts w:eastAsia="Times New Roman"/>
                <w:sz w:val="20"/>
                <w:szCs w:val="20"/>
                <w:lang w:val="en-US"/>
              </w:rPr>
              <w:t>29 (0.1)</w:t>
            </w:r>
          </w:p>
          <w:p w14:paraId="27E454C1" w14:textId="77777777" w:rsidR="00A26E6F" w:rsidRDefault="00A26E6F" w:rsidP="00345E79">
            <w:pPr>
              <w:rPr>
                <w:rFonts w:eastAsia="Times New Roman"/>
                <w:sz w:val="20"/>
                <w:szCs w:val="20"/>
                <w:lang w:val="en-US"/>
              </w:rPr>
            </w:pPr>
            <w:r>
              <w:rPr>
                <w:rFonts w:eastAsia="Times New Roman"/>
                <w:sz w:val="20"/>
                <w:szCs w:val="20"/>
                <w:lang w:val="en-US"/>
              </w:rPr>
              <w:t>569 (2.7)</w:t>
            </w:r>
          </w:p>
          <w:p w14:paraId="7D943F89" w14:textId="77777777" w:rsidR="00A26E6F" w:rsidRDefault="00A26E6F" w:rsidP="00345E79">
            <w:pPr>
              <w:rPr>
                <w:rFonts w:eastAsia="Times New Roman"/>
                <w:sz w:val="20"/>
                <w:szCs w:val="20"/>
                <w:lang w:val="en-US"/>
              </w:rPr>
            </w:pPr>
            <w:r>
              <w:rPr>
                <w:rFonts w:eastAsia="Times New Roman"/>
                <w:sz w:val="20"/>
                <w:szCs w:val="20"/>
                <w:lang w:val="en-US"/>
              </w:rPr>
              <w:t>168 (0.8)</w:t>
            </w:r>
          </w:p>
          <w:p w14:paraId="3B56594A" w14:textId="77777777" w:rsidR="00A26E6F" w:rsidRDefault="00A26E6F" w:rsidP="00345E79">
            <w:pPr>
              <w:rPr>
                <w:rFonts w:eastAsia="Times New Roman"/>
                <w:sz w:val="20"/>
                <w:szCs w:val="20"/>
                <w:lang w:val="en-US"/>
              </w:rPr>
            </w:pPr>
            <w:r>
              <w:rPr>
                <w:rFonts w:eastAsia="Times New Roman"/>
                <w:sz w:val="20"/>
                <w:szCs w:val="20"/>
                <w:lang w:val="en-US"/>
              </w:rPr>
              <w:t>78 (0.4)</w:t>
            </w:r>
          </w:p>
          <w:p w14:paraId="7AAC42B9" w14:textId="77777777" w:rsidR="00A26E6F" w:rsidRDefault="00A26E6F" w:rsidP="00345E79">
            <w:pPr>
              <w:rPr>
                <w:rFonts w:eastAsia="Times New Roman"/>
                <w:sz w:val="20"/>
                <w:szCs w:val="20"/>
                <w:lang w:val="en-US"/>
              </w:rPr>
            </w:pPr>
            <w:r>
              <w:rPr>
                <w:rFonts w:eastAsia="Times New Roman"/>
                <w:sz w:val="20"/>
                <w:szCs w:val="20"/>
                <w:lang w:val="en-US"/>
              </w:rPr>
              <w:t>41 (0.2)</w:t>
            </w:r>
          </w:p>
          <w:p w14:paraId="3D88A10D" w14:textId="77777777" w:rsidR="00A26E6F" w:rsidRDefault="00A26E6F" w:rsidP="00345E79">
            <w:pPr>
              <w:rPr>
                <w:rFonts w:eastAsia="Times New Roman"/>
                <w:sz w:val="20"/>
                <w:szCs w:val="20"/>
                <w:lang w:val="en-US"/>
              </w:rPr>
            </w:pPr>
            <w:r>
              <w:rPr>
                <w:rFonts w:eastAsia="Times New Roman"/>
                <w:sz w:val="20"/>
                <w:szCs w:val="20"/>
                <w:lang w:val="en-US"/>
              </w:rPr>
              <w:t>11 (0.1)</w:t>
            </w:r>
          </w:p>
          <w:p w14:paraId="3D9754A7" w14:textId="77777777" w:rsidR="00A26E6F" w:rsidRDefault="00A26E6F" w:rsidP="00345E79">
            <w:pPr>
              <w:rPr>
                <w:rFonts w:eastAsia="Times New Roman"/>
                <w:sz w:val="20"/>
                <w:szCs w:val="20"/>
                <w:lang w:val="en-US"/>
              </w:rPr>
            </w:pPr>
            <w:r>
              <w:rPr>
                <w:rFonts w:eastAsia="Times New Roman"/>
                <w:sz w:val="20"/>
                <w:szCs w:val="20"/>
                <w:lang w:val="en-US"/>
              </w:rPr>
              <w:t>14 (0.1)</w:t>
            </w:r>
          </w:p>
          <w:p w14:paraId="719757D7" w14:textId="77777777" w:rsidR="00A26E6F" w:rsidRDefault="00A26E6F" w:rsidP="00345E79">
            <w:pPr>
              <w:rPr>
                <w:rFonts w:eastAsia="Times New Roman"/>
                <w:sz w:val="20"/>
                <w:szCs w:val="20"/>
                <w:lang w:val="en-US"/>
              </w:rPr>
            </w:pPr>
            <w:r>
              <w:rPr>
                <w:rFonts w:eastAsia="Times New Roman"/>
                <w:sz w:val="20"/>
                <w:szCs w:val="20"/>
                <w:lang w:val="en-US"/>
              </w:rPr>
              <w:t>21 (0.1)</w:t>
            </w:r>
          </w:p>
          <w:p w14:paraId="5611D6C1" w14:textId="77777777" w:rsidR="00A26E6F" w:rsidRDefault="00A26E6F" w:rsidP="00345E79">
            <w:pPr>
              <w:rPr>
                <w:rFonts w:eastAsia="Times New Roman"/>
                <w:sz w:val="20"/>
                <w:szCs w:val="20"/>
                <w:lang w:val="en-US"/>
              </w:rPr>
            </w:pPr>
            <w:r>
              <w:rPr>
                <w:rFonts w:eastAsia="Times New Roman"/>
                <w:sz w:val="20"/>
                <w:szCs w:val="20"/>
                <w:lang w:val="en-US"/>
              </w:rPr>
              <w:t>3 (0.0)</w:t>
            </w:r>
          </w:p>
          <w:p w14:paraId="05688980" w14:textId="77777777" w:rsidR="00A26E6F" w:rsidRDefault="00A26E6F" w:rsidP="00345E79">
            <w:pPr>
              <w:rPr>
                <w:rFonts w:eastAsia="Times New Roman"/>
                <w:sz w:val="20"/>
                <w:szCs w:val="20"/>
                <w:lang w:val="en-US"/>
              </w:rPr>
            </w:pPr>
            <w:r>
              <w:rPr>
                <w:rFonts w:eastAsia="Times New Roman"/>
                <w:sz w:val="20"/>
                <w:szCs w:val="20"/>
                <w:lang w:val="en-US"/>
              </w:rPr>
              <w:t>132 (0.6)</w:t>
            </w:r>
          </w:p>
          <w:p w14:paraId="166FAFBF" w14:textId="77777777" w:rsidR="00A26E6F" w:rsidRDefault="00A26E6F" w:rsidP="00345E79">
            <w:pPr>
              <w:rPr>
                <w:rFonts w:eastAsia="Times New Roman"/>
                <w:sz w:val="20"/>
                <w:szCs w:val="20"/>
                <w:lang w:val="en-US"/>
              </w:rPr>
            </w:pPr>
            <w:r>
              <w:rPr>
                <w:rFonts w:eastAsia="Times New Roman"/>
                <w:sz w:val="20"/>
                <w:szCs w:val="20"/>
                <w:lang w:val="en-US"/>
              </w:rPr>
              <w:t>12 (0.1)</w:t>
            </w:r>
          </w:p>
          <w:p w14:paraId="55B5E75C" w14:textId="77777777" w:rsidR="00A26E6F" w:rsidRPr="0067199C" w:rsidRDefault="00A26E6F" w:rsidP="00345E79">
            <w:pPr>
              <w:rPr>
                <w:rFonts w:eastAsia="Times New Roman"/>
                <w:sz w:val="20"/>
                <w:szCs w:val="20"/>
                <w:lang w:val="en-US"/>
              </w:rPr>
            </w:pPr>
            <w:r>
              <w:rPr>
                <w:rFonts w:eastAsia="Times New Roman"/>
                <w:sz w:val="20"/>
                <w:szCs w:val="20"/>
                <w:lang w:val="en-US"/>
              </w:rPr>
              <w:t>7 (0.0)</w:t>
            </w:r>
          </w:p>
        </w:tc>
      </w:tr>
      <w:tr w:rsidR="00A26E6F" w:rsidRPr="0067199C" w14:paraId="38D1DC60" w14:textId="77777777" w:rsidTr="00345E79">
        <w:trPr>
          <w:tblCellSpacing w:w="0" w:type="dxa"/>
        </w:trPr>
        <w:tc>
          <w:tcPr>
            <w:tcW w:w="6064" w:type="dxa"/>
            <w:shd w:val="clear" w:color="auto" w:fill="FFFFFF"/>
          </w:tcPr>
          <w:p w14:paraId="5ABD7635" w14:textId="77777777" w:rsidR="00A26E6F" w:rsidRPr="00E55BD4" w:rsidRDefault="00A26E6F" w:rsidP="00345E79">
            <w:pPr>
              <w:rPr>
                <w:rFonts w:eastAsia="Times New Roman"/>
                <w:sz w:val="20"/>
                <w:szCs w:val="20"/>
                <w:u w:val="single"/>
                <w:lang w:val="en-US"/>
              </w:rPr>
            </w:pPr>
            <w:r w:rsidRPr="00E55BD4">
              <w:rPr>
                <w:rFonts w:eastAsia="Times New Roman"/>
                <w:sz w:val="20"/>
                <w:szCs w:val="20"/>
                <w:u w:val="single"/>
                <w:lang w:val="en-US"/>
              </w:rPr>
              <w:t>Cardiac drugs</w:t>
            </w:r>
          </w:p>
          <w:p w14:paraId="316CA4F9"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none</w:t>
            </w:r>
          </w:p>
          <w:p w14:paraId="3001B681"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diuretics</w:t>
            </w:r>
          </w:p>
          <w:p w14:paraId="4CC348BB"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angiotensin</w:t>
            </w:r>
            <w:r>
              <w:rPr>
                <w:rFonts w:eastAsia="Times New Roman"/>
                <w:sz w:val="20"/>
                <w:szCs w:val="20"/>
                <w:lang w:val="en-US"/>
              </w:rPr>
              <w:t>-II/</w:t>
            </w:r>
            <w:r w:rsidRPr="0067199C">
              <w:rPr>
                <w:rFonts w:eastAsia="Times New Roman"/>
                <w:sz w:val="20"/>
                <w:szCs w:val="20"/>
                <w:lang w:val="en-US"/>
              </w:rPr>
              <w:t>ACE-inhibitors</w:t>
            </w:r>
          </w:p>
          <w:p w14:paraId="7ACA0DEA"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calcium antagonists</w:t>
            </w:r>
          </w:p>
          <w:p w14:paraId="3484BDFF"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betablockers</w:t>
            </w:r>
          </w:p>
          <w:p w14:paraId="6379C05E"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nitrates</w:t>
            </w:r>
          </w:p>
          <w:p w14:paraId="50D5C318"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other antihypertensives</w:t>
            </w:r>
          </w:p>
          <w:p w14:paraId="33AA4D9B"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other drugs for IHD</w:t>
            </w:r>
          </w:p>
          <w:p w14:paraId="276FFDA4"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2 antihypertensives</w:t>
            </w:r>
          </w:p>
          <w:p w14:paraId="0E623740" w14:textId="77777777" w:rsidR="00A26E6F" w:rsidRPr="00E55BD4" w:rsidRDefault="00A26E6F" w:rsidP="00345E79">
            <w:pPr>
              <w:ind w:left="720"/>
              <w:rPr>
                <w:rFonts w:eastAsia="Times New Roman"/>
                <w:sz w:val="20"/>
                <w:szCs w:val="20"/>
                <w:vertAlign w:val="superscript"/>
                <w:lang w:val="en-US"/>
              </w:rPr>
            </w:pPr>
            <w:r w:rsidRPr="0067199C">
              <w:rPr>
                <w:rFonts w:eastAsia="Times New Roman"/>
                <w:sz w:val="20"/>
                <w:szCs w:val="20"/>
                <w:lang w:val="en-US"/>
              </w:rPr>
              <w:t>Betablocker +1 antihypertensive</w:t>
            </w:r>
            <w:r>
              <w:rPr>
                <w:rFonts w:eastAsia="Times New Roman"/>
                <w:sz w:val="20"/>
                <w:szCs w:val="20"/>
                <w:vertAlign w:val="superscript"/>
                <w:lang w:val="en-US"/>
              </w:rPr>
              <w:t>1</w:t>
            </w:r>
          </w:p>
          <w:p w14:paraId="68EE4E57"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3 antihypertensives</w:t>
            </w:r>
          </w:p>
          <w:p w14:paraId="1940535F" w14:textId="77777777" w:rsidR="00A26E6F" w:rsidRPr="00E55BD4" w:rsidRDefault="00A26E6F" w:rsidP="00345E79">
            <w:pPr>
              <w:ind w:left="720"/>
              <w:rPr>
                <w:rFonts w:eastAsia="Times New Roman"/>
                <w:sz w:val="20"/>
                <w:szCs w:val="20"/>
                <w:vertAlign w:val="superscript"/>
                <w:lang w:val="en-US"/>
              </w:rPr>
            </w:pPr>
            <w:r w:rsidRPr="0067199C">
              <w:rPr>
                <w:rFonts w:eastAsia="Times New Roman"/>
                <w:sz w:val="20"/>
                <w:szCs w:val="20"/>
                <w:lang w:val="en-US"/>
              </w:rPr>
              <w:t>Betablocker +2 antihypertensives</w:t>
            </w:r>
            <w:r>
              <w:rPr>
                <w:rFonts w:eastAsia="Times New Roman"/>
                <w:sz w:val="20"/>
                <w:szCs w:val="20"/>
                <w:vertAlign w:val="superscript"/>
                <w:lang w:val="en-US"/>
              </w:rPr>
              <w:t>1</w:t>
            </w:r>
          </w:p>
          <w:p w14:paraId="53CB2F57" w14:textId="77777777" w:rsidR="00A26E6F" w:rsidRPr="00E55BD4" w:rsidRDefault="00A26E6F" w:rsidP="00345E79">
            <w:pPr>
              <w:ind w:left="720"/>
              <w:rPr>
                <w:rFonts w:eastAsia="Times New Roman"/>
                <w:sz w:val="20"/>
                <w:szCs w:val="20"/>
                <w:vertAlign w:val="superscript"/>
                <w:lang w:val="en-US"/>
              </w:rPr>
            </w:pPr>
            <w:r w:rsidRPr="0067199C">
              <w:rPr>
                <w:rFonts w:eastAsia="Times New Roman"/>
                <w:sz w:val="20"/>
                <w:szCs w:val="20"/>
                <w:lang w:val="en-US"/>
              </w:rPr>
              <w:t>Betablocker +3 antihypertensives</w:t>
            </w:r>
            <w:r>
              <w:rPr>
                <w:rFonts w:eastAsia="Times New Roman"/>
                <w:sz w:val="20"/>
                <w:szCs w:val="20"/>
                <w:vertAlign w:val="superscript"/>
                <w:lang w:val="en-US"/>
              </w:rPr>
              <w:t>1</w:t>
            </w:r>
          </w:p>
          <w:p w14:paraId="34E3EF8D"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4 antihypertensives</w:t>
            </w:r>
          </w:p>
          <w:p w14:paraId="2769D0FC"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betablocker+4 antihypertensives</w:t>
            </w:r>
          </w:p>
          <w:p w14:paraId="21832871" w14:textId="77777777" w:rsidR="00A26E6F" w:rsidRPr="0015180F" w:rsidRDefault="00A26E6F" w:rsidP="00345E79">
            <w:pPr>
              <w:ind w:left="720"/>
              <w:rPr>
                <w:rFonts w:eastAsia="Times New Roman"/>
                <w:sz w:val="20"/>
                <w:szCs w:val="20"/>
                <w:vertAlign w:val="superscript"/>
                <w:lang w:val="en-US"/>
              </w:rPr>
            </w:pPr>
            <w:r w:rsidRPr="0067199C">
              <w:rPr>
                <w:rFonts w:eastAsia="Times New Roman"/>
                <w:sz w:val="20"/>
                <w:szCs w:val="20"/>
                <w:lang w:val="en-US"/>
              </w:rPr>
              <w:t>other antihypertensive</w:t>
            </w:r>
            <w:r>
              <w:rPr>
                <w:rFonts w:eastAsia="Times New Roman"/>
                <w:sz w:val="20"/>
                <w:szCs w:val="20"/>
                <w:lang w:val="en-US"/>
              </w:rPr>
              <w:t xml:space="preserve"> </w:t>
            </w:r>
            <w:r w:rsidRPr="0067199C">
              <w:rPr>
                <w:rFonts w:eastAsia="Times New Roman"/>
                <w:sz w:val="20"/>
                <w:szCs w:val="20"/>
                <w:lang w:val="en-US"/>
              </w:rPr>
              <w:t>+antihypertensives</w:t>
            </w:r>
            <w:r>
              <w:rPr>
                <w:rFonts w:eastAsia="Times New Roman"/>
                <w:sz w:val="20"/>
                <w:szCs w:val="20"/>
                <w:vertAlign w:val="superscript"/>
                <w:lang w:val="en-US"/>
              </w:rPr>
              <w:t>1</w:t>
            </w:r>
          </w:p>
          <w:p w14:paraId="3FB3492C" w14:textId="77777777" w:rsidR="00A26E6F" w:rsidRPr="0067199C" w:rsidRDefault="00A26E6F" w:rsidP="00345E79">
            <w:pPr>
              <w:ind w:left="720"/>
              <w:rPr>
                <w:rFonts w:eastAsia="Times New Roman"/>
                <w:sz w:val="20"/>
                <w:szCs w:val="20"/>
                <w:lang w:val="en-US"/>
              </w:rPr>
            </w:pPr>
            <w:r>
              <w:rPr>
                <w:rFonts w:eastAsia="Times New Roman"/>
                <w:sz w:val="20"/>
                <w:szCs w:val="20"/>
                <w:lang w:val="en-US"/>
              </w:rPr>
              <w:t>nitrates +</w:t>
            </w:r>
            <w:r w:rsidRPr="0067199C">
              <w:rPr>
                <w:rFonts w:eastAsia="Times New Roman"/>
                <w:sz w:val="20"/>
                <w:szCs w:val="20"/>
                <w:lang w:val="en-US"/>
              </w:rPr>
              <w:t>any hypertensive</w:t>
            </w:r>
          </w:p>
          <w:p w14:paraId="5C0AF9D2"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 xml:space="preserve">other drugs for IHD </w:t>
            </w:r>
            <w:r>
              <w:rPr>
                <w:rFonts w:eastAsia="Times New Roman"/>
                <w:sz w:val="20"/>
                <w:szCs w:val="20"/>
                <w:lang w:val="en-US"/>
              </w:rPr>
              <w:t xml:space="preserve">and any antihypertensive </w:t>
            </w:r>
            <w:r w:rsidRPr="0067199C">
              <w:rPr>
                <w:rFonts w:eastAsia="Times New Roman"/>
                <w:sz w:val="20"/>
                <w:szCs w:val="20"/>
                <w:lang w:val="en-US"/>
              </w:rPr>
              <w:t>and/or nitrate</w:t>
            </w:r>
            <w:r>
              <w:rPr>
                <w:rFonts w:eastAsia="Times New Roman"/>
                <w:sz w:val="20"/>
                <w:szCs w:val="20"/>
                <w:lang w:val="en-US"/>
              </w:rPr>
              <w:t xml:space="preserve"> </w:t>
            </w:r>
          </w:p>
          <w:p w14:paraId="2C1EC927"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other antiarrhythmics +</w:t>
            </w:r>
            <w:r>
              <w:rPr>
                <w:rFonts w:eastAsia="Times New Roman"/>
                <w:sz w:val="20"/>
                <w:szCs w:val="20"/>
                <w:lang w:val="en-US"/>
              </w:rPr>
              <w:t xml:space="preserve">any </w:t>
            </w:r>
            <w:r w:rsidRPr="0067199C">
              <w:rPr>
                <w:rFonts w:eastAsia="Times New Roman"/>
                <w:sz w:val="20"/>
                <w:szCs w:val="20"/>
                <w:lang w:val="en-US"/>
              </w:rPr>
              <w:t>antihypertensives</w:t>
            </w:r>
          </w:p>
        </w:tc>
        <w:tc>
          <w:tcPr>
            <w:tcW w:w="1741" w:type="dxa"/>
            <w:shd w:val="clear" w:color="auto" w:fill="FFFFFF"/>
          </w:tcPr>
          <w:p w14:paraId="3417AB2B" w14:textId="77777777" w:rsidR="00A26E6F" w:rsidRDefault="00A26E6F" w:rsidP="00345E79">
            <w:pPr>
              <w:rPr>
                <w:rFonts w:eastAsia="Times New Roman"/>
                <w:sz w:val="20"/>
                <w:szCs w:val="20"/>
                <w:lang w:val="en-US"/>
              </w:rPr>
            </w:pPr>
          </w:p>
          <w:p w14:paraId="0B0E6DD6" w14:textId="77777777" w:rsidR="00A26E6F" w:rsidRDefault="00A26E6F" w:rsidP="00345E79">
            <w:pPr>
              <w:rPr>
                <w:rFonts w:eastAsia="Times New Roman"/>
                <w:sz w:val="20"/>
                <w:szCs w:val="20"/>
                <w:lang w:val="en-US"/>
              </w:rPr>
            </w:pPr>
            <w:r>
              <w:rPr>
                <w:rFonts w:eastAsia="Times New Roman"/>
                <w:sz w:val="20"/>
                <w:szCs w:val="20"/>
                <w:lang w:val="en-US"/>
              </w:rPr>
              <w:t>321 (27.2)</w:t>
            </w:r>
          </w:p>
          <w:p w14:paraId="43985CB8" w14:textId="77777777" w:rsidR="00A26E6F" w:rsidRDefault="00A26E6F" w:rsidP="00345E79">
            <w:pPr>
              <w:rPr>
                <w:rFonts w:eastAsia="Times New Roman"/>
                <w:sz w:val="20"/>
                <w:szCs w:val="20"/>
                <w:lang w:val="en-US"/>
              </w:rPr>
            </w:pPr>
            <w:r>
              <w:rPr>
                <w:rFonts w:eastAsia="Times New Roman"/>
                <w:sz w:val="20"/>
                <w:szCs w:val="20"/>
                <w:lang w:val="en-US"/>
              </w:rPr>
              <w:t>77 (6.5)</w:t>
            </w:r>
          </w:p>
          <w:p w14:paraId="4729DE9A" w14:textId="77777777" w:rsidR="00A26E6F" w:rsidRDefault="00A26E6F" w:rsidP="00345E79">
            <w:pPr>
              <w:rPr>
                <w:rFonts w:eastAsia="Times New Roman"/>
                <w:sz w:val="20"/>
                <w:szCs w:val="20"/>
                <w:lang w:val="en-US"/>
              </w:rPr>
            </w:pPr>
            <w:r>
              <w:rPr>
                <w:rFonts w:eastAsia="Times New Roman"/>
                <w:sz w:val="20"/>
                <w:szCs w:val="20"/>
                <w:lang w:val="en-US"/>
              </w:rPr>
              <w:t>132 (11.2)</w:t>
            </w:r>
          </w:p>
          <w:p w14:paraId="2C4D9908" w14:textId="77777777" w:rsidR="00A26E6F" w:rsidRDefault="00A26E6F" w:rsidP="00345E79">
            <w:pPr>
              <w:rPr>
                <w:rFonts w:eastAsia="Times New Roman"/>
                <w:sz w:val="20"/>
                <w:szCs w:val="20"/>
                <w:lang w:val="en-US"/>
              </w:rPr>
            </w:pPr>
            <w:r>
              <w:rPr>
                <w:rFonts w:eastAsia="Times New Roman"/>
                <w:sz w:val="20"/>
                <w:szCs w:val="20"/>
                <w:lang w:val="en-US"/>
              </w:rPr>
              <w:t>55 (4.7)</w:t>
            </w:r>
          </w:p>
          <w:p w14:paraId="37F48EA4" w14:textId="77777777" w:rsidR="00A26E6F" w:rsidRDefault="00A26E6F" w:rsidP="00345E79">
            <w:pPr>
              <w:rPr>
                <w:rFonts w:eastAsia="Times New Roman"/>
                <w:sz w:val="20"/>
                <w:szCs w:val="20"/>
                <w:lang w:val="en-US"/>
              </w:rPr>
            </w:pPr>
            <w:r>
              <w:rPr>
                <w:rFonts w:eastAsia="Times New Roman"/>
                <w:sz w:val="20"/>
                <w:szCs w:val="20"/>
                <w:lang w:val="en-US"/>
              </w:rPr>
              <w:t>29 (2.5)</w:t>
            </w:r>
          </w:p>
          <w:p w14:paraId="3C10EF0A" w14:textId="77777777" w:rsidR="00A26E6F" w:rsidRDefault="00A26E6F" w:rsidP="00345E79">
            <w:pPr>
              <w:rPr>
                <w:rFonts w:eastAsia="Times New Roman"/>
                <w:sz w:val="20"/>
                <w:szCs w:val="20"/>
                <w:lang w:val="en-US"/>
              </w:rPr>
            </w:pPr>
            <w:r>
              <w:rPr>
                <w:rFonts w:eastAsia="Times New Roman"/>
                <w:sz w:val="20"/>
                <w:szCs w:val="20"/>
                <w:lang w:val="en-US"/>
              </w:rPr>
              <w:t>1 (0.1)</w:t>
            </w:r>
          </w:p>
          <w:p w14:paraId="70AF14B8" w14:textId="77777777" w:rsidR="00A26E6F" w:rsidRDefault="00A26E6F" w:rsidP="00345E79">
            <w:pPr>
              <w:rPr>
                <w:rFonts w:eastAsia="Times New Roman"/>
                <w:sz w:val="20"/>
                <w:szCs w:val="20"/>
                <w:lang w:val="en-US"/>
              </w:rPr>
            </w:pPr>
            <w:r>
              <w:rPr>
                <w:rFonts w:eastAsia="Times New Roman"/>
                <w:sz w:val="20"/>
                <w:szCs w:val="20"/>
                <w:lang w:val="en-US"/>
              </w:rPr>
              <w:t>0 (0.0)</w:t>
            </w:r>
          </w:p>
          <w:p w14:paraId="07BAB8A1" w14:textId="77777777" w:rsidR="00A26E6F" w:rsidRDefault="00A26E6F" w:rsidP="00345E79">
            <w:pPr>
              <w:rPr>
                <w:rFonts w:eastAsia="Times New Roman"/>
                <w:sz w:val="20"/>
                <w:szCs w:val="20"/>
                <w:lang w:val="en-US"/>
              </w:rPr>
            </w:pPr>
            <w:r>
              <w:rPr>
                <w:rFonts w:eastAsia="Times New Roman"/>
                <w:sz w:val="20"/>
                <w:szCs w:val="20"/>
                <w:lang w:val="en-US"/>
              </w:rPr>
              <w:t>2 (0.2)</w:t>
            </w:r>
          </w:p>
          <w:p w14:paraId="2149AD9D" w14:textId="77777777" w:rsidR="00A26E6F" w:rsidRDefault="00A26E6F" w:rsidP="00345E79">
            <w:pPr>
              <w:rPr>
                <w:rFonts w:eastAsia="Times New Roman"/>
                <w:sz w:val="20"/>
                <w:szCs w:val="20"/>
                <w:lang w:val="en-US"/>
              </w:rPr>
            </w:pPr>
            <w:r>
              <w:rPr>
                <w:rFonts w:eastAsia="Times New Roman"/>
                <w:sz w:val="20"/>
                <w:szCs w:val="20"/>
                <w:lang w:val="en-US"/>
              </w:rPr>
              <w:t>177 (15.0)</w:t>
            </w:r>
          </w:p>
          <w:p w14:paraId="2296318F" w14:textId="77777777" w:rsidR="00A26E6F" w:rsidRDefault="00A26E6F" w:rsidP="00345E79">
            <w:pPr>
              <w:rPr>
                <w:rFonts w:eastAsia="Times New Roman"/>
                <w:sz w:val="20"/>
                <w:szCs w:val="20"/>
                <w:lang w:val="en-US"/>
              </w:rPr>
            </w:pPr>
            <w:r>
              <w:rPr>
                <w:rFonts w:eastAsia="Times New Roman"/>
                <w:sz w:val="20"/>
                <w:szCs w:val="20"/>
                <w:lang w:val="en-US"/>
              </w:rPr>
              <w:t>92 (8.1)</w:t>
            </w:r>
          </w:p>
          <w:p w14:paraId="76F80666" w14:textId="77777777" w:rsidR="00A26E6F" w:rsidRDefault="00A26E6F" w:rsidP="00345E79">
            <w:pPr>
              <w:rPr>
                <w:rFonts w:eastAsia="Times New Roman"/>
                <w:sz w:val="20"/>
                <w:szCs w:val="20"/>
                <w:lang w:val="en-US"/>
              </w:rPr>
            </w:pPr>
            <w:r>
              <w:rPr>
                <w:rFonts w:eastAsia="Times New Roman"/>
                <w:sz w:val="20"/>
                <w:szCs w:val="20"/>
                <w:lang w:val="en-US"/>
              </w:rPr>
              <w:t>50 (4.2)</w:t>
            </w:r>
          </w:p>
          <w:p w14:paraId="241A73E3" w14:textId="77777777" w:rsidR="00A26E6F" w:rsidRDefault="00A26E6F" w:rsidP="00345E79">
            <w:pPr>
              <w:rPr>
                <w:rFonts w:eastAsia="Times New Roman"/>
                <w:sz w:val="20"/>
                <w:szCs w:val="20"/>
                <w:lang w:val="en-US"/>
              </w:rPr>
            </w:pPr>
            <w:r>
              <w:rPr>
                <w:rFonts w:eastAsia="Times New Roman"/>
                <w:sz w:val="20"/>
                <w:szCs w:val="20"/>
                <w:lang w:val="en-US"/>
              </w:rPr>
              <w:t>95 (8.1)</w:t>
            </w:r>
          </w:p>
          <w:p w14:paraId="25DC969F" w14:textId="77777777" w:rsidR="00A26E6F" w:rsidRDefault="00A26E6F" w:rsidP="00345E79">
            <w:pPr>
              <w:rPr>
                <w:rFonts w:eastAsia="Times New Roman"/>
                <w:sz w:val="20"/>
                <w:szCs w:val="20"/>
                <w:lang w:val="en-US"/>
              </w:rPr>
            </w:pPr>
            <w:r>
              <w:rPr>
                <w:rFonts w:eastAsia="Times New Roman"/>
                <w:sz w:val="20"/>
                <w:szCs w:val="20"/>
                <w:lang w:val="en-US"/>
              </w:rPr>
              <w:t>25 (2.1)</w:t>
            </w:r>
          </w:p>
          <w:p w14:paraId="1A8B0C5C" w14:textId="77777777" w:rsidR="00A26E6F" w:rsidRDefault="00A26E6F" w:rsidP="00345E79">
            <w:pPr>
              <w:rPr>
                <w:rFonts w:eastAsia="Times New Roman"/>
                <w:sz w:val="20"/>
                <w:szCs w:val="20"/>
                <w:lang w:val="en-US"/>
              </w:rPr>
            </w:pPr>
            <w:r>
              <w:rPr>
                <w:rFonts w:eastAsia="Times New Roman"/>
                <w:sz w:val="20"/>
                <w:szCs w:val="20"/>
                <w:lang w:val="en-US"/>
              </w:rPr>
              <w:t>2 (0.2)</w:t>
            </w:r>
          </w:p>
          <w:p w14:paraId="6365DA8B" w14:textId="77777777" w:rsidR="00A26E6F" w:rsidRDefault="00A26E6F" w:rsidP="00345E79">
            <w:pPr>
              <w:rPr>
                <w:rFonts w:eastAsia="Times New Roman"/>
                <w:sz w:val="20"/>
                <w:szCs w:val="20"/>
                <w:lang w:val="en-US"/>
              </w:rPr>
            </w:pPr>
            <w:r>
              <w:rPr>
                <w:rFonts w:eastAsia="Times New Roman"/>
                <w:sz w:val="20"/>
                <w:szCs w:val="20"/>
                <w:lang w:val="en-US"/>
              </w:rPr>
              <w:t>2 (0.2)</w:t>
            </w:r>
            <w:r>
              <w:rPr>
                <w:rFonts w:eastAsia="Times New Roman"/>
                <w:sz w:val="20"/>
                <w:szCs w:val="20"/>
                <w:lang w:val="en-US"/>
              </w:rPr>
              <w:br/>
              <w:t>9 (0.8)</w:t>
            </w:r>
          </w:p>
          <w:p w14:paraId="557DFE61" w14:textId="77777777" w:rsidR="00A26E6F" w:rsidRDefault="00A26E6F" w:rsidP="00345E79">
            <w:pPr>
              <w:rPr>
                <w:rFonts w:eastAsia="Times New Roman"/>
                <w:sz w:val="20"/>
                <w:szCs w:val="20"/>
                <w:lang w:val="en-US"/>
              </w:rPr>
            </w:pPr>
            <w:r>
              <w:rPr>
                <w:rFonts w:eastAsia="Times New Roman"/>
                <w:sz w:val="20"/>
                <w:szCs w:val="20"/>
                <w:lang w:val="en-US"/>
              </w:rPr>
              <w:t>49 (4.2)</w:t>
            </w:r>
          </w:p>
          <w:p w14:paraId="5D94C10E" w14:textId="77777777" w:rsidR="00A26E6F" w:rsidRDefault="00A26E6F" w:rsidP="00345E79">
            <w:pPr>
              <w:rPr>
                <w:rFonts w:eastAsia="Times New Roman"/>
                <w:sz w:val="20"/>
                <w:szCs w:val="20"/>
                <w:lang w:val="en-US"/>
              </w:rPr>
            </w:pPr>
            <w:r>
              <w:rPr>
                <w:rFonts w:eastAsia="Times New Roman"/>
                <w:sz w:val="20"/>
                <w:szCs w:val="20"/>
                <w:lang w:val="en-US"/>
              </w:rPr>
              <w:t>5 (0.4)</w:t>
            </w:r>
          </w:p>
          <w:p w14:paraId="2EBF0C8E" w14:textId="77777777" w:rsidR="00A26E6F" w:rsidRPr="0067199C" w:rsidRDefault="00A26E6F" w:rsidP="00345E79">
            <w:pPr>
              <w:rPr>
                <w:rFonts w:eastAsia="Times New Roman"/>
                <w:sz w:val="20"/>
                <w:szCs w:val="20"/>
                <w:lang w:val="en-US"/>
              </w:rPr>
            </w:pPr>
            <w:r>
              <w:rPr>
                <w:rFonts w:eastAsia="Times New Roman"/>
                <w:sz w:val="20"/>
                <w:szCs w:val="20"/>
                <w:lang w:val="en-US"/>
              </w:rPr>
              <w:t>57 (4.8)</w:t>
            </w:r>
          </w:p>
        </w:tc>
        <w:tc>
          <w:tcPr>
            <w:tcW w:w="1842" w:type="dxa"/>
            <w:shd w:val="clear" w:color="auto" w:fill="FFFFFF"/>
          </w:tcPr>
          <w:p w14:paraId="72516E96" w14:textId="77777777" w:rsidR="00A26E6F" w:rsidRDefault="00A26E6F" w:rsidP="00345E79">
            <w:pPr>
              <w:rPr>
                <w:rFonts w:eastAsia="Times New Roman"/>
                <w:sz w:val="20"/>
                <w:szCs w:val="20"/>
                <w:lang w:val="en-US"/>
              </w:rPr>
            </w:pPr>
          </w:p>
          <w:p w14:paraId="390C69E0" w14:textId="77777777" w:rsidR="00A26E6F" w:rsidRDefault="00A26E6F" w:rsidP="00345E79">
            <w:pPr>
              <w:rPr>
                <w:rFonts w:eastAsia="Times New Roman"/>
                <w:sz w:val="20"/>
                <w:szCs w:val="20"/>
                <w:lang w:val="en-US"/>
              </w:rPr>
            </w:pPr>
            <w:r>
              <w:rPr>
                <w:rFonts w:eastAsia="Times New Roman"/>
                <w:sz w:val="20"/>
                <w:szCs w:val="20"/>
                <w:lang w:val="en-US"/>
              </w:rPr>
              <w:t>9200 (44.2)</w:t>
            </w:r>
          </w:p>
          <w:p w14:paraId="2C469A1B" w14:textId="77777777" w:rsidR="00A26E6F" w:rsidRDefault="00A26E6F" w:rsidP="00345E79">
            <w:pPr>
              <w:rPr>
                <w:rFonts w:eastAsia="Times New Roman"/>
                <w:sz w:val="20"/>
                <w:szCs w:val="20"/>
                <w:lang w:val="en-US"/>
              </w:rPr>
            </w:pPr>
            <w:r>
              <w:rPr>
                <w:rFonts w:eastAsia="Times New Roman"/>
                <w:sz w:val="20"/>
                <w:szCs w:val="20"/>
                <w:lang w:val="en-US"/>
              </w:rPr>
              <w:t>1184 (5.7)</w:t>
            </w:r>
          </w:p>
          <w:p w14:paraId="2B92CE95" w14:textId="77777777" w:rsidR="00A26E6F" w:rsidRDefault="00A26E6F" w:rsidP="00345E79">
            <w:pPr>
              <w:rPr>
                <w:rFonts w:eastAsia="Times New Roman"/>
                <w:sz w:val="20"/>
                <w:szCs w:val="20"/>
                <w:lang w:val="en-US"/>
              </w:rPr>
            </w:pPr>
            <w:r>
              <w:rPr>
                <w:rFonts w:eastAsia="Times New Roman"/>
                <w:sz w:val="20"/>
                <w:szCs w:val="20"/>
                <w:lang w:val="en-US"/>
              </w:rPr>
              <w:t>2683 (12.9)</w:t>
            </w:r>
          </w:p>
          <w:p w14:paraId="3A0BFCA0" w14:textId="77777777" w:rsidR="00A26E6F" w:rsidRDefault="00A26E6F" w:rsidP="00345E79">
            <w:pPr>
              <w:rPr>
                <w:rFonts w:eastAsia="Times New Roman"/>
                <w:sz w:val="20"/>
                <w:szCs w:val="20"/>
                <w:lang w:val="en-US"/>
              </w:rPr>
            </w:pPr>
            <w:r>
              <w:rPr>
                <w:rFonts w:eastAsia="Times New Roman"/>
                <w:sz w:val="20"/>
                <w:szCs w:val="20"/>
                <w:lang w:val="en-US"/>
              </w:rPr>
              <w:t>773 (3.7)</w:t>
            </w:r>
          </w:p>
          <w:p w14:paraId="78E75F70" w14:textId="77777777" w:rsidR="00A26E6F" w:rsidRDefault="00A26E6F" w:rsidP="00345E79">
            <w:pPr>
              <w:rPr>
                <w:rFonts w:eastAsia="Times New Roman"/>
                <w:sz w:val="20"/>
                <w:szCs w:val="20"/>
                <w:lang w:val="en-US"/>
              </w:rPr>
            </w:pPr>
            <w:r>
              <w:rPr>
                <w:rFonts w:eastAsia="Times New Roman"/>
                <w:sz w:val="20"/>
                <w:szCs w:val="20"/>
                <w:lang w:val="en-US"/>
              </w:rPr>
              <w:t>559 (2.7)</w:t>
            </w:r>
          </w:p>
          <w:p w14:paraId="5F45394E" w14:textId="77777777" w:rsidR="00A26E6F" w:rsidRDefault="00A26E6F" w:rsidP="00345E79">
            <w:pPr>
              <w:rPr>
                <w:rFonts w:eastAsia="Times New Roman"/>
                <w:sz w:val="20"/>
                <w:szCs w:val="20"/>
                <w:lang w:val="en-US"/>
              </w:rPr>
            </w:pPr>
            <w:r>
              <w:rPr>
                <w:rFonts w:eastAsia="Times New Roman"/>
                <w:sz w:val="20"/>
                <w:szCs w:val="20"/>
                <w:lang w:val="en-US"/>
              </w:rPr>
              <w:t>18 (0.1)</w:t>
            </w:r>
          </w:p>
          <w:p w14:paraId="7DB45BA5" w14:textId="77777777" w:rsidR="00A26E6F" w:rsidRDefault="00A26E6F" w:rsidP="00345E79">
            <w:pPr>
              <w:rPr>
                <w:rFonts w:eastAsia="Times New Roman"/>
                <w:sz w:val="20"/>
                <w:szCs w:val="20"/>
                <w:lang w:val="en-US"/>
              </w:rPr>
            </w:pPr>
            <w:r>
              <w:rPr>
                <w:rFonts w:eastAsia="Times New Roman"/>
                <w:sz w:val="20"/>
                <w:szCs w:val="20"/>
                <w:lang w:val="en-US"/>
              </w:rPr>
              <w:t>12 (0.1)</w:t>
            </w:r>
          </w:p>
          <w:p w14:paraId="0B2CC1E1" w14:textId="77777777" w:rsidR="00A26E6F" w:rsidRDefault="00A26E6F" w:rsidP="00345E79">
            <w:pPr>
              <w:rPr>
                <w:rFonts w:eastAsia="Times New Roman"/>
                <w:sz w:val="20"/>
                <w:szCs w:val="20"/>
                <w:lang w:val="en-US"/>
              </w:rPr>
            </w:pPr>
            <w:r>
              <w:rPr>
                <w:rFonts w:eastAsia="Times New Roman"/>
                <w:sz w:val="20"/>
                <w:szCs w:val="20"/>
                <w:lang w:val="en-US"/>
              </w:rPr>
              <w:t>21 (0.1)</w:t>
            </w:r>
          </w:p>
          <w:p w14:paraId="4F168ECF" w14:textId="77777777" w:rsidR="00A26E6F" w:rsidRDefault="00A26E6F" w:rsidP="00345E79">
            <w:pPr>
              <w:rPr>
                <w:rFonts w:eastAsia="Times New Roman"/>
                <w:sz w:val="20"/>
                <w:szCs w:val="20"/>
                <w:lang w:val="en-US"/>
              </w:rPr>
            </w:pPr>
            <w:r>
              <w:rPr>
                <w:rFonts w:eastAsia="Times New Roman"/>
                <w:sz w:val="20"/>
                <w:szCs w:val="20"/>
                <w:lang w:val="en-US"/>
              </w:rPr>
              <w:t>2696 (12.9)</w:t>
            </w:r>
          </w:p>
          <w:p w14:paraId="2F716C46" w14:textId="77777777" w:rsidR="00A26E6F" w:rsidRDefault="00A26E6F" w:rsidP="00345E79">
            <w:pPr>
              <w:rPr>
                <w:rFonts w:eastAsia="Times New Roman"/>
                <w:sz w:val="20"/>
                <w:szCs w:val="20"/>
                <w:lang w:val="en-US"/>
              </w:rPr>
            </w:pPr>
            <w:r>
              <w:rPr>
                <w:rFonts w:eastAsia="Times New Roman"/>
                <w:sz w:val="20"/>
                <w:szCs w:val="20"/>
                <w:lang w:val="en-US"/>
              </w:rPr>
              <w:t>1069 (5.1)</w:t>
            </w:r>
          </w:p>
          <w:p w14:paraId="2D538170" w14:textId="77777777" w:rsidR="00A26E6F" w:rsidRDefault="00A26E6F" w:rsidP="00345E79">
            <w:pPr>
              <w:rPr>
                <w:rFonts w:eastAsia="Times New Roman"/>
                <w:sz w:val="20"/>
                <w:szCs w:val="20"/>
                <w:lang w:val="en-US"/>
              </w:rPr>
            </w:pPr>
            <w:r>
              <w:rPr>
                <w:rFonts w:eastAsia="Times New Roman"/>
                <w:sz w:val="20"/>
                <w:szCs w:val="20"/>
                <w:lang w:val="en-US"/>
              </w:rPr>
              <w:t>548 (2.6)</w:t>
            </w:r>
          </w:p>
          <w:p w14:paraId="77996E84" w14:textId="77777777" w:rsidR="00A26E6F" w:rsidRDefault="00A26E6F" w:rsidP="00345E79">
            <w:pPr>
              <w:rPr>
                <w:rFonts w:eastAsia="Times New Roman"/>
                <w:sz w:val="20"/>
                <w:szCs w:val="20"/>
                <w:lang w:val="en-US"/>
              </w:rPr>
            </w:pPr>
            <w:r>
              <w:rPr>
                <w:rFonts w:eastAsia="Times New Roman"/>
                <w:sz w:val="20"/>
                <w:szCs w:val="20"/>
                <w:lang w:val="en-US"/>
              </w:rPr>
              <w:t>975 (4.7)</w:t>
            </w:r>
          </w:p>
          <w:p w14:paraId="5431AD12" w14:textId="77777777" w:rsidR="00A26E6F" w:rsidRDefault="00A26E6F" w:rsidP="00345E79">
            <w:pPr>
              <w:rPr>
                <w:rFonts w:eastAsia="Times New Roman"/>
                <w:sz w:val="20"/>
                <w:szCs w:val="20"/>
                <w:lang w:val="en-US"/>
              </w:rPr>
            </w:pPr>
            <w:r>
              <w:rPr>
                <w:rFonts w:eastAsia="Times New Roman"/>
                <w:sz w:val="20"/>
                <w:szCs w:val="20"/>
                <w:lang w:val="en-US"/>
              </w:rPr>
              <w:t>265 (1.3)</w:t>
            </w:r>
          </w:p>
          <w:p w14:paraId="10C973C4" w14:textId="77777777" w:rsidR="00A26E6F" w:rsidRDefault="00A26E6F" w:rsidP="00345E79">
            <w:pPr>
              <w:rPr>
                <w:rFonts w:eastAsia="Times New Roman"/>
                <w:sz w:val="20"/>
                <w:szCs w:val="20"/>
                <w:lang w:val="en-US"/>
              </w:rPr>
            </w:pPr>
            <w:r>
              <w:rPr>
                <w:rFonts w:eastAsia="Times New Roman"/>
                <w:sz w:val="20"/>
                <w:szCs w:val="20"/>
                <w:lang w:val="en-US"/>
              </w:rPr>
              <w:t>18 (0.1)</w:t>
            </w:r>
          </w:p>
          <w:p w14:paraId="1B6AF315" w14:textId="77777777" w:rsidR="00A26E6F" w:rsidRDefault="00A26E6F" w:rsidP="00345E79">
            <w:pPr>
              <w:rPr>
                <w:rFonts w:eastAsia="Times New Roman"/>
                <w:sz w:val="20"/>
                <w:szCs w:val="20"/>
                <w:lang w:val="en-US"/>
              </w:rPr>
            </w:pPr>
            <w:r>
              <w:rPr>
                <w:rFonts w:eastAsia="Times New Roman"/>
                <w:sz w:val="20"/>
                <w:szCs w:val="20"/>
                <w:lang w:val="en-US"/>
              </w:rPr>
              <w:t>19 (0.1)</w:t>
            </w:r>
          </w:p>
          <w:p w14:paraId="70FC2E0A" w14:textId="77777777" w:rsidR="00A26E6F" w:rsidRDefault="00A26E6F" w:rsidP="00345E79">
            <w:pPr>
              <w:rPr>
                <w:rFonts w:eastAsia="Times New Roman"/>
                <w:sz w:val="20"/>
                <w:szCs w:val="20"/>
                <w:lang w:val="en-US"/>
              </w:rPr>
            </w:pPr>
            <w:r>
              <w:rPr>
                <w:rFonts w:eastAsia="Times New Roman"/>
                <w:sz w:val="20"/>
                <w:szCs w:val="20"/>
                <w:lang w:val="en-US"/>
              </w:rPr>
              <w:t>87 (0.4)</w:t>
            </w:r>
          </w:p>
          <w:p w14:paraId="157F256E" w14:textId="77777777" w:rsidR="00A26E6F" w:rsidRDefault="00A26E6F" w:rsidP="00345E79">
            <w:pPr>
              <w:rPr>
                <w:rFonts w:eastAsia="Times New Roman"/>
                <w:sz w:val="20"/>
                <w:szCs w:val="20"/>
                <w:lang w:val="en-US"/>
              </w:rPr>
            </w:pPr>
            <w:r>
              <w:rPr>
                <w:rFonts w:eastAsia="Times New Roman"/>
                <w:sz w:val="20"/>
                <w:szCs w:val="20"/>
                <w:lang w:val="en-US"/>
              </w:rPr>
              <w:t>331 (1.6)</w:t>
            </w:r>
          </w:p>
          <w:p w14:paraId="49CBA0BC" w14:textId="77777777" w:rsidR="00A26E6F" w:rsidRDefault="00A26E6F" w:rsidP="00345E79">
            <w:pPr>
              <w:rPr>
                <w:rFonts w:eastAsia="Times New Roman"/>
                <w:sz w:val="20"/>
                <w:szCs w:val="20"/>
                <w:lang w:val="en-US"/>
              </w:rPr>
            </w:pPr>
            <w:r>
              <w:rPr>
                <w:rFonts w:eastAsia="Times New Roman"/>
                <w:sz w:val="20"/>
                <w:szCs w:val="20"/>
                <w:lang w:val="en-US"/>
              </w:rPr>
              <w:t>15 (0.1)</w:t>
            </w:r>
          </w:p>
          <w:p w14:paraId="23E239D8" w14:textId="77777777" w:rsidR="00A26E6F" w:rsidRPr="0067199C" w:rsidRDefault="00A26E6F" w:rsidP="00345E79">
            <w:pPr>
              <w:rPr>
                <w:rFonts w:eastAsia="Times New Roman"/>
                <w:sz w:val="20"/>
                <w:szCs w:val="20"/>
                <w:lang w:val="en-US"/>
              </w:rPr>
            </w:pPr>
            <w:r>
              <w:rPr>
                <w:rFonts w:eastAsia="Times New Roman"/>
                <w:sz w:val="20"/>
                <w:szCs w:val="20"/>
                <w:lang w:val="en-US"/>
              </w:rPr>
              <w:t>364 (1.7)</w:t>
            </w:r>
          </w:p>
        </w:tc>
      </w:tr>
      <w:tr w:rsidR="00A26E6F" w:rsidRPr="0067199C" w14:paraId="09D92CE9" w14:textId="77777777" w:rsidTr="00345E79">
        <w:trPr>
          <w:tblCellSpacing w:w="0" w:type="dxa"/>
        </w:trPr>
        <w:tc>
          <w:tcPr>
            <w:tcW w:w="6064" w:type="dxa"/>
            <w:shd w:val="clear" w:color="auto" w:fill="FFFFFF"/>
          </w:tcPr>
          <w:p w14:paraId="66001E99" w14:textId="77777777" w:rsidR="00A26E6F" w:rsidRPr="00E55BD4" w:rsidRDefault="00A26E6F" w:rsidP="00345E79">
            <w:pPr>
              <w:rPr>
                <w:rFonts w:eastAsia="Times New Roman"/>
                <w:color w:val="000000"/>
                <w:sz w:val="20"/>
                <w:szCs w:val="20"/>
                <w:u w:val="single"/>
                <w:lang w:val="en-US"/>
              </w:rPr>
            </w:pPr>
            <w:r>
              <w:rPr>
                <w:rFonts w:eastAsia="Times New Roman"/>
                <w:color w:val="000000"/>
                <w:sz w:val="20"/>
                <w:szCs w:val="20"/>
                <w:u w:val="single"/>
                <w:lang w:val="en-US"/>
              </w:rPr>
              <w:t>Cholesterol-lowering</w:t>
            </w:r>
            <w:r w:rsidRPr="00E55BD4">
              <w:rPr>
                <w:rFonts w:eastAsia="Times New Roman"/>
                <w:color w:val="000000"/>
                <w:sz w:val="20"/>
                <w:szCs w:val="20"/>
                <w:u w:val="single"/>
                <w:lang w:val="en-US"/>
              </w:rPr>
              <w:t xml:space="preserve"> drugs</w:t>
            </w:r>
          </w:p>
          <w:p w14:paraId="2DA2B79D" w14:textId="717663C2" w:rsidR="00A26E6F" w:rsidRPr="0067199C" w:rsidRDefault="00DD178F" w:rsidP="00DD178F">
            <w:pPr>
              <w:ind w:left="720"/>
              <w:rPr>
                <w:rFonts w:eastAsia="Times New Roman"/>
                <w:color w:val="000000"/>
                <w:sz w:val="20"/>
                <w:szCs w:val="20"/>
                <w:lang w:val="en-US"/>
              </w:rPr>
            </w:pPr>
            <w:r>
              <w:rPr>
                <w:rFonts w:eastAsia="Times New Roman"/>
                <w:color w:val="000000"/>
                <w:sz w:val="20"/>
                <w:szCs w:val="20"/>
                <w:lang w:val="en-US"/>
              </w:rPr>
              <w:t>n</w:t>
            </w:r>
            <w:r w:rsidR="00A26E6F" w:rsidRPr="0067199C">
              <w:rPr>
                <w:rFonts w:eastAsia="Times New Roman"/>
                <w:color w:val="000000"/>
                <w:sz w:val="20"/>
                <w:szCs w:val="20"/>
                <w:lang w:val="en-US"/>
              </w:rPr>
              <w:t>one</w:t>
            </w:r>
          </w:p>
          <w:p w14:paraId="566AC851" w14:textId="77777777" w:rsidR="00A26E6F" w:rsidRPr="0067199C" w:rsidRDefault="00A26E6F" w:rsidP="00345E79">
            <w:pPr>
              <w:ind w:left="720"/>
              <w:rPr>
                <w:rFonts w:eastAsia="Times New Roman"/>
                <w:color w:val="000000"/>
                <w:sz w:val="20"/>
                <w:szCs w:val="20"/>
                <w:lang w:val="en-US"/>
              </w:rPr>
            </w:pPr>
            <w:r>
              <w:rPr>
                <w:rFonts w:eastAsia="Times New Roman"/>
                <w:color w:val="000000"/>
                <w:sz w:val="20"/>
                <w:szCs w:val="20"/>
                <w:lang w:val="en-US"/>
              </w:rPr>
              <w:t>s</w:t>
            </w:r>
            <w:r w:rsidRPr="0067199C">
              <w:rPr>
                <w:rFonts w:eastAsia="Times New Roman"/>
                <w:color w:val="000000"/>
                <w:sz w:val="20"/>
                <w:szCs w:val="20"/>
                <w:lang w:val="en-US"/>
              </w:rPr>
              <w:t>tatins</w:t>
            </w:r>
          </w:p>
          <w:p w14:paraId="5993B3CD" w14:textId="77777777" w:rsidR="00A26E6F" w:rsidRPr="0067199C" w:rsidRDefault="00A26E6F" w:rsidP="00345E79">
            <w:pPr>
              <w:ind w:left="720"/>
              <w:rPr>
                <w:rFonts w:eastAsia="Times New Roman"/>
                <w:color w:val="000000"/>
                <w:sz w:val="20"/>
                <w:szCs w:val="20"/>
                <w:lang w:val="en-US"/>
              </w:rPr>
            </w:pPr>
            <w:r w:rsidRPr="0067199C">
              <w:rPr>
                <w:rFonts w:eastAsia="Times New Roman"/>
                <w:color w:val="000000"/>
                <w:sz w:val="20"/>
                <w:szCs w:val="20"/>
                <w:lang w:val="en-US"/>
              </w:rPr>
              <w:t xml:space="preserve">other </w:t>
            </w:r>
            <w:proofErr w:type="spellStart"/>
            <w:r w:rsidRPr="0067199C">
              <w:rPr>
                <w:rFonts w:eastAsia="Times New Roman"/>
                <w:color w:val="000000"/>
                <w:sz w:val="20"/>
                <w:szCs w:val="20"/>
                <w:lang w:val="en-US"/>
              </w:rPr>
              <w:t>antilipids</w:t>
            </w:r>
            <w:proofErr w:type="spellEnd"/>
          </w:p>
          <w:p w14:paraId="12659A4A" w14:textId="77777777" w:rsidR="00A26E6F" w:rsidRPr="0067199C" w:rsidRDefault="00A26E6F" w:rsidP="00345E79">
            <w:pPr>
              <w:ind w:left="720"/>
              <w:rPr>
                <w:rFonts w:eastAsia="Times New Roman"/>
                <w:color w:val="000000"/>
                <w:sz w:val="20"/>
                <w:szCs w:val="20"/>
                <w:lang w:val="en-US"/>
              </w:rPr>
            </w:pPr>
            <w:r w:rsidRPr="0067199C">
              <w:rPr>
                <w:rFonts w:eastAsia="Times New Roman"/>
                <w:color w:val="000000"/>
                <w:sz w:val="20"/>
                <w:szCs w:val="20"/>
                <w:lang w:val="en-US"/>
              </w:rPr>
              <w:lastRenderedPageBreak/>
              <w:t xml:space="preserve">Statins +other </w:t>
            </w:r>
            <w:proofErr w:type="spellStart"/>
            <w:r w:rsidRPr="0067199C">
              <w:rPr>
                <w:rFonts w:eastAsia="Times New Roman"/>
                <w:color w:val="000000"/>
                <w:sz w:val="20"/>
                <w:szCs w:val="20"/>
                <w:lang w:val="en-US"/>
              </w:rPr>
              <w:t>antilipids</w:t>
            </w:r>
            <w:proofErr w:type="spellEnd"/>
          </w:p>
        </w:tc>
        <w:tc>
          <w:tcPr>
            <w:tcW w:w="1741" w:type="dxa"/>
            <w:shd w:val="clear" w:color="auto" w:fill="FFFFFF"/>
          </w:tcPr>
          <w:p w14:paraId="5EDCC20D" w14:textId="77777777" w:rsidR="00A26E6F" w:rsidRDefault="00A26E6F" w:rsidP="00345E79">
            <w:pPr>
              <w:rPr>
                <w:rFonts w:eastAsia="Times New Roman"/>
                <w:sz w:val="20"/>
                <w:szCs w:val="20"/>
                <w:lang w:val="en-US"/>
              </w:rPr>
            </w:pPr>
          </w:p>
          <w:p w14:paraId="560D5D44" w14:textId="77777777" w:rsidR="00A26E6F" w:rsidRDefault="00A26E6F" w:rsidP="00345E79">
            <w:pPr>
              <w:rPr>
                <w:rFonts w:eastAsia="Times New Roman"/>
                <w:sz w:val="20"/>
                <w:szCs w:val="20"/>
                <w:lang w:val="en-US"/>
              </w:rPr>
            </w:pPr>
            <w:r>
              <w:rPr>
                <w:rFonts w:eastAsia="Times New Roman"/>
                <w:sz w:val="20"/>
                <w:szCs w:val="20"/>
                <w:lang w:val="en-US"/>
              </w:rPr>
              <w:t>708 (60.0)</w:t>
            </w:r>
          </w:p>
          <w:p w14:paraId="59BFCCCC" w14:textId="77777777" w:rsidR="00A26E6F" w:rsidRDefault="00A26E6F" w:rsidP="00345E79">
            <w:pPr>
              <w:rPr>
                <w:rFonts w:eastAsia="Times New Roman"/>
                <w:sz w:val="20"/>
                <w:szCs w:val="20"/>
                <w:lang w:val="en-US"/>
              </w:rPr>
            </w:pPr>
            <w:r>
              <w:rPr>
                <w:rFonts w:eastAsia="Times New Roman"/>
                <w:sz w:val="20"/>
                <w:szCs w:val="20"/>
                <w:lang w:val="en-US"/>
              </w:rPr>
              <w:t>457 (38.7)</w:t>
            </w:r>
          </w:p>
          <w:p w14:paraId="2E2098CF" w14:textId="77777777" w:rsidR="00A26E6F" w:rsidRDefault="00A26E6F" w:rsidP="00345E79">
            <w:pPr>
              <w:rPr>
                <w:rFonts w:eastAsia="Times New Roman"/>
                <w:sz w:val="20"/>
                <w:szCs w:val="20"/>
                <w:lang w:val="en-US"/>
              </w:rPr>
            </w:pPr>
            <w:r>
              <w:rPr>
                <w:rFonts w:eastAsia="Times New Roman"/>
                <w:sz w:val="20"/>
                <w:szCs w:val="20"/>
                <w:lang w:val="en-US"/>
              </w:rPr>
              <w:t>7 (0.6)</w:t>
            </w:r>
          </w:p>
          <w:p w14:paraId="339309DA" w14:textId="77777777" w:rsidR="00A26E6F" w:rsidRPr="0067199C" w:rsidRDefault="00A26E6F" w:rsidP="00345E79">
            <w:pPr>
              <w:rPr>
                <w:rFonts w:eastAsia="Times New Roman"/>
                <w:sz w:val="20"/>
                <w:szCs w:val="20"/>
                <w:lang w:val="en-US"/>
              </w:rPr>
            </w:pPr>
            <w:r>
              <w:rPr>
                <w:rFonts w:eastAsia="Times New Roman"/>
                <w:sz w:val="20"/>
                <w:szCs w:val="20"/>
                <w:lang w:val="en-US"/>
              </w:rPr>
              <w:lastRenderedPageBreak/>
              <w:t>8 (0.7)</w:t>
            </w:r>
          </w:p>
        </w:tc>
        <w:tc>
          <w:tcPr>
            <w:tcW w:w="1842" w:type="dxa"/>
            <w:shd w:val="clear" w:color="auto" w:fill="FFFFFF"/>
          </w:tcPr>
          <w:p w14:paraId="2AEDC311" w14:textId="77777777" w:rsidR="00A26E6F" w:rsidRDefault="00A26E6F" w:rsidP="00345E79">
            <w:pPr>
              <w:rPr>
                <w:rFonts w:eastAsia="Times New Roman"/>
                <w:sz w:val="20"/>
                <w:szCs w:val="20"/>
                <w:lang w:val="en-US"/>
              </w:rPr>
            </w:pPr>
          </w:p>
          <w:p w14:paraId="7E6138F7" w14:textId="77777777" w:rsidR="00A26E6F" w:rsidRDefault="00A26E6F" w:rsidP="00345E79">
            <w:pPr>
              <w:rPr>
                <w:rFonts w:eastAsia="Times New Roman"/>
                <w:sz w:val="20"/>
                <w:szCs w:val="20"/>
                <w:lang w:val="en-US"/>
              </w:rPr>
            </w:pPr>
            <w:r>
              <w:rPr>
                <w:rFonts w:eastAsia="Times New Roman"/>
                <w:sz w:val="20"/>
                <w:szCs w:val="20"/>
                <w:lang w:val="en-US"/>
              </w:rPr>
              <w:t>14719 (70.6)</w:t>
            </w:r>
          </w:p>
          <w:p w14:paraId="72D35B1B" w14:textId="77777777" w:rsidR="00A26E6F" w:rsidRDefault="00A26E6F" w:rsidP="00345E79">
            <w:pPr>
              <w:rPr>
                <w:rFonts w:eastAsia="Times New Roman"/>
                <w:sz w:val="20"/>
                <w:szCs w:val="20"/>
                <w:lang w:val="en-US"/>
              </w:rPr>
            </w:pPr>
            <w:r>
              <w:rPr>
                <w:rFonts w:eastAsia="Times New Roman"/>
                <w:sz w:val="20"/>
                <w:szCs w:val="20"/>
                <w:lang w:val="en-US"/>
              </w:rPr>
              <w:t>5866 (28.2)</w:t>
            </w:r>
          </w:p>
          <w:p w14:paraId="315B12EB" w14:textId="77777777" w:rsidR="00A26E6F" w:rsidRDefault="00A26E6F" w:rsidP="00345E79">
            <w:pPr>
              <w:rPr>
                <w:rFonts w:eastAsia="Times New Roman"/>
                <w:sz w:val="20"/>
                <w:szCs w:val="20"/>
                <w:lang w:val="en-US"/>
              </w:rPr>
            </w:pPr>
            <w:r>
              <w:rPr>
                <w:rFonts w:eastAsia="Times New Roman"/>
                <w:sz w:val="20"/>
                <w:szCs w:val="20"/>
                <w:lang w:val="en-US"/>
              </w:rPr>
              <w:t>135 (0.6)</w:t>
            </w:r>
          </w:p>
          <w:p w14:paraId="0DF1A1CF" w14:textId="77777777" w:rsidR="00A26E6F" w:rsidRPr="0067199C" w:rsidRDefault="00A26E6F" w:rsidP="00345E79">
            <w:pPr>
              <w:rPr>
                <w:rFonts w:eastAsia="Times New Roman"/>
                <w:sz w:val="20"/>
                <w:szCs w:val="20"/>
                <w:lang w:val="en-US"/>
              </w:rPr>
            </w:pPr>
            <w:r>
              <w:rPr>
                <w:rFonts w:eastAsia="Times New Roman"/>
                <w:sz w:val="20"/>
                <w:szCs w:val="20"/>
                <w:lang w:val="en-US"/>
              </w:rPr>
              <w:lastRenderedPageBreak/>
              <w:t>117 (0.6)</w:t>
            </w:r>
          </w:p>
        </w:tc>
      </w:tr>
      <w:tr w:rsidR="00A26E6F" w:rsidRPr="0067199C" w14:paraId="4BDF4DD7" w14:textId="77777777" w:rsidTr="00345E79">
        <w:trPr>
          <w:tblCellSpacing w:w="0" w:type="dxa"/>
        </w:trPr>
        <w:tc>
          <w:tcPr>
            <w:tcW w:w="6064" w:type="dxa"/>
            <w:shd w:val="clear" w:color="auto" w:fill="FFFFFF"/>
          </w:tcPr>
          <w:p w14:paraId="6B9CAEA6" w14:textId="77777777" w:rsidR="00A26E6F" w:rsidRPr="00DD178F" w:rsidRDefault="00A26E6F" w:rsidP="00345E79">
            <w:pPr>
              <w:rPr>
                <w:rFonts w:eastAsia="Times New Roman"/>
                <w:color w:val="000000"/>
                <w:sz w:val="20"/>
                <w:szCs w:val="20"/>
                <w:u w:val="single"/>
                <w:lang w:val="en-US"/>
              </w:rPr>
            </w:pPr>
            <w:r w:rsidRPr="00DD178F">
              <w:rPr>
                <w:rFonts w:eastAsia="Times New Roman"/>
                <w:color w:val="000000"/>
                <w:sz w:val="20"/>
                <w:szCs w:val="20"/>
                <w:u w:val="single"/>
                <w:lang w:val="en-US"/>
              </w:rPr>
              <w:lastRenderedPageBreak/>
              <w:t>Systemic steroids</w:t>
            </w:r>
          </w:p>
        </w:tc>
        <w:tc>
          <w:tcPr>
            <w:tcW w:w="1741" w:type="dxa"/>
            <w:shd w:val="clear" w:color="auto" w:fill="FFFFFF"/>
          </w:tcPr>
          <w:p w14:paraId="74E5057F" w14:textId="77777777" w:rsidR="00A26E6F" w:rsidRPr="0067199C" w:rsidRDefault="00A26E6F" w:rsidP="00345E79">
            <w:pPr>
              <w:rPr>
                <w:rFonts w:eastAsia="Times New Roman"/>
                <w:sz w:val="20"/>
                <w:szCs w:val="20"/>
                <w:lang w:val="en-US"/>
              </w:rPr>
            </w:pPr>
            <w:r>
              <w:rPr>
                <w:rFonts w:eastAsia="Times New Roman"/>
                <w:sz w:val="20"/>
                <w:szCs w:val="20"/>
                <w:lang w:val="en-US"/>
              </w:rPr>
              <w:t>123 (10.4)</w:t>
            </w:r>
          </w:p>
        </w:tc>
        <w:tc>
          <w:tcPr>
            <w:tcW w:w="1842" w:type="dxa"/>
            <w:shd w:val="clear" w:color="auto" w:fill="FFFFFF"/>
          </w:tcPr>
          <w:p w14:paraId="1110C842" w14:textId="77777777" w:rsidR="00A26E6F" w:rsidRPr="0067199C" w:rsidRDefault="00A26E6F" w:rsidP="00345E79">
            <w:pPr>
              <w:rPr>
                <w:rFonts w:eastAsia="Times New Roman"/>
                <w:sz w:val="20"/>
                <w:szCs w:val="20"/>
                <w:lang w:val="en-US"/>
              </w:rPr>
            </w:pPr>
            <w:r>
              <w:rPr>
                <w:rFonts w:eastAsia="Times New Roman"/>
                <w:sz w:val="20"/>
                <w:szCs w:val="20"/>
                <w:lang w:val="en-US"/>
              </w:rPr>
              <w:t>1149 (5.5)</w:t>
            </w:r>
          </w:p>
        </w:tc>
      </w:tr>
      <w:tr w:rsidR="00A26E6F" w:rsidRPr="0067199C" w14:paraId="2E4D7013" w14:textId="77777777" w:rsidTr="00345E79">
        <w:trPr>
          <w:tblCellSpacing w:w="0" w:type="dxa"/>
        </w:trPr>
        <w:tc>
          <w:tcPr>
            <w:tcW w:w="6064" w:type="dxa"/>
            <w:shd w:val="clear" w:color="auto" w:fill="FFFFFF"/>
          </w:tcPr>
          <w:p w14:paraId="50B9FDFB" w14:textId="77777777" w:rsidR="00A26E6F" w:rsidRPr="00E55BD4" w:rsidRDefault="00A26E6F" w:rsidP="00345E79">
            <w:pPr>
              <w:rPr>
                <w:rFonts w:eastAsia="Times New Roman"/>
                <w:sz w:val="20"/>
                <w:szCs w:val="20"/>
                <w:u w:val="single"/>
                <w:lang w:val="en-US"/>
              </w:rPr>
            </w:pPr>
            <w:r w:rsidRPr="00E55BD4">
              <w:rPr>
                <w:rFonts w:eastAsia="Times New Roman"/>
                <w:sz w:val="20"/>
                <w:szCs w:val="20"/>
                <w:u w:val="single"/>
                <w:lang w:val="en-US"/>
              </w:rPr>
              <w:t>Antirheumatics</w:t>
            </w:r>
          </w:p>
          <w:p w14:paraId="0A516DF6"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none</w:t>
            </w:r>
          </w:p>
          <w:p w14:paraId="70F43FCB"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disease</w:t>
            </w:r>
            <w:r>
              <w:rPr>
                <w:rFonts w:eastAsia="Times New Roman"/>
                <w:sz w:val="20"/>
                <w:szCs w:val="20"/>
                <w:lang w:val="en-US"/>
              </w:rPr>
              <w:t>-</w:t>
            </w:r>
            <w:r w:rsidRPr="0067199C">
              <w:rPr>
                <w:rFonts w:eastAsia="Times New Roman"/>
                <w:sz w:val="20"/>
                <w:szCs w:val="20"/>
                <w:lang w:val="en-US"/>
              </w:rPr>
              <w:t>modifying</w:t>
            </w:r>
            <w:r>
              <w:rPr>
                <w:rFonts w:eastAsia="Times New Roman"/>
                <w:sz w:val="20"/>
                <w:szCs w:val="20"/>
                <w:lang w:val="en-US"/>
              </w:rPr>
              <w:t xml:space="preserve"> antirheumatic</w:t>
            </w:r>
            <w:r w:rsidRPr="0067199C">
              <w:rPr>
                <w:rFonts w:eastAsia="Times New Roman"/>
                <w:sz w:val="20"/>
                <w:szCs w:val="20"/>
                <w:lang w:val="en-US"/>
              </w:rPr>
              <w:t xml:space="preserve"> drugs</w:t>
            </w:r>
          </w:p>
          <w:p w14:paraId="65404F3F"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other antirheumatics</w:t>
            </w:r>
          </w:p>
        </w:tc>
        <w:tc>
          <w:tcPr>
            <w:tcW w:w="1741" w:type="dxa"/>
            <w:shd w:val="clear" w:color="auto" w:fill="FFFFFF"/>
          </w:tcPr>
          <w:p w14:paraId="6F2D1181" w14:textId="77777777" w:rsidR="00A26E6F" w:rsidRDefault="00A26E6F" w:rsidP="00345E79">
            <w:pPr>
              <w:rPr>
                <w:rFonts w:eastAsia="Times New Roman"/>
                <w:sz w:val="20"/>
                <w:szCs w:val="20"/>
                <w:lang w:val="en-US"/>
              </w:rPr>
            </w:pPr>
          </w:p>
          <w:p w14:paraId="2F05781A" w14:textId="77777777" w:rsidR="00A26E6F" w:rsidRDefault="00A26E6F" w:rsidP="00345E79">
            <w:pPr>
              <w:rPr>
                <w:rFonts w:eastAsia="Times New Roman"/>
                <w:sz w:val="20"/>
                <w:szCs w:val="20"/>
                <w:lang w:val="en-US"/>
              </w:rPr>
            </w:pPr>
            <w:r>
              <w:rPr>
                <w:rFonts w:eastAsia="Times New Roman"/>
                <w:sz w:val="20"/>
                <w:szCs w:val="20"/>
                <w:lang w:val="en-US"/>
              </w:rPr>
              <w:t>1143 (96.9)</w:t>
            </w:r>
          </w:p>
          <w:p w14:paraId="7FDD4932" w14:textId="77777777" w:rsidR="00A26E6F" w:rsidRDefault="00A26E6F" w:rsidP="00345E79">
            <w:pPr>
              <w:rPr>
                <w:rFonts w:eastAsia="Times New Roman"/>
                <w:sz w:val="20"/>
                <w:szCs w:val="20"/>
                <w:lang w:val="en-US"/>
              </w:rPr>
            </w:pPr>
            <w:r>
              <w:rPr>
                <w:rFonts w:eastAsia="Times New Roman"/>
                <w:sz w:val="20"/>
                <w:szCs w:val="20"/>
                <w:lang w:val="en-US"/>
              </w:rPr>
              <w:t>37 (3.1)</w:t>
            </w:r>
          </w:p>
          <w:p w14:paraId="674DF581" w14:textId="77777777" w:rsidR="00A26E6F" w:rsidRPr="0067199C" w:rsidRDefault="00A26E6F" w:rsidP="00345E79">
            <w:pPr>
              <w:rPr>
                <w:rFonts w:eastAsia="Times New Roman"/>
                <w:sz w:val="20"/>
                <w:szCs w:val="20"/>
                <w:lang w:val="en-US"/>
              </w:rPr>
            </w:pPr>
            <w:r>
              <w:rPr>
                <w:rFonts w:eastAsia="Times New Roman"/>
                <w:sz w:val="20"/>
                <w:szCs w:val="20"/>
                <w:lang w:val="en-US"/>
              </w:rPr>
              <w:t>0 (0.0)</w:t>
            </w:r>
          </w:p>
        </w:tc>
        <w:tc>
          <w:tcPr>
            <w:tcW w:w="1842" w:type="dxa"/>
            <w:shd w:val="clear" w:color="auto" w:fill="FFFFFF"/>
          </w:tcPr>
          <w:p w14:paraId="34D036E5" w14:textId="77777777" w:rsidR="00A26E6F" w:rsidRDefault="00A26E6F" w:rsidP="00345E79">
            <w:pPr>
              <w:rPr>
                <w:rFonts w:eastAsia="Times New Roman"/>
                <w:sz w:val="20"/>
                <w:szCs w:val="20"/>
                <w:lang w:val="en-US"/>
              </w:rPr>
            </w:pPr>
          </w:p>
          <w:p w14:paraId="32D6D1A6" w14:textId="77777777" w:rsidR="00A26E6F" w:rsidRDefault="00A26E6F" w:rsidP="00345E79">
            <w:pPr>
              <w:rPr>
                <w:rFonts w:eastAsia="Times New Roman"/>
                <w:sz w:val="20"/>
                <w:szCs w:val="20"/>
                <w:lang w:val="en-US"/>
              </w:rPr>
            </w:pPr>
            <w:r>
              <w:rPr>
                <w:rFonts w:eastAsia="Times New Roman"/>
                <w:sz w:val="20"/>
                <w:szCs w:val="20"/>
                <w:lang w:val="en-US"/>
              </w:rPr>
              <w:t>20388 (97.8)</w:t>
            </w:r>
          </w:p>
          <w:p w14:paraId="76359AB4" w14:textId="77777777" w:rsidR="00A26E6F" w:rsidRDefault="00A26E6F" w:rsidP="00345E79">
            <w:pPr>
              <w:rPr>
                <w:rFonts w:eastAsia="Times New Roman"/>
                <w:sz w:val="20"/>
                <w:szCs w:val="20"/>
                <w:lang w:val="en-US"/>
              </w:rPr>
            </w:pPr>
            <w:r>
              <w:rPr>
                <w:rFonts w:eastAsia="Times New Roman"/>
                <w:sz w:val="20"/>
                <w:szCs w:val="20"/>
                <w:lang w:val="en-US"/>
              </w:rPr>
              <w:t>446 (2.1)</w:t>
            </w:r>
          </w:p>
          <w:p w14:paraId="017CDD96" w14:textId="77777777" w:rsidR="00A26E6F" w:rsidRPr="0067199C" w:rsidRDefault="00A26E6F" w:rsidP="00345E79">
            <w:pPr>
              <w:rPr>
                <w:rFonts w:eastAsia="Times New Roman"/>
                <w:sz w:val="20"/>
                <w:szCs w:val="20"/>
                <w:lang w:val="en-US"/>
              </w:rPr>
            </w:pPr>
            <w:r>
              <w:rPr>
                <w:rFonts w:eastAsia="Times New Roman"/>
                <w:sz w:val="20"/>
                <w:szCs w:val="20"/>
                <w:lang w:val="en-US"/>
              </w:rPr>
              <w:t>3 (0.0)</w:t>
            </w:r>
          </w:p>
        </w:tc>
      </w:tr>
      <w:tr w:rsidR="00A26E6F" w:rsidRPr="0067199C" w14:paraId="136E3E67" w14:textId="77777777" w:rsidTr="00345E79">
        <w:trPr>
          <w:trHeight w:val="136"/>
          <w:tblCellSpacing w:w="0" w:type="dxa"/>
        </w:trPr>
        <w:tc>
          <w:tcPr>
            <w:tcW w:w="6064" w:type="dxa"/>
            <w:shd w:val="clear" w:color="auto" w:fill="FFFFFF"/>
          </w:tcPr>
          <w:p w14:paraId="6BD165AA" w14:textId="77777777" w:rsidR="00A26E6F" w:rsidRPr="00E55BD4" w:rsidRDefault="00A26E6F" w:rsidP="00345E79">
            <w:pPr>
              <w:rPr>
                <w:rFonts w:eastAsia="Times New Roman"/>
                <w:sz w:val="20"/>
                <w:szCs w:val="20"/>
                <w:u w:val="single"/>
                <w:lang w:val="en-US"/>
              </w:rPr>
            </w:pPr>
            <w:r>
              <w:rPr>
                <w:rFonts w:eastAsia="Times New Roman"/>
                <w:sz w:val="20"/>
                <w:szCs w:val="20"/>
                <w:u w:val="single"/>
                <w:lang w:val="en-US"/>
              </w:rPr>
              <w:t>Respiratory</w:t>
            </w:r>
            <w:r w:rsidRPr="00E55BD4">
              <w:rPr>
                <w:rFonts w:eastAsia="Times New Roman"/>
                <w:sz w:val="20"/>
                <w:szCs w:val="20"/>
                <w:u w:val="single"/>
                <w:lang w:val="en-US"/>
              </w:rPr>
              <w:t xml:space="preserve"> drugs</w:t>
            </w:r>
          </w:p>
          <w:p w14:paraId="5B360B27"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none</w:t>
            </w:r>
          </w:p>
          <w:p w14:paraId="4356B80D"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SABA</w:t>
            </w:r>
          </w:p>
          <w:p w14:paraId="70DF9F3D"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LABA</w:t>
            </w:r>
            <w:r>
              <w:rPr>
                <w:rFonts w:eastAsia="Times New Roman"/>
                <w:sz w:val="20"/>
                <w:szCs w:val="20"/>
                <w:lang w:val="en-US"/>
              </w:rPr>
              <w:t>/</w:t>
            </w:r>
            <w:r w:rsidRPr="0067199C">
              <w:rPr>
                <w:rFonts w:eastAsia="Times New Roman"/>
                <w:sz w:val="20"/>
                <w:szCs w:val="20"/>
                <w:lang w:val="en-US"/>
              </w:rPr>
              <w:t>LAMA</w:t>
            </w:r>
          </w:p>
          <w:p w14:paraId="4DECE32A"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inhalation steroid only</w:t>
            </w:r>
          </w:p>
          <w:p w14:paraId="13D3B3C7"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SABA +Ipratropium (+/- others)</w:t>
            </w:r>
          </w:p>
          <w:p w14:paraId="3BA493E3"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LABA +steroids</w:t>
            </w:r>
          </w:p>
          <w:p w14:paraId="33CA46F4"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LABA +LAMA +steroids</w:t>
            </w:r>
          </w:p>
          <w:p w14:paraId="7210D029"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LAMA +steroids</w:t>
            </w:r>
          </w:p>
          <w:p w14:paraId="0A0EA6B7"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LABA+LAMA</w:t>
            </w:r>
          </w:p>
          <w:p w14:paraId="6F1E6AA8"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other pulmonary drugs</w:t>
            </w:r>
          </w:p>
          <w:p w14:paraId="7CEEA75D"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other pulmonary drugs +steroids</w:t>
            </w:r>
          </w:p>
          <w:p w14:paraId="6A979032"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SABA + LABA</w:t>
            </w:r>
            <w:r>
              <w:rPr>
                <w:rFonts w:eastAsia="Times New Roman"/>
                <w:sz w:val="20"/>
                <w:szCs w:val="20"/>
                <w:lang w:val="en-US"/>
              </w:rPr>
              <w:t>/</w:t>
            </w:r>
            <w:r w:rsidRPr="0067199C">
              <w:rPr>
                <w:rFonts w:eastAsia="Times New Roman"/>
                <w:sz w:val="20"/>
                <w:szCs w:val="20"/>
                <w:lang w:val="en-US"/>
              </w:rPr>
              <w:t>LAMA -steroids</w:t>
            </w:r>
          </w:p>
          <w:p w14:paraId="5383C047"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SABA +LABA</w:t>
            </w:r>
            <w:r>
              <w:rPr>
                <w:rFonts w:eastAsia="Times New Roman"/>
                <w:sz w:val="20"/>
                <w:szCs w:val="20"/>
                <w:lang w:val="en-US"/>
              </w:rPr>
              <w:t>/</w:t>
            </w:r>
            <w:r w:rsidRPr="0067199C">
              <w:rPr>
                <w:rFonts w:eastAsia="Times New Roman"/>
                <w:sz w:val="20"/>
                <w:szCs w:val="20"/>
                <w:lang w:val="en-US"/>
              </w:rPr>
              <w:t>LAMA +steroids</w:t>
            </w:r>
          </w:p>
        </w:tc>
        <w:tc>
          <w:tcPr>
            <w:tcW w:w="1741" w:type="dxa"/>
            <w:shd w:val="clear" w:color="auto" w:fill="FFFFFF"/>
          </w:tcPr>
          <w:p w14:paraId="00745623" w14:textId="77777777" w:rsidR="00A26E6F" w:rsidRDefault="00A26E6F" w:rsidP="00345E79">
            <w:pPr>
              <w:rPr>
                <w:rFonts w:eastAsia="Times New Roman"/>
                <w:sz w:val="20"/>
                <w:szCs w:val="20"/>
                <w:lang w:val="en-US"/>
              </w:rPr>
            </w:pPr>
          </w:p>
          <w:p w14:paraId="0A19373D" w14:textId="77777777" w:rsidR="00A26E6F" w:rsidRDefault="00A26E6F" w:rsidP="00345E79">
            <w:pPr>
              <w:rPr>
                <w:rFonts w:eastAsia="Times New Roman"/>
                <w:sz w:val="20"/>
                <w:szCs w:val="20"/>
                <w:lang w:val="en-US"/>
              </w:rPr>
            </w:pPr>
            <w:r>
              <w:rPr>
                <w:rFonts w:eastAsia="Times New Roman"/>
                <w:sz w:val="20"/>
                <w:szCs w:val="20"/>
                <w:lang w:val="en-US"/>
              </w:rPr>
              <w:t>1000 (84.7)</w:t>
            </w:r>
          </w:p>
          <w:p w14:paraId="0468CD52" w14:textId="77777777" w:rsidR="00A26E6F" w:rsidRDefault="00A26E6F" w:rsidP="00345E79">
            <w:pPr>
              <w:rPr>
                <w:rFonts w:eastAsia="Times New Roman"/>
                <w:sz w:val="20"/>
                <w:szCs w:val="20"/>
                <w:lang w:val="en-US"/>
              </w:rPr>
            </w:pPr>
            <w:r>
              <w:rPr>
                <w:rFonts w:eastAsia="Times New Roman"/>
                <w:sz w:val="20"/>
                <w:szCs w:val="20"/>
                <w:lang w:val="en-US"/>
              </w:rPr>
              <w:t>13 (1.1)</w:t>
            </w:r>
          </w:p>
          <w:p w14:paraId="43997D92" w14:textId="77777777" w:rsidR="00A26E6F" w:rsidRDefault="00A26E6F" w:rsidP="00345E79">
            <w:pPr>
              <w:rPr>
                <w:rFonts w:eastAsia="Times New Roman"/>
                <w:sz w:val="20"/>
                <w:szCs w:val="20"/>
                <w:lang w:val="en-US"/>
              </w:rPr>
            </w:pPr>
            <w:r>
              <w:rPr>
                <w:rFonts w:eastAsia="Times New Roman"/>
                <w:sz w:val="20"/>
                <w:szCs w:val="20"/>
                <w:lang w:val="en-US"/>
              </w:rPr>
              <w:t>19 (1.6)</w:t>
            </w:r>
          </w:p>
          <w:p w14:paraId="727323C3" w14:textId="77777777" w:rsidR="00A26E6F" w:rsidRDefault="00A26E6F" w:rsidP="00345E79">
            <w:pPr>
              <w:rPr>
                <w:rFonts w:eastAsia="Times New Roman"/>
                <w:sz w:val="20"/>
                <w:szCs w:val="20"/>
                <w:lang w:val="en-US"/>
              </w:rPr>
            </w:pPr>
            <w:r>
              <w:rPr>
                <w:rFonts w:eastAsia="Times New Roman"/>
                <w:sz w:val="20"/>
                <w:szCs w:val="20"/>
                <w:lang w:val="en-US"/>
              </w:rPr>
              <w:t>8 (0.7)</w:t>
            </w:r>
          </w:p>
          <w:p w14:paraId="462FF091" w14:textId="77777777" w:rsidR="00A26E6F" w:rsidRDefault="00A26E6F" w:rsidP="00345E79">
            <w:pPr>
              <w:rPr>
                <w:rFonts w:eastAsia="Times New Roman"/>
                <w:sz w:val="20"/>
                <w:szCs w:val="20"/>
                <w:lang w:val="en-US"/>
              </w:rPr>
            </w:pPr>
            <w:r>
              <w:rPr>
                <w:rFonts w:eastAsia="Times New Roman"/>
                <w:sz w:val="20"/>
                <w:szCs w:val="20"/>
                <w:lang w:val="en-US"/>
              </w:rPr>
              <w:t>6 (0.5)</w:t>
            </w:r>
          </w:p>
          <w:p w14:paraId="382CC6EA" w14:textId="77777777" w:rsidR="00A26E6F" w:rsidRDefault="00A26E6F" w:rsidP="00345E79">
            <w:pPr>
              <w:rPr>
                <w:rFonts w:eastAsia="Times New Roman"/>
                <w:sz w:val="20"/>
                <w:szCs w:val="20"/>
                <w:lang w:val="en-US"/>
              </w:rPr>
            </w:pPr>
            <w:r>
              <w:rPr>
                <w:rFonts w:eastAsia="Times New Roman"/>
                <w:sz w:val="20"/>
                <w:szCs w:val="20"/>
                <w:lang w:val="en-US"/>
              </w:rPr>
              <w:t>45 (3.8)</w:t>
            </w:r>
          </w:p>
          <w:p w14:paraId="28D7C97D" w14:textId="77777777" w:rsidR="00A26E6F" w:rsidRDefault="00A26E6F" w:rsidP="00345E79">
            <w:pPr>
              <w:rPr>
                <w:rFonts w:eastAsia="Times New Roman"/>
                <w:sz w:val="20"/>
                <w:szCs w:val="20"/>
                <w:lang w:val="en-US"/>
              </w:rPr>
            </w:pPr>
            <w:r>
              <w:rPr>
                <w:rFonts w:eastAsia="Times New Roman"/>
                <w:sz w:val="20"/>
                <w:szCs w:val="20"/>
                <w:lang w:val="en-US"/>
              </w:rPr>
              <w:t>19 (1.6)</w:t>
            </w:r>
          </w:p>
          <w:p w14:paraId="79598903" w14:textId="77777777" w:rsidR="00A26E6F" w:rsidRDefault="00A26E6F" w:rsidP="00345E79">
            <w:pPr>
              <w:rPr>
                <w:rFonts w:eastAsia="Times New Roman"/>
                <w:sz w:val="20"/>
                <w:szCs w:val="20"/>
                <w:lang w:val="en-US"/>
              </w:rPr>
            </w:pPr>
            <w:r>
              <w:rPr>
                <w:rFonts w:eastAsia="Times New Roman"/>
                <w:sz w:val="20"/>
                <w:szCs w:val="20"/>
                <w:lang w:val="en-US"/>
              </w:rPr>
              <w:t>0 (0.0)</w:t>
            </w:r>
          </w:p>
          <w:p w14:paraId="7AEA38AA" w14:textId="77777777" w:rsidR="00A26E6F" w:rsidRDefault="00A26E6F" w:rsidP="00345E79">
            <w:pPr>
              <w:rPr>
                <w:rFonts w:eastAsia="Times New Roman"/>
                <w:sz w:val="20"/>
                <w:szCs w:val="20"/>
                <w:lang w:val="en-US"/>
              </w:rPr>
            </w:pPr>
            <w:r>
              <w:rPr>
                <w:rFonts w:eastAsia="Times New Roman"/>
                <w:sz w:val="20"/>
                <w:szCs w:val="20"/>
                <w:lang w:val="en-US"/>
              </w:rPr>
              <w:t>7 (0.6)</w:t>
            </w:r>
          </w:p>
          <w:p w14:paraId="068CC646" w14:textId="77777777" w:rsidR="00A26E6F" w:rsidRDefault="00A26E6F" w:rsidP="00345E79">
            <w:pPr>
              <w:rPr>
                <w:rFonts w:eastAsia="Times New Roman"/>
                <w:sz w:val="20"/>
                <w:szCs w:val="20"/>
                <w:lang w:val="en-US"/>
              </w:rPr>
            </w:pPr>
            <w:r>
              <w:rPr>
                <w:rFonts w:eastAsia="Times New Roman"/>
                <w:sz w:val="20"/>
                <w:szCs w:val="20"/>
                <w:lang w:val="en-US"/>
              </w:rPr>
              <w:t>3 (0.3)</w:t>
            </w:r>
          </w:p>
          <w:p w14:paraId="619F3049" w14:textId="77777777" w:rsidR="00A26E6F" w:rsidRDefault="00A26E6F" w:rsidP="00345E79">
            <w:pPr>
              <w:rPr>
                <w:rFonts w:eastAsia="Times New Roman"/>
                <w:sz w:val="20"/>
                <w:szCs w:val="20"/>
                <w:lang w:val="en-US"/>
              </w:rPr>
            </w:pPr>
            <w:r>
              <w:rPr>
                <w:rFonts w:eastAsia="Times New Roman"/>
                <w:sz w:val="20"/>
                <w:szCs w:val="20"/>
                <w:lang w:val="en-US"/>
              </w:rPr>
              <w:t>9 (0.8)</w:t>
            </w:r>
            <w:r>
              <w:rPr>
                <w:rFonts w:eastAsia="Times New Roman"/>
                <w:sz w:val="20"/>
                <w:szCs w:val="20"/>
                <w:lang w:val="en-US"/>
              </w:rPr>
              <w:br/>
              <w:t>6 (0.5)</w:t>
            </w:r>
          </w:p>
          <w:p w14:paraId="330C5DF3" w14:textId="77777777" w:rsidR="00A26E6F" w:rsidRPr="0067199C" w:rsidRDefault="00A26E6F" w:rsidP="00345E79">
            <w:pPr>
              <w:rPr>
                <w:rFonts w:eastAsia="Times New Roman"/>
                <w:sz w:val="20"/>
                <w:szCs w:val="20"/>
                <w:lang w:val="en-US"/>
              </w:rPr>
            </w:pPr>
            <w:r>
              <w:rPr>
                <w:rFonts w:eastAsia="Times New Roman"/>
                <w:sz w:val="20"/>
                <w:szCs w:val="20"/>
                <w:lang w:val="en-US"/>
              </w:rPr>
              <w:t>45 (3.8)</w:t>
            </w:r>
          </w:p>
        </w:tc>
        <w:tc>
          <w:tcPr>
            <w:tcW w:w="1842" w:type="dxa"/>
            <w:shd w:val="clear" w:color="auto" w:fill="FFFFFF"/>
          </w:tcPr>
          <w:p w14:paraId="7C7D0FA9" w14:textId="77777777" w:rsidR="00A26E6F" w:rsidRDefault="00A26E6F" w:rsidP="00345E79">
            <w:pPr>
              <w:rPr>
                <w:rFonts w:eastAsia="Times New Roman"/>
                <w:sz w:val="20"/>
                <w:szCs w:val="20"/>
                <w:lang w:val="en-US"/>
              </w:rPr>
            </w:pPr>
          </w:p>
          <w:p w14:paraId="64CEC52C" w14:textId="77777777" w:rsidR="00A26E6F" w:rsidRDefault="00A26E6F" w:rsidP="00345E79">
            <w:pPr>
              <w:rPr>
                <w:rFonts w:eastAsia="Times New Roman"/>
                <w:sz w:val="20"/>
                <w:szCs w:val="20"/>
                <w:lang w:val="en-US"/>
              </w:rPr>
            </w:pPr>
            <w:r>
              <w:rPr>
                <w:rFonts w:eastAsia="Times New Roman"/>
                <w:sz w:val="20"/>
                <w:szCs w:val="20"/>
                <w:lang w:val="en-US"/>
              </w:rPr>
              <w:t>18754 (90.0)</w:t>
            </w:r>
          </w:p>
          <w:p w14:paraId="6B6F0FB5" w14:textId="77777777" w:rsidR="00A26E6F" w:rsidRDefault="00A26E6F" w:rsidP="00345E79">
            <w:pPr>
              <w:rPr>
                <w:rFonts w:eastAsia="Times New Roman"/>
                <w:sz w:val="20"/>
                <w:szCs w:val="20"/>
                <w:lang w:val="en-US"/>
              </w:rPr>
            </w:pPr>
            <w:r>
              <w:rPr>
                <w:rFonts w:eastAsia="Times New Roman"/>
                <w:sz w:val="20"/>
                <w:szCs w:val="20"/>
                <w:lang w:val="en-US"/>
              </w:rPr>
              <w:t>276 (1.3)</w:t>
            </w:r>
          </w:p>
          <w:p w14:paraId="1EBA9415" w14:textId="77777777" w:rsidR="00A26E6F" w:rsidRDefault="00A26E6F" w:rsidP="00345E79">
            <w:pPr>
              <w:rPr>
                <w:rFonts w:eastAsia="Times New Roman"/>
                <w:sz w:val="20"/>
                <w:szCs w:val="20"/>
                <w:lang w:val="en-US"/>
              </w:rPr>
            </w:pPr>
            <w:r>
              <w:rPr>
                <w:rFonts w:eastAsia="Times New Roman"/>
                <w:sz w:val="20"/>
                <w:szCs w:val="20"/>
                <w:lang w:val="en-US"/>
              </w:rPr>
              <w:t>217 (1.0)</w:t>
            </w:r>
          </w:p>
          <w:p w14:paraId="76CFB0E2" w14:textId="77777777" w:rsidR="00A26E6F" w:rsidRDefault="00A26E6F" w:rsidP="00345E79">
            <w:pPr>
              <w:rPr>
                <w:rFonts w:eastAsia="Times New Roman"/>
                <w:sz w:val="20"/>
                <w:szCs w:val="20"/>
                <w:lang w:val="en-US"/>
              </w:rPr>
            </w:pPr>
            <w:r>
              <w:rPr>
                <w:rFonts w:eastAsia="Times New Roman"/>
                <w:sz w:val="20"/>
                <w:szCs w:val="20"/>
                <w:lang w:val="en-US"/>
              </w:rPr>
              <w:t>211 (1.0)</w:t>
            </w:r>
          </w:p>
          <w:p w14:paraId="18C1C457" w14:textId="77777777" w:rsidR="00A26E6F" w:rsidRDefault="00A26E6F" w:rsidP="00345E79">
            <w:pPr>
              <w:rPr>
                <w:rFonts w:eastAsia="Times New Roman"/>
                <w:sz w:val="20"/>
                <w:szCs w:val="20"/>
                <w:lang w:val="en-US"/>
              </w:rPr>
            </w:pPr>
            <w:r>
              <w:rPr>
                <w:rFonts w:eastAsia="Times New Roman"/>
                <w:sz w:val="20"/>
                <w:szCs w:val="20"/>
                <w:lang w:val="en-US"/>
              </w:rPr>
              <w:t>18 (0.1)</w:t>
            </w:r>
          </w:p>
          <w:p w14:paraId="5C96095B" w14:textId="77777777" w:rsidR="00A26E6F" w:rsidRDefault="00A26E6F" w:rsidP="00345E79">
            <w:pPr>
              <w:rPr>
                <w:rFonts w:eastAsia="Times New Roman"/>
                <w:sz w:val="20"/>
                <w:szCs w:val="20"/>
                <w:lang w:val="en-US"/>
              </w:rPr>
            </w:pPr>
            <w:r>
              <w:rPr>
                <w:rFonts w:eastAsia="Times New Roman"/>
                <w:sz w:val="20"/>
                <w:szCs w:val="20"/>
                <w:lang w:val="en-US"/>
              </w:rPr>
              <w:t>474 (2.3)</w:t>
            </w:r>
            <w:r>
              <w:rPr>
                <w:rFonts w:eastAsia="Times New Roman"/>
                <w:sz w:val="20"/>
                <w:szCs w:val="20"/>
                <w:lang w:val="en-US"/>
              </w:rPr>
              <w:br/>
              <w:t>122 (0.6)</w:t>
            </w:r>
          </w:p>
          <w:p w14:paraId="02F1DA67" w14:textId="77777777" w:rsidR="00A26E6F" w:rsidRDefault="00A26E6F" w:rsidP="00345E79">
            <w:pPr>
              <w:rPr>
                <w:rFonts w:eastAsia="Times New Roman"/>
                <w:sz w:val="20"/>
                <w:szCs w:val="20"/>
                <w:lang w:val="en-US"/>
              </w:rPr>
            </w:pPr>
            <w:r>
              <w:rPr>
                <w:rFonts w:eastAsia="Times New Roman"/>
                <w:sz w:val="20"/>
                <w:szCs w:val="20"/>
                <w:lang w:val="en-US"/>
              </w:rPr>
              <w:t>11 (0.1)</w:t>
            </w:r>
            <w:r>
              <w:rPr>
                <w:rFonts w:eastAsia="Times New Roman"/>
                <w:sz w:val="20"/>
                <w:szCs w:val="20"/>
                <w:lang w:val="en-US"/>
              </w:rPr>
              <w:br/>
              <w:t>80 (0.4)</w:t>
            </w:r>
          </w:p>
          <w:p w14:paraId="13545BF1" w14:textId="77777777" w:rsidR="00A26E6F" w:rsidRDefault="00A26E6F" w:rsidP="00345E79">
            <w:pPr>
              <w:rPr>
                <w:rFonts w:eastAsia="Times New Roman"/>
                <w:sz w:val="20"/>
                <w:szCs w:val="20"/>
                <w:lang w:val="en-US"/>
              </w:rPr>
            </w:pPr>
            <w:r>
              <w:rPr>
                <w:rFonts w:eastAsia="Times New Roman"/>
                <w:sz w:val="20"/>
                <w:szCs w:val="20"/>
                <w:lang w:val="en-US"/>
              </w:rPr>
              <w:t>32 (0.2)</w:t>
            </w:r>
          </w:p>
          <w:p w14:paraId="2657DAB6" w14:textId="77777777" w:rsidR="00A26E6F" w:rsidRPr="0067199C" w:rsidRDefault="00A26E6F" w:rsidP="00345E79">
            <w:pPr>
              <w:rPr>
                <w:rFonts w:eastAsia="Times New Roman"/>
                <w:sz w:val="20"/>
                <w:szCs w:val="20"/>
                <w:lang w:val="en-US"/>
              </w:rPr>
            </w:pPr>
            <w:r>
              <w:rPr>
                <w:rFonts w:eastAsia="Times New Roman"/>
                <w:sz w:val="20"/>
                <w:szCs w:val="20"/>
                <w:lang w:val="en-US"/>
              </w:rPr>
              <w:t>98 (0.5)</w:t>
            </w:r>
            <w:r>
              <w:rPr>
                <w:rFonts w:eastAsia="Times New Roman"/>
                <w:sz w:val="20"/>
                <w:szCs w:val="20"/>
                <w:lang w:val="en-US"/>
              </w:rPr>
              <w:br/>
              <w:t>96 (0.5)</w:t>
            </w:r>
            <w:r>
              <w:rPr>
                <w:rFonts w:eastAsia="Times New Roman"/>
                <w:sz w:val="20"/>
                <w:szCs w:val="20"/>
                <w:lang w:val="en-US"/>
              </w:rPr>
              <w:br/>
              <w:t>448 (2.2)</w:t>
            </w:r>
          </w:p>
        </w:tc>
      </w:tr>
      <w:tr w:rsidR="00A26E6F" w:rsidRPr="0067199C" w14:paraId="7E84BA51" w14:textId="77777777" w:rsidTr="00345E79">
        <w:trPr>
          <w:tblCellSpacing w:w="0" w:type="dxa"/>
        </w:trPr>
        <w:tc>
          <w:tcPr>
            <w:tcW w:w="6064" w:type="dxa"/>
            <w:shd w:val="clear" w:color="auto" w:fill="FFFFFF"/>
          </w:tcPr>
          <w:p w14:paraId="075CB76F" w14:textId="77777777" w:rsidR="00A26E6F" w:rsidRPr="00E55BD4" w:rsidRDefault="00A26E6F" w:rsidP="00345E79">
            <w:pPr>
              <w:rPr>
                <w:rFonts w:eastAsia="Times New Roman"/>
                <w:sz w:val="20"/>
                <w:szCs w:val="20"/>
                <w:u w:val="single"/>
                <w:lang w:val="en-US"/>
              </w:rPr>
            </w:pPr>
            <w:r w:rsidRPr="00E55BD4">
              <w:rPr>
                <w:rFonts w:eastAsia="Times New Roman"/>
                <w:sz w:val="20"/>
                <w:szCs w:val="20"/>
                <w:u w:val="single"/>
                <w:lang w:val="en-US"/>
              </w:rPr>
              <w:t>Psychotropic drugs</w:t>
            </w:r>
          </w:p>
          <w:p w14:paraId="0AF5D1C7"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none</w:t>
            </w:r>
          </w:p>
          <w:p w14:paraId="137D7877"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SSRI/SNRI/</w:t>
            </w:r>
            <w:proofErr w:type="spellStart"/>
            <w:r w:rsidRPr="0067199C">
              <w:rPr>
                <w:rFonts w:eastAsia="Times New Roman"/>
                <w:sz w:val="20"/>
                <w:szCs w:val="20"/>
                <w:lang w:val="en-US"/>
              </w:rPr>
              <w:t>NaRI</w:t>
            </w:r>
            <w:proofErr w:type="spellEnd"/>
          </w:p>
          <w:p w14:paraId="4F833769"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other antidepressants</w:t>
            </w:r>
          </w:p>
          <w:p w14:paraId="77F18A3D"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antipsychotics</w:t>
            </w:r>
          </w:p>
          <w:p w14:paraId="085130DD" w14:textId="77777777" w:rsidR="00A26E6F" w:rsidRPr="00E55BD4" w:rsidRDefault="00A26E6F" w:rsidP="00345E79">
            <w:pPr>
              <w:ind w:left="720"/>
              <w:rPr>
                <w:rFonts w:eastAsia="Times New Roman"/>
                <w:sz w:val="20"/>
                <w:szCs w:val="20"/>
                <w:vertAlign w:val="superscript"/>
                <w:lang w:val="en-US"/>
              </w:rPr>
            </w:pPr>
            <w:r w:rsidRPr="0067199C">
              <w:rPr>
                <w:rFonts w:eastAsia="Times New Roman"/>
                <w:sz w:val="20"/>
                <w:szCs w:val="20"/>
                <w:lang w:val="en-US"/>
              </w:rPr>
              <w:t>benzodiazepines</w:t>
            </w:r>
            <w:r>
              <w:rPr>
                <w:rFonts w:eastAsia="Times New Roman"/>
                <w:sz w:val="20"/>
                <w:szCs w:val="20"/>
                <w:vertAlign w:val="superscript"/>
                <w:lang w:val="en-US"/>
              </w:rPr>
              <w:t>2</w:t>
            </w:r>
          </w:p>
          <w:p w14:paraId="2DCC3493"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anti-</w:t>
            </w:r>
            <w:proofErr w:type="spellStart"/>
            <w:r>
              <w:rPr>
                <w:rFonts w:eastAsia="Times New Roman"/>
                <w:sz w:val="20"/>
                <w:szCs w:val="20"/>
                <w:lang w:val="en-US"/>
              </w:rPr>
              <w:t>cholinergics</w:t>
            </w:r>
            <w:proofErr w:type="spellEnd"/>
            <w:r>
              <w:rPr>
                <w:rFonts w:eastAsia="Times New Roman"/>
                <w:sz w:val="20"/>
                <w:szCs w:val="20"/>
                <w:lang w:val="en-US"/>
              </w:rPr>
              <w:t xml:space="preserve"> or memantine</w:t>
            </w:r>
          </w:p>
          <w:p w14:paraId="0E09BE47"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anti-ADHD drugs</w:t>
            </w:r>
          </w:p>
          <w:p w14:paraId="26D55939" w14:textId="77777777" w:rsidR="00A26E6F" w:rsidRPr="0067199C" w:rsidRDefault="00A26E6F" w:rsidP="00345E79">
            <w:pPr>
              <w:ind w:left="720"/>
              <w:rPr>
                <w:rFonts w:eastAsia="Times New Roman"/>
                <w:sz w:val="20"/>
                <w:szCs w:val="20"/>
                <w:lang w:val="en-US"/>
              </w:rPr>
            </w:pPr>
            <w:proofErr w:type="spellStart"/>
            <w:r w:rsidRPr="0067199C">
              <w:rPr>
                <w:rFonts w:eastAsia="Times New Roman"/>
                <w:sz w:val="20"/>
                <w:szCs w:val="20"/>
                <w:lang w:val="en-US"/>
              </w:rPr>
              <w:t>NaSSA</w:t>
            </w:r>
            <w:proofErr w:type="spellEnd"/>
          </w:p>
          <w:p w14:paraId="61CCB8B8"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other psychotropics</w:t>
            </w:r>
          </w:p>
          <w:p w14:paraId="05D762F5"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SSRI +</w:t>
            </w:r>
            <w:r>
              <w:rPr>
                <w:rFonts w:eastAsia="Times New Roman"/>
                <w:sz w:val="20"/>
                <w:szCs w:val="20"/>
                <w:lang w:val="en-US"/>
              </w:rPr>
              <w:t xml:space="preserve"> </w:t>
            </w:r>
            <w:r w:rsidRPr="0067199C">
              <w:rPr>
                <w:rFonts w:eastAsia="Times New Roman"/>
                <w:sz w:val="20"/>
                <w:szCs w:val="20"/>
                <w:lang w:val="en-US"/>
              </w:rPr>
              <w:t>other antidepressants</w:t>
            </w:r>
          </w:p>
          <w:p w14:paraId="32FC0B00"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SSRI +</w:t>
            </w:r>
            <w:r>
              <w:rPr>
                <w:rFonts w:eastAsia="Times New Roman"/>
                <w:sz w:val="20"/>
                <w:szCs w:val="20"/>
                <w:lang w:val="en-US"/>
              </w:rPr>
              <w:t xml:space="preserve"> </w:t>
            </w:r>
            <w:proofErr w:type="spellStart"/>
            <w:r w:rsidRPr="0067199C">
              <w:rPr>
                <w:rFonts w:eastAsia="Times New Roman"/>
                <w:sz w:val="20"/>
                <w:szCs w:val="20"/>
                <w:lang w:val="en-US"/>
              </w:rPr>
              <w:t>NaSSA</w:t>
            </w:r>
            <w:proofErr w:type="spellEnd"/>
          </w:p>
          <w:p w14:paraId="0A3EC91C"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SRRI +</w:t>
            </w:r>
            <w:r>
              <w:rPr>
                <w:rFonts w:eastAsia="Times New Roman"/>
                <w:sz w:val="20"/>
                <w:szCs w:val="20"/>
                <w:lang w:val="en-US"/>
              </w:rPr>
              <w:t xml:space="preserve"> </w:t>
            </w:r>
            <w:r w:rsidRPr="0067199C">
              <w:rPr>
                <w:rFonts w:eastAsia="Times New Roman"/>
                <w:sz w:val="20"/>
                <w:szCs w:val="20"/>
                <w:lang w:val="en-US"/>
              </w:rPr>
              <w:t>antipsychotics</w:t>
            </w:r>
          </w:p>
          <w:p w14:paraId="25B5DCF0"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SRRI + other psychotropics</w:t>
            </w:r>
          </w:p>
          <w:p w14:paraId="4CE9ABA5"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benzodiazepines +</w:t>
            </w:r>
            <w:r>
              <w:rPr>
                <w:rFonts w:eastAsia="Times New Roman"/>
                <w:sz w:val="20"/>
                <w:szCs w:val="20"/>
                <w:lang w:val="en-US"/>
              </w:rPr>
              <w:t xml:space="preserve"> </w:t>
            </w:r>
            <w:r w:rsidRPr="0067199C">
              <w:rPr>
                <w:rFonts w:eastAsia="Times New Roman"/>
                <w:sz w:val="20"/>
                <w:szCs w:val="20"/>
                <w:lang w:val="en-US"/>
              </w:rPr>
              <w:t>any psychotropic</w:t>
            </w:r>
          </w:p>
          <w:p w14:paraId="3B6AA538"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antipsychotics +</w:t>
            </w:r>
            <w:r>
              <w:rPr>
                <w:rFonts w:eastAsia="Times New Roman"/>
                <w:sz w:val="20"/>
                <w:szCs w:val="20"/>
                <w:lang w:val="en-US"/>
              </w:rPr>
              <w:t xml:space="preserve"> </w:t>
            </w:r>
            <w:r w:rsidRPr="0067199C">
              <w:rPr>
                <w:rFonts w:eastAsia="Times New Roman"/>
                <w:sz w:val="20"/>
                <w:szCs w:val="20"/>
                <w:lang w:val="en-US"/>
              </w:rPr>
              <w:t>any psychotropic</w:t>
            </w:r>
          </w:p>
          <w:p w14:paraId="05512BBD"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anti-ADHD +</w:t>
            </w:r>
            <w:r>
              <w:rPr>
                <w:rFonts w:eastAsia="Times New Roman"/>
                <w:sz w:val="20"/>
                <w:szCs w:val="20"/>
                <w:lang w:val="en-US"/>
              </w:rPr>
              <w:t xml:space="preserve"> </w:t>
            </w:r>
            <w:r w:rsidRPr="0067199C">
              <w:rPr>
                <w:rFonts w:eastAsia="Times New Roman"/>
                <w:sz w:val="20"/>
                <w:szCs w:val="20"/>
                <w:lang w:val="en-US"/>
              </w:rPr>
              <w:t>any psychotropic</w:t>
            </w:r>
          </w:p>
          <w:p w14:paraId="1607B5B3" w14:textId="77777777" w:rsidR="00A26E6F" w:rsidRPr="0067199C" w:rsidRDefault="00A26E6F" w:rsidP="00345E79">
            <w:pPr>
              <w:ind w:left="720"/>
              <w:rPr>
                <w:rFonts w:eastAsia="Times New Roman"/>
                <w:sz w:val="20"/>
                <w:szCs w:val="20"/>
                <w:lang w:val="en-US"/>
              </w:rPr>
            </w:pPr>
            <w:proofErr w:type="spellStart"/>
            <w:r w:rsidRPr="0067199C">
              <w:rPr>
                <w:rFonts w:eastAsia="Times New Roman"/>
                <w:sz w:val="20"/>
                <w:szCs w:val="20"/>
                <w:lang w:val="en-US"/>
              </w:rPr>
              <w:t>NaSSA</w:t>
            </w:r>
            <w:proofErr w:type="spellEnd"/>
            <w:r w:rsidRPr="0067199C">
              <w:rPr>
                <w:rFonts w:eastAsia="Times New Roman"/>
                <w:sz w:val="20"/>
                <w:szCs w:val="20"/>
                <w:lang w:val="en-US"/>
              </w:rPr>
              <w:t xml:space="preserve"> +</w:t>
            </w:r>
            <w:r>
              <w:rPr>
                <w:rFonts w:eastAsia="Times New Roman"/>
                <w:sz w:val="20"/>
                <w:szCs w:val="20"/>
                <w:lang w:val="en-US"/>
              </w:rPr>
              <w:t xml:space="preserve"> </w:t>
            </w:r>
            <w:r w:rsidRPr="0067199C">
              <w:rPr>
                <w:rFonts w:eastAsia="Times New Roman"/>
                <w:sz w:val="20"/>
                <w:szCs w:val="20"/>
                <w:lang w:val="en-US"/>
              </w:rPr>
              <w:t>any psychotropic</w:t>
            </w:r>
          </w:p>
          <w:p w14:paraId="40D244CE" w14:textId="77777777" w:rsidR="00A26E6F" w:rsidRPr="0067199C" w:rsidRDefault="00A26E6F" w:rsidP="00345E79">
            <w:pPr>
              <w:ind w:left="720"/>
              <w:rPr>
                <w:rFonts w:eastAsia="Times New Roman"/>
                <w:sz w:val="20"/>
                <w:szCs w:val="20"/>
                <w:lang w:val="en-US"/>
              </w:rPr>
            </w:pPr>
            <w:r w:rsidRPr="0067199C">
              <w:rPr>
                <w:rFonts w:eastAsia="Times New Roman"/>
                <w:sz w:val="20"/>
                <w:szCs w:val="20"/>
                <w:lang w:val="en-US"/>
              </w:rPr>
              <w:t>other psychotropics +</w:t>
            </w:r>
            <w:r>
              <w:rPr>
                <w:rFonts w:eastAsia="Times New Roman"/>
                <w:sz w:val="20"/>
                <w:szCs w:val="20"/>
                <w:lang w:val="en-US"/>
              </w:rPr>
              <w:t xml:space="preserve"> </w:t>
            </w:r>
            <w:r w:rsidRPr="0067199C">
              <w:rPr>
                <w:rFonts w:eastAsia="Times New Roman"/>
                <w:sz w:val="20"/>
                <w:szCs w:val="20"/>
                <w:lang w:val="en-US"/>
              </w:rPr>
              <w:t xml:space="preserve">any </w:t>
            </w:r>
            <w:r>
              <w:rPr>
                <w:rFonts w:eastAsia="Times New Roman"/>
                <w:sz w:val="20"/>
                <w:szCs w:val="20"/>
                <w:lang w:val="en-US"/>
              </w:rPr>
              <w:t>specified</w:t>
            </w:r>
            <w:r w:rsidRPr="0067199C">
              <w:rPr>
                <w:rFonts w:eastAsia="Times New Roman"/>
                <w:sz w:val="20"/>
                <w:szCs w:val="20"/>
                <w:lang w:val="en-US"/>
              </w:rPr>
              <w:t xml:space="preserve"> psychotropic</w:t>
            </w:r>
          </w:p>
        </w:tc>
        <w:tc>
          <w:tcPr>
            <w:tcW w:w="1741" w:type="dxa"/>
            <w:shd w:val="clear" w:color="auto" w:fill="FFFFFF"/>
          </w:tcPr>
          <w:p w14:paraId="5DA67630" w14:textId="77777777" w:rsidR="00A26E6F" w:rsidRDefault="00A26E6F" w:rsidP="00345E79">
            <w:pPr>
              <w:rPr>
                <w:rFonts w:eastAsia="Times New Roman"/>
                <w:sz w:val="20"/>
                <w:szCs w:val="20"/>
                <w:lang w:val="en-US"/>
              </w:rPr>
            </w:pPr>
          </w:p>
          <w:p w14:paraId="56110A18" w14:textId="77777777" w:rsidR="00A26E6F" w:rsidRDefault="00A26E6F" w:rsidP="00345E79">
            <w:pPr>
              <w:rPr>
                <w:rFonts w:eastAsia="Times New Roman"/>
                <w:sz w:val="20"/>
                <w:szCs w:val="20"/>
                <w:lang w:val="en-US"/>
              </w:rPr>
            </w:pPr>
            <w:r>
              <w:rPr>
                <w:rFonts w:eastAsia="Times New Roman"/>
                <w:sz w:val="20"/>
                <w:szCs w:val="20"/>
                <w:lang w:val="en-US"/>
              </w:rPr>
              <w:t>952 (80.7)</w:t>
            </w:r>
          </w:p>
          <w:p w14:paraId="66BD21D1" w14:textId="77777777" w:rsidR="00A26E6F" w:rsidRDefault="00A26E6F" w:rsidP="00345E79">
            <w:pPr>
              <w:rPr>
                <w:rFonts w:eastAsia="Times New Roman"/>
                <w:sz w:val="20"/>
                <w:szCs w:val="20"/>
                <w:lang w:val="en-US"/>
              </w:rPr>
            </w:pPr>
            <w:r>
              <w:rPr>
                <w:rFonts w:eastAsia="Times New Roman"/>
                <w:sz w:val="20"/>
                <w:szCs w:val="20"/>
                <w:lang w:val="en-US"/>
              </w:rPr>
              <w:t>100 (8.5)</w:t>
            </w:r>
          </w:p>
          <w:p w14:paraId="00C74CBC" w14:textId="77777777" w:rsidR="00A26E6F" w:rsidRDefault="00A26E6F" w:rsidP="00345E79">
            <w:pPr>
              <w:rPr>
                <w:rFonts w:eastAsia="Times New Roman"/>
                <w:sz w:val="20"/>
                <w:szCs w:val="20"/>
                <w:lang w:val="en-US"/>
              </w:rPr>
            </w:pPr>
            <w:r>
              <w:rPr>
                <w:rFonts w:eastAsia="Times New Roman"/>
                <w:sz w:val="20"/>
                <w:szCs w:val="20"/>
                <w:lang w:val="en-US"/>
              </w:rPr>
              <w:t>1 (0.1)</w:t>
            </w:r>
          </w:p>
          <w:p w14:paraId="78D77ACC" w14:textId="77777777" w:rsidR="00A26E6F" w:rsidRDefault="00A26E6F" w:rsidP="00345E79">
            <w:pPr>
              <w:rPr>
                <w:rFonts w:eastAsia="Times New Roman"/>
                <w:sz w:val="20"/>
                <w:szCs w:val="20"/>
                <w:lang w:val="en-US"/>
              </w:rPr>
            </w:pPr>
            <w:r>
              <w:rPr>
                <w:rFonts w:eastAsia="Times New Roman"/>
                <w:sz w:val="20"/>
                <w:szCs w:val="20"/>
                <w:lang w:val="en-US"/>
              </w:rPr>
              <w:t>8 (0.7)</w:t>
            </w:r>
          </w:p>
          <w:p w14:paraId="7D8ECE48" w14:textId="77777777" w:rsidR="00A26E6F" w:rsidRDefault="00A26E6F" w:rsidP="00345E79">
            <w:pPr>
              <w:rPr>
                <w:rFonts w:eastAsia="Times New Roman"/>
                <w:sz w:val="20"/>
                <w:szCs w:val="20"/>
                <w:lang w:val="en-US"/>
              </w:rPr>
            </w:pPr>
            <w:r>
              <w:rPr>
                <w:rFonts w:eastAsia="Times New Roman"/>
                <w:sz w:val="20"/>
                <w:szCs w:val="20"/>
                <w:lang w:val="en-US"/>
              </w:rPr>
              <w:t>0 (0.0)</w:t>
            </w:r>
          </w:p>
          <w:p w14:paraId="6A8C945E" w14:textId="77777777" w:rsidR="00A26E6F" w:rsidRDefault="00A26E6F" w:rsidP="00345E79">
            <w:pPr>
              <w:rPr>
                <w:rFonts w:eastAsia="Times New Roman"/>
                <w:sz w:val="20"/>
                <w:szCs w:val="20"/>
                <w:lang w:val="en-US"/>
              </w:rPr>
            </w:pPr>
            <w:r>
              <w:rPr>
                <w:rFonts w:eastAsia="Times New Roman"/>
                <w:sz w:val="20"/>
                <w:szCs w:val="20"/>
                <w:lang w:val="en-US"/>
              </w:rPr>
              <w:t>6 (0.5)</w:t>
            </w:r>
          </w:p>
          <w:p w14:paraId="2E24CFDD" w14:textId="77777777" w:rsidR="00A26E6F" w:rsidRDefault="00A26E6F" w:rsidP="00345E79">
            <w:pPr>
              <w:rPr>
                <w:rFonts w:eastAsia="Times New Roman"/>
                <w:sz w:val="20"/>
                <w:szCs w:val="20"/>
                <w:lang w:val="en-US"/>
              </w:rPr>
            </w:pPr>
            <w:r>
              <w:rPr>
                <w:rFonts w:eastAsia="Times New Roman"/>
                <w:sz w:val="20"/>
                <w:szCs w:val="20"/>
                <w:lang w:val="en-US"/>
              </w:rPr>
              <w:t>1 (0.1)</w:t>
            </w:r>
          </w:p>
          <w:p w14:paraId="55471279" w14:textId="77777777" w:rsidR="00A26E6F" w:rsidRDefault="00A26E6F" w:rsidP="00345E79">
            <w:pPr>
              <w:rPr>
                <w:rFonts w:eastAsia="Times New Roman"/>
                <w:sz w:val="20"/>
                <w:szCs w:val="20"/>
                <w:lang w:val="en-US"/>
              </w:rPr>
            </w:pPr>
            <w:r>
              <w:rPr>
                <w:rFonts w:eastAsia="Times New Roman"/>
                <w:sz w:val="20"/>
                <w:szCs w:val="20"/>
                <w:lang w:val="en-US"/>
              </w:rPr>
              <w:t>25 (2.1)</w:t>
            </w:r>
          </w:p>
          <w:p w14:paraId="229C86D9" w14:textId="77777777" w:rsidR="00A26E6F" w:rsidRDefault="00A26E6F" w:rsidP="00345E79">
            <w:pPr>
              <w:rPr>
                <w:rFonts w:eastAsia="Times New Roman"/>
                <w:sz w:val="20"/>
                <w:szCs w:val="20"/>
                <w:lang w:val="en-US"/>
              </w:rPr>
            </w:pPr>
            <w:r>
              <w:rPr>
                <w:rFonts w:eastAsia="Times New Roman"/>
                <w:sz w:val="20"/>
                <w:szCs w:val="20"/>
                <w:lang w:val="en-US"/>
              </w:rPr>
              <w:t>28 (2.4)</w:t>
            </w:r>
          </w:p>
          <w:p w14:paraId="69EDF2F8" w14:textId="77777777" w:rsidR="00A26E6F" w:rsidRDefault="00A26E6F" w:rsidP="00345E79">
            <w:pPr>
              <w:rPr>
                <w:rFonts w:eastAsia="Times New Roman"/>
                <w:sz w:val="20"/>
                <w:szCs w:val="20"/>
                <w:lang w:val="en-US"/>
              </w:rPr>
            </w:pPr>
            <w:r>
              <w:rPr>
                <w:rFonts w:eastAsia="Times New Roman"/>
                <w:sz w:val="20"/>
                <w:szCs w:val="20"/>
                <w:lang w:val="en-US"/>
              </w:rPr>
              <w:t>4 (0.3)</w:t>
            </w:r>
          </w:p>
          <w:p w14:paraId="688F0083" w14:textId="77777777" w:rsidR="00A26E6F" w:rsidRDefault="00A26E6F" w:rsidP="00345E79">
            <w:pPr>
              <w:rPr>
                <w:rFonts w:eastAsia="Times New Roman"/>
                <w:sz w:val="20"/>
                <w:szCs w:val="20"/>
                <w:lang w:val="en-US"/>
              </w:rPr>
            </w:pPr>
            <w:r>
              <w:rPr>
                <w:rFonts w:eastAsia="Times New Roman"/>
                <w:sz w:val="20"/>
                <w:szCs w:val="20"/>
                <w:lang w:val="en-US"/>
              </w:rPr>
              <w:t>8 (0.7)</w:t>
            </w:r>
          </w:p>
          <w:p w14:paraId="51139B6C" w14:textId="77777777" w:rsidR="00A26E6F" w:rsidRDefault="00A26E6F" w:rsidP="00345E79">
            <w:pPr>
              <w:rPr>
                <w:rFonts w:eastAsia="Times New Roman"/>
                <w:sz w:val="20"/>
                <w:szCs w:val="20"/>
                <w:lang w:val="en-US"/>
              </w:rPr>
            </w:pPr>
            <w:r>
              <w:rPr>
                <w:rFonts w:eastAsia="Times New Roman"/>
                <w:sz w:val="20"/>
                <w:szCs w:val="20"/>
                <w:lang w:val="en-US"/>
              </w:rPr>
              <w:t>11 (0.9)</w:t>
            </w:r>
            <w:r>
              <w:rPr>
                <w:rFonts w:eastAsia="Times New Roman"/>
                <w:sz w:val="20"/>
                <w:szCs w:val="20"/>
                <w:lang w:val="en-US"/>
              </w:rPr>
              <w:br/>
              <w:t>7 (0.6)</w:t>
            </w:r>
            <w:r>
              <w:rPr>
                <w:rFonts w:eastAsia="Times New Roman"/>
                <w:sz w:val="20"/>
                <w:szCs w:val="20"/>
                <w:lang w:val="en-US"/>
              </w:rPr>
              <w:br/>
              <w:t>3 (0.3)</w:t>
            </w:r>
          </w:p>
          <w:p w14:paraId="783E6568" w14:textId="77777777" w:rsidR="00A26E6F" w:rsidRDefault="00A26E6F" w:rsidP="00345E79">
            <w:pPr>
              <w:rPr>
                <w:rFonts w:eastAsia="Times New Roman"/>
                <w:sz w:val="20"/>
                <w:szCs w:val="20"/>
                <w:lang w:val="en-US"/>
              </w:rPr>
            </w:pPr>
            <w:r>
              <w:rPr>
                <w:rFonts w:eastAsia="Times New Roman"/>
                <w:sz w:val="20"/>
                <w:szCs w:val="20"/>
                <w:lang w:val="en-US"/>
              </w:rPr>
              <w:t>20 (1.7)</w:t>
            </w:r>
          </w:p>
          <w:p w14:paraId="0CC54B8F" w14:textId="77777777" w:rsidR="00A26E6F" w:rsidRDefault="00A26E6F" w:rsidP="00345E79">
            <w:pPr>
              <w:rPr>
                <w:rFonts w:eastAsia="Times New Roman"/>
                <w:sz w:val="20"/>
                <w:szCs w:val="20"/>
                <w:lang w:val="en-US"/>
              </w:rPr>
            </w:pPr>
            <w:r>
              <w:rPr>
                <w:rFonts w:eastAsia="Times New Roman"/>
                <w:sz w:val="20"/>
                <w:szCs w:val="20"/>
                <w:lang w:val="en-US"/>
              </w:rPr>
              <w:t>0 (0.0)</w:t>
            </w:r>
            <w:r>
              <w:rPr>
                <w:rFonts w:eastAsia="Times New Roman"/>
                <w:sz w:val="20"/>
                <w:szCs w:val="20"/>
                <w:lang w:val="en-US"/>
              </w:rPr>
              <w:br/>
              <w:t>4 (0.3)</w:t>
            </w:r>
          </w:p>
          <w:p w14:paraId="07F05B55" w14:textId="77777777" w:rsidR="00A26E6F" w:rsidRPr="0067199C" w:rsidRDefault="00A26E6F" w:rsidP="00345E79">
            <w:pPr>
              <w:rPr>
                <w:rFonts w:eastAsia="Times New Roman"/>
                <w:sz w:val="20"/>
                <w:szCs w:val="20"/>
                <w:lang w:val="en-US"/>
              </w:rPr>
            </w:pPr>
            <w:r>
              <w:rPr>
                <w:rFonts w:eastAsia="Times New Roman"/>
                <w:sz w:val="20"/>
                <w:szCs w:val="20"/>
                <w:lang w:val="en-US"/>
              </w:rPr>
              <w:t>2 (0.2)</w:t>
            </w:r>
          </w:p>
        </w:tc>
        <w:tc>
          <w:tcPr>
            <w:tcW w:w="1842" w:type="dxa"/>
            <w:shd w:val="clear" w:color="auto" w:fill="FFFFFF"/>
          </w:tcPr>
          <w:p w14:paraId="2AEC9011" w14:textId="77777777" w:rsidR="00A26E6F" w:rsidRDefault="00A26E6F" w:rsidP="00345E79">
            <w:pPr>
              <w:rPr>
                <w:rFonts w:eastAsia="Times New Roman"/>
                <w:sz w:val="20"/>
                <w:szCs w:val="20"/>
                <w:lang w:val="en-US"/>
              </w:rPr>
            </w:pPr>
          </w:p>
          <w:p w14:paraId="505F9AE4" w14:textId="77777777" w:rsidR="00A26E6F" w:rsidRDefault="00A26E6F" w:rsidP="00345E79">
            <w:pPr>
              <w:rPr>
                <w:rFonts w:eastAsia="Times New Roman"/>
                <w:sz w:val="20"/>
                <w:szCs w:val="20"/>
                <w:lang w:val="en-US"/>
              </w:rPr>
            </w:pPr>
            <w:r>
              <w:rPr>
                <w:rFonts w:eastAsia="Times New Roman"/>
                <w:sz w:val="20"/>
                <w:szCs w:val="20"/>
                <w:lang w:val="en-US"/>
              </w:rPr>
              <w:t>18657 (89.5)</w:t>
            </w:r>
          </w:p>
          <w:p w14:paraId="7EC5F7F0" w14:textId="77777777" w:rsidR="00A26E6F" w:rsidRDefault="00A26E6F" w:rsidP="00345E79">
            <w:pPr>
              <w:rPr>
                <w:rFonts w:eastAsia="Times New Roman"/>
                <w:sz w:val="20"/>
                <w:szCs w:val="20"/>
                <w:lang w:val="en-US"/>
              </w:rPr>
            </w:pPr>
            <w:r>
              <w:rPr>
                <w:rFonts w:eastAsia="Times New Roman"/>
                <w:sz w:val="20"/>
                <w:szCs w:val="20"/>
                <w:lang w:val="en-US"/>
              </w:rPr>
              <w:t>1164 (5.6)</w:t>
            </w:r>
          </w:p>
          <w:p w14:paraId="0BC5AD99" w14:textId="77777777" w:rsidR="00A26E6F" w:rsidRDefault="00A26E6F" w:rsidP="00345E79">
            <w:pPr>
              <w:rPr>
                <w:rFonts w:eastAsia="Times New Roman"/>
                <w:sz w:val="20"/>
                <w:szCs w:val="20"/>
                <w:lang w:val="en-US"/>
              </w:rPr>
            </w:pPr>
            <w:r>
              <w:rPr>
                <w:rFonts w:eastAsia="Times New Roman"/>
                <w:sz w:val="20"/>
                <w:szCs w:val="20"/>
                <w:lang w:val="en-US"/>
              </w:rPr>
              <w:t>17 (0.1)</w:t>
            </w:r>
            <w:r>
              <w:rPr>
                <w:rFonts w:eastAsia="Times New Roman"/>
                <w:sz w:val="20"/>
                <w:szCs w:val="20"/>
                <w:lang w:val="en-US"/>
              </w:rPr>
              <w:br/>
              <w:t>116 (0.6)</w:t>
            </w:r>
            <w:r>
              <w:rPr>
                <w:rFonts w:eastAsia="Times New Roman"/>
                <w:sz w:val="20"/>
                <w:szCs w:val="20"/>
                <w:lang w:val="en-US"/>
              </w:rPr>
              <w:br/>
              <w:t>7 (0.0)</w:t>
            </w:r>
            <w:r>
              <w:rPr>
                <w:rFonts w:eastAsia="Times New Roman"/>
                <w:sz w:val="20"/>
                <w:szCs w:val="20"/>
                <w:lang w:val="en-US"/>
              </w:rPr>
              <w:br/>
              <w:t>27 (0.1)</w:t>
            </w:r>
          </w:p>
          <w:p w14:paraId="39A1805A" w14:textId="77777777" w:rsidR="00A26E6F" w:rsidRDefault="00A26E6F" w:rsidP="00345E79">
            <w:pPr>
              <w:rPr>
                <w:rFonts w:eastAsia="Times New Roman"/>
                <w:sz w:val="20"/>
                <w:szCs w:val="20"/>
                <w:lang w:val="en-US"/>
              </w:rPr>
            </w:pPr>
            <w:r>
              <w:rPr>
                <w:rFonts w:eastAsia="Times New Roman"/>
                <w:sz w:val="20"/>
                <w:szCs w:val="20"/>
                <w:lang w:val="en-US"/>
              </w:rPr>
              <w:t>10 (0.0)</w:t>
            </w:r>
          </w:p>
          <w:p w14:paraId="03C5D843" w14:textId="77777777" w:rsidR="00A26E6F" w:rsidRDefault="00A26E6F" w:rsidP="00345E79">
            <w:pPr>
              <w:rPr>
                <w:rFonts w:eastAsia="Times New Roman"/>
                <w:sz w:val="20"/>
                <w:szCs w:val="20"/>
                <w:lang w:val="en-US"/>
              </w:rPr>
            </w:pPr>
            <w:r>
              <w:rPr>
                <w:rFonts w:eastAsia="Times New Roman"/>
                <w:sz w:val="20"/>
                <w:szCs w:val="20"/>
                <w:lang w:val="en-US"/>
              </w:rPr>
              <w:t>184 (0.9)</w:t>
            </w:r>
          </w:p>
          <w:p w14:paraId="58063477" w14:textId="77777777" w:rsidR="00A26E6F" w:rsidRDefault="00A26E6F" w:rsidP="00345E79">
            <w:pPr>
              <w:rPr>
                <w:rFonts w:eastAsia="Times New Roman"/>
                <w:sz w:val="20"/>
                <w:szCs w:val="20"/>
                <w:lang w:val="en-US"/>
              </w:rPr>
            </w:pPr>
            <w:r>
              <w:rPr>
                <w:rFonts w:eastAsia="Times New Roman"/>
                <w:sz w:val="20"/>
                <w:szCs w:val="20"/>
                <w:lang w:val="en-US"/>
              </w:rPr>
              <w:t>182 (0.9)</w:t>
            </w:r>
            <w:r>
              <w:rPr>
                <w:rFonts w:eastAsia="Times New Roman"/>
                <w:sz w:val="20"/>
                <w:szCs w:val="20"/>
                <w:lang w:val="en-US"/>
              </w:rPr>
              <w:br/>
              <w:t>6 (0.0)</w:t>
            </w:r>
          </w:p>
          <w:p w14:paraId="0117A6EE" w14:textId="77777777" w:rsidR="00A26E6F" w:rsidRDefault="00A26E6F" w:rsidP="00345E79">
            <w:pPr>
              <w:rPr>
                <w:rFonts w:eastAsia="Times New Roman"/>
                <w:sz w:val="20"/>
                <w:szCs w:val="20"/>
                <w:lang w:val="en-US"/>
              </w:rPr>
            </w:pPr>
            <w:r>
              <w:rPr>
                <w:rFonts w:eastAsia="Times New Roman"/>
                <w:sz w:val="20"/>
                <w:szCs w:val="20"/>
                <w:lang w:val="en-US"/>
              </w:rPr>
              <w:t>94 (0.5)</w:t>
            </w:r>
          </w:p>
          <w:p w14:paraId="036BA8F2" w14:textId="77777777" w:rsidR="00A26E6F" w:rsidRDefault="00A26E6F" w:rsidP="00345E79">
            <w:pPr>
              <w:rPr>
                <w:rFonts w:eastAsia="Times New Roman"/>
                <w:sz w:val="20"/>
                <w:szCs w:val="20"/>
                <w:lang w:val="en-US"/>
              </w:rPr>
            </w:pPr>
            <w:r>
              <w:rPr>
                <w:rFonts w:eastAsia="Times New Roman"/>
                <w:sz w:val="20"/>
                <w:szCs w:val="20"/>
                <w:lang w:val="en-US"/>
              </w:rPr>
              <w:t>87 (0.4)</w:t>
            </w:r>
          </w:p>
          <w:p w14:paraId="543CED08" w14:textId="77777777" w:rsidR="00A26E6F" w:rsidRDefault="00A26E6F" w:rsidP="00345E79">
            <w:pPr>
              <w:rPr>
                <w:rFonts w:eastAsia="Times New Roman"/>
                <w:sz w:val="20"/>
                <w:szCs w:val="20"/>
                <w:lang w:val="en-US"/>
              </w:rPr>
            </w:pPr>
            <w:r>
              <w:rPr>
                <w:rFonts w:eastAsia="Times New Roman"/>
                <w:sz w:val="20"/>
                <w:szCs w:val="20"/>
                <w:lang w:val="en-US"/>
              </w:rPr>
              <w:t>84 (0.4)</w:t>
            </w:r>
          </w:p>
          <w:p w14:paraId="405E3C2F" w14:textId="77777777" w:rsidR="00A26E6F" w:rsidRDefault="00A26E6F" w:rsidP="00345E79">
            <w:pPr>
              <w:rPr>
                <w:rFonts w:eastAsia="Times New Roman"/>
                <w:sz w:val="20"/>
                <w:szCs w:val="20"/>
                <w:lang w:val="en-US"/>
              </w:rPr>
            </w:pPr>
            <w:r>
              <w:rPr>
                <w:rFonts w:eastAsia="Times New Roman"/>
                <w:sz w:val="20"/>
                <w:szCs w:val="20"/>
                <w:lang w:val="en-US"/>
              </w:rPr>
              <w:t>12 (0.1)</w:t>
            </w:r>
          </w:p>
          <w:p w14:paraId="7A379D5B" w14:textId="77777777" w:rsidR="00A26E6F" w:rsidRDefault="00A26E6F" w:rsidP="00345E79">
            <w:pPr>
              <w:rPr>
                <w:rFonts w:eastAsia="Times New Roman"/>
                <w:sz w:val="20"/>
                <w:szCs w:val="20"/>
                <w:lang w:val="en-US"/>
              </w:rPr>
            </w:pPr>
            <w:r>
              <w:rPr>
                <w:rFonts w:eastAsia="Times New Roman"/>
                <w:sz w:val="20"/>
                <w:szCs w:val="20"/>
                <w:lang w:val="en-US"/>
              </w:rPr>
              <w:t>149 (0.7)</w:t>
            </w:r>
          </w:p>
          <w:p w14:paraId="429C946F" w14:textId="77777777" w:rsidR="00A26E6F" w:rsidRDefault="00A26E6F" w:rsidP="00345E79">
            <w:pPr>
              <w:rPr>
                <w:rFonts w:eastAsia="Times New Roman"/>
                <w:sz w:val="20"/>
                <w:szCs w:val="20"/>
                <w:lang w:val="en-US"/>
              </w:rPr>
            </w:pPr>
            <w:r>
              <w:rPr>
                <w:rFonts w:eastAsia="Times New Roman"/>
                <w:sz w:val="20"/>
                <w:szCs w:val="20"/>
                <w:lang w:val="en-US"/>
              </w:rPr>
              <w:t>14 (0.1)</w:t>
            </w:r>
          </w:p>
          <w:p w14:paraId="0BF74137" w14:textId="77777777" w:rsidR="00A26E6F" w:rsidRDefault="00A26E6F" w:rsidP="00345E79">
            <w:pPr>
              <w:rPr>
                <w:rFonts w:eastAsia="Times New Roman"/>
                <w:sz w:val="20"/>
                <w:szCs w:val="20"/>
                <w:lang w:val="en-US"/>
              </w:rPr>
            </w:pPr>
            <w:r>
              <w:rPr>
                <w:rFonts w:eastAsia="Times New Roman"/>
                <w:sz w:val="20"/>
                <w:szCs w:val="20"/>
                <w:lang w:val="en-US"/>
              </w:rPr>
              <w:t>18 (0.1)</w:t>
            </w:r>
          </w:p>
          <w:p w14:paraId="278D9B1F" w14:textId="77777777" w:rsidR="00A26E6F" w:rsidRPr="0067199C" w:rsidRDefault="00A26E6F" w:rsidP="00345E79">
            <w:pPr>
              <w:rPr>
                <w:rFonts w:eastAsia="Times New Roman"/>
                <w:sz w:val="20"/>
                <w:szCs w:val="20"/>
                <w:lang w:val="en-US"/>
              </w:rPr>
            </w:pPr>
            <w:r>
              <w:rPr>
                <w:rFonts w:eastAsia="Times New Roman"/>
                <w:sz w:val="20"/>
                <w:szCs w:val="20"/>
                <w:lang w:val="en-US"/>
              </w:rPr>
              <w:t>9 (0.0)</w:t>
            </w:r>
          </w:p>
        </w:tc>
      </w:tr>
      <w:tr w:rsidR="00A26E6F" w:rsidRPr="0067199C" w14:paraId="408A9C52" w14:textId="77777777" w:rsidTr="00345E79">
        <w:trPr>
          <w:tblCellSpacing w:w="0" w:type="dxa"/>
        </w:trPr>
        <w:tc>
          <w:tcPr>
            <w:tcW w:w="9647" w:type="dxa"/>
            <w:gridSpan w:val="3"/>
            <w:tcBorders>
              <w:top w:val="single" w:sz="4" w:space="0" w:color="auto"/>
            </w:tcBorders>
            <w:shd w:val="clear" w:color="auto" w:fill="FFFFFF"/>
          </w:tcPr>
          <w:p w14:paraId="44ECAF42" w14:textId="77777777" w:rsidR="00A26E6F" w:rsidRPr="00A26E6F" w:rsidRDefault="00A26E6F" w:rsidP="00345E79">
            <w:pPr>
              <w:rPr>
                <w:rFonts w:eastAsia="Times New Roman"/>
                <w:sz w:val="20"/>
                <w:szCs w:val="20"/>
                <w:lang w:val="en-US"/>
              </w:rPr>
            </w:pPr>
            <w:r>
              <w:rPr>
                <w:rFonts w:eastAsia="Times New Roman"/>
                <w:sz w:val="20"/>
                <w:szCs w:val="20"/>
                <w:lang w:val="en-US"/>
              </w:rPr>
              <w:t xml:space="preserve">VKA: vitamin K antagonists ASA: Acetylic salicylic acid DOAC: direct oral anticoagulant ADP: Adenosine diphosphate antagonist ACE: angiotensin converting enzyme IHD: Ischemic heart disease SABA: Short-acting beta agonist LABA: long-acting beta agonist LAMA: Long-acting muscarinic antagonist SSRI: Selective serotonin inhibitor SNRI: Serotonin and norepinephrine reuptake inhibitor </w:t>
            </w:r>
            <w:proofErr w:type="spellStart"/>
            <w:r>
              <w:rPr>
                <w:rFonts w:eastAsia="Times New Roman"/>
                <w:sz w:val="20"/>
                <w:szCs w:val="20"/>
                <w:lang w:val="en-US"/>
              </w:rPr>
              <w:t>NaRI</w:t>
            </w:r>
            <w:proofErr w:type="spellEnd"/>
            <w:r>
              <w:rPr>
                <w:rFonts w:eastAsia="Times New Roman"/>
                <w:sz w:val="20"/>
                <w:szCs w:val="20"/>
                <w:lang w:val="en-US"/>
              </w:rPr>
              <w:t xml:space="preserve">: Norepinephrine reuptake inhibitor </w:t>
            </w:r>
            <w:proofErr w:type="spellStart"/>
            <w:r>
              <w:rPr>
                <w:rFonts w:eastAsia="Times New Roman"/>
                <w:sz w:val="20"/>
                <w:szCs w:val="20"/>
                <w:lang w:val="en-US"/>
              </w:rPr>
              <w:t>NaSSA</w:t>
            </w:r>
            <w:proofErr w:type="spellEnd"/>
            <w:r>
              <w:rPr>
                <w:rFonts w:eastAsia="Times New Roman"/>
                <w:sz w:val="20"/>
                <w:szCs w:val="20"/>
                <w:lang w:val="en-US"/>
              </w:rPr>
              <w:t>: Norepinephrine and specific serotonergic antidepressants</w:t>
            </w:r>
          </w:p>
          <w:p w14:paraId="470C5E4D" w14:textId="77777777" w:rsidR="00A26E6F" w:rsidRPr="0067199C" w:rsidRDefault="00A26E6F" w:rsidP="00345E79">
            <w:pPr>
              <w:rPr>
                <w:rFonts w:eastAsia="Times New Roman"/>
                <w:sz w:val="20"/>
                <w:szCs w:val="20"/>
                <w:lang w:val="en-US"/>
              </w:rPr>
            </w:pPr>
            <w:r w:rsidRPr="0067199C">
              <w:rPr>
                <w:rFonts w:eastAsia="Times New Roman"/>
                <w:sz w:val="20"/>
                <w:szCs w:val="20"/>
                <w:vertAlign w:val="superscript"/>
                <w:lang w:val="en-US"/>
              </w:rPr>
              <w:t>1</w:t>
            </w:r>
            <w:r>
              <w:rPr>
                <w:rFonts w:eastAsia="Times New Roman"/>
                <w:sz w:val="20"/>
                <w:szCs w:val="20"/>
                <w:lang w:val="en-US"/>
              </w:rPr>
              <w:t>either diuretics, ACE/ANG-II inhibitors or Ca</w:t>
            </w:r>
            <w:r>
              <w:rPr>
                <w:rFonts w:eastAsia="Times New Roman"/>
                <w:sz w:val="20"/>
                <w:szCs w:val="20"/>
                <w:vertAlign w:val="superscript"/>
                <w:lang w:val="en-US"/>
              </w:rPr>
              <w:t>2+</w:t>
            </w:r>
            <w:r>
              <w:rPr>
                <w:rFonts w:eastAsia="Times New Roman"/>
                <w:sz w:val="20"/>
                <w:szCs w:val="20"/>
                <w:lang w:val="en-US"/>
              </w:rPr>
              <w:t xml:space="preserve">antagonists </w:t>
            </w:r>
            <w:r>
              <w:rPr>
                <w:rFonts w:eastAsia="Times New Roman"/>
                <w:sz w:val="20"/>
                <w:szCs w:val="20"/>
                <w:vertAlign w:val="superscript"/>
                <w:lang w:val="en-US"/>
              </w:rPr>
              <w:t>2</w:t>
            </w:r>
            <w:r w:rsidRPr="0067199C">
              <w:rPr>
                <w:rFonts w:eastAsia="Times New Roman"/>
                <w:sz w:val="20"/>
                <w:szCs w:val="20"/>
                <w:vertAlign w:val="superscript"/>
                <w:lang w:val="en-US"/>
              </w:rPr>
              <w:t xml:space="preserve"> </w:t>
            </w:r>
            <w:r w:rsidRPr="0067199C">
              <w:rPr>
                <w:rFonts w:eastAsia="Times New Roman"/>
                <w:sz w:val="20"/>
                <w:szCs w:val="20"/>
                <w:lang w:val="en-US"/>
              </w:rPr>
              <w:t xml:space="preserve">likely underreported due to limited </w:t>
            </w:r>
            <w:r>
              <w:rPr>
                <w:rFonts w:eastAsia="Times New Roman"/>
                <w:sz w:val="20"/>
                <w:szCs w:val="20"/>
                <w:lang w:val="en-US"/>
              </w:rPr>
              <w:t xml:space="preserve">general </w:t>
            </w:r>
            <w:r w:rsidRPr="0067199C">
              <w:rPr>
                <w:rFonts w:eastAsia="Times New Roman"/>
                <w:sz w:val="20"/>
                <w:szCs w:val="20"/>
                <w:lang w:val="en-US"/>
              </w:rPr>
              <w:t>reimbursement for benzodiazepines in Denmark</w:t>
            </w:r>
          </w:p>
        </w:tc>
      </w:tr>
    </w:tbl>
    <w:p w14:paraId="3569B2FC" w14:textId="3EF5A0F0" w:rsidR="006645CD" w:rsidRPr="0067199C" w:rsidRDefault="006645CD">
      <w:pPr>
        <w:rPr>
          <w:lang w:val="en-US"/>
        </w:rPr>
      </w:pPr>
    </w:p>
    <w:p w14:paraId="07DE005E" w14:textId="77777777" w:rsidR="006860E3" w:rsidRDefault="006860E3">
      <w:pPr>
        <w:rPr>
          <w:lang w:val="en-US"/>
        </w:rPr>
      </w:pPr>
      <w:r>
        <w:rPr>
          <w:lang w:val="en-US"/>
        </w:rPr>
        <w:br w:type="page"/>
      </w:r>
    </w:p>
    <w:tbl>
      <w:tblPr>
        <w:tblpPr w:leftFromText="180" w:rightFromText="180" w:vertAnchor="text" w:horzAnchor="margin" w:tblpY="554"/>
        <w:tblW w:w="0" w:type="auto"/>
        <w:tblLayout w:type="fixed"/>
        <w:tblCellMar>
          <w:top w:w="15" w:type="dxa"/>
          <w:left w:w="15" w:type="dxa"/>
          <w:bottom w:w="15" w:type="dxa"/>
          <w:right w:w="15" w:type="dxa"/>
        </w:tblCellMar>
        <w:tblLook w:val="04A0" w:firstRow="1" w:lastRow="0" w:firstColumn="1" w:lastColumn="0" w:noHBand="0" w:noVBand="1"/>
      </w:tblPr>
      <w:tblGrid>
        <w:gridCol w:w="1134"/>
        <w:gridCol w:w="567"/>
        <w:gridCol w:w="627"/>
        <w:gridCol w:w="644"/>
        <w:gridCol w:w="792"/>
        <w:gridCol w:w="893"/>
        <w:gridCol w:w="893"/>
        <w:gridCol w:w="893"/>
        <w:gridCol w:w="1021"/>
        <w:gridCol w:w="1003"/>
        <w:gridCol w:w="893"/>
      </w:tblGrid>
      <w:tr w:rsidR="00791BFA" w:rsidRPr="0067199C" w14:paraId="717932F3" w14:textId="77777777" w:rsidTr="00791BFA">
        <w:trPr>
          <w:trHeight w:val="297"/>
        </w:trPr>
        <w:tc>
          <w:tcPr>
            <w:tcW w:w="9360" w:type="dxa"/>
            <w:gridSpan w:val="11"/>
            <w:tcBorders>
              <w:bottom w:val="single" w:sz="4" w:space="0" w:color="auto"/>
            </w:tcBorders>
            <w:tcMar>
              <w:top w:w="100" w:type="dxa"/>
              <w:left w:w="100" w:type="dxa"/>
              <w:bottom w:w="100" w:type="dxa"/>
              <w:right w:w="100" w:type="dxa"/>
            </w:tcMar>
          </w:tcPr>
          <w:p w14:paraId="73C541C6" w14:textId="2B208032" w:rsidR="00791BFA" w:rsidRPr="0067199C" w:rsidRDefault="00791BFA" w:rsidP="00791BFA">
            <w:pPr>
              <w:pStyle w:val="NormalWeb"/>
              <w:spacing w:before="0" w:beforeAutospacing="0" w:after="0" w:afterAutospacing="0"/>
              <w:rPr>
                <w:rFonts w:ascii="Arial" w:hAnsi="Arial" w:cs="Arial"/>
                <w:color w:val="000000"/>
                <w:sz w:val="18"/>
                <w:szCs w:val="18"/>
              </w:rPr>
            </w:pPr>
            <w:r w:rsidRPr="0067199C">
              <w:rPr>
                <w:rFonts w:ascii="Arial" w:hAnsi="Arial" w:cs="Arial"/>
                <w:color w:val="000000"/>
                <w:sz w:val="18"/>
                <w:szCs w:val="18"/>
              </w:rPr>
              <w:lastRenderedPageBreak/>
              <w:t xml:space="preserve">Table </w:t>
            </w:r>
            <w:r>
              <w:rPr>
                <w:rFonts w:ascii="Arial" w:hAnsi="Arial" w:cs="Arial"/>
                <w:color w:val="000000"/>
                <w:sz w:val="18"/>
                <w:szCs w:val="18"/>
              </w:rPr>
              <w:t>S1</w:t>
            </w:r>
            <w:r w:rsidRPr="0067199C">
              <w:rPr>
                <w:rFonts w:ascii="Arial" w:hAnsi="Arial" w:cs="Arial"/>
                <w:color w:val="000000"/>
                <w:sz w:val="18"/>
                <w:szCs w:val="18"/>
              </w:rPr>
              <w:t xml:space="preserve">: </w:t>
            </w:r>
            <w:r w:rsidRPr="0067199C">
              <w:rPr>
                <w:rFonts w:ascii="Calibri" w:hAnsi="Calibri" w:cs="Calibri"/>
                <w:color w:val="000000"/>
              </w:rPr>
              <w:t xml:space="preserve"> </w:t>
            </w:r>
            <w:r w:rsidRPr="0067199C">
              <w:rPr>
                <w:rFonts w:ascii="Arial" w:hAnsi="Arial" w:cs="Arial"/>
                <w:color w:val="000000"/>
                <w:sz w:val="18"/>
                <w:szCs w:val="18"/>
              </w:rPr>
              <w:t>Performance of different models for Outcome B</w:t>
            </w:r>
          </w:p>
        </w:tc>
      </w:tr>
      <w:tr w:rsidR="00791BFA" w:rsidRPr="0067199C" w14:paraId="7B1DE2F0" w14:textId="77777777" w:rsidTr="00791BFA">
        <w:trPr>
          <w:trHeight w:val="249"/>
        </w:trPr>
        <w:tc>
          <w:tcPr>
            <w:tcW w:w="1134" w:type="dxa"/>
            <w:tcBorders>
              <w:top w:val="single" w:sz="4" w:space="0" w:color="auto"/>
              <w:bottom w:val="single" w:sz="4" w:space="0" w:color="auto"/>
            </w:tcBorders>
            <w:tcMar>
              <w:top w:w="100" w:type="dxa"/>
              <w:left w:w="100" w:type="dxa"/>
              <w:bottom w:w="100" w:type="dxa"/>
              <w:right w:w="100" w:type="dxa"/>
            </w:tcMar>
            <w:hideMark/>
          </w:tcPr>
          <w:p w14:paraId="51A49561" w14:textId="77777777" w:rsidR="00791BFA" w:rsidRPr="0067199C" w:rsidRDefault="00791BFA" w:rsidP="00791BFA">
            <w:pPr>
              <w:spacing w:line="240" w:lineRule="auto"/>
              <w:rPr>
                <w:sz w:val="18"/>
                <w:szCs w:val="18"/>
                <w:lang w:val="en-US"/>
              </w:rPr>
            </w:pPr>
            <w:r w:rsidRPr="0067199C">
              <w:rPr>
                <w:sz w:val="18"/>
                <w:szCs w:val="18"/>
                <w:lang w:val="en-US"/>
              </w:rPr>
              <w:t xml:space="preserve">  </w:t>
            </w:r>
            <w:r>
              <w:rPr>
                <w:sz w:val="18"/>
                <w:szCs w:val="18"/>
                <w:lang w:val="en-US"/>
              </w:rPr>
              <w:t>PPF 20</w:t>
            </w:r>
          </w:p>
        </w:tc>
        <w:tc>
          <w:tcPr>
            <w:tcW w:w="567" w:type="dxa"/>
            <w:tcBorders>
              <w:top w:val="single" w:sz="4" w:space="0" w:color="auto"/>
              <w:bottom w:val="single" w:sz="4" w:space="0" w:color="auto"/>
            </w:tcBorders>
            <w:tcMar>
              <w:top w:w="100" w:type="dxa"/>
              <w:left w:w="100" w:type="dxa"/>
              <w:bottom w:w="100" w:type="dxa"/>
              <w:right w:w="100" w:type="dxa"/>
            </w:tcMar>
            <w:hideMark/>
          </w:tcPr>
          <w:p w14:paraId="320382E1" w14:textId="77777777" w:rsidR="00791BFA" w:rsidRPr="0067199C" w:rsidRDefault="00791BFA" w:rsidP="00791BFA">
            <w:pPr>
              <w:pStyle w:val="NormalWeb"/>
              <w:spacing w:before="0" w:beforeAutospacing="0" w:after="0" w:afterAutospacing="0"/>
              <w:jc w:val="center"/>
              <w:rPr>
                <w:rFonts w:ascii="Arial" w:hAnsi="Arial" w:cs="Arial"/>
                <w:sz w:val="18"/>
                <w:szCs w:val="18"/>
              </w:rPr>
            </w:pPr>
            <w:r w:rsidRPr="0067199C">
              <w:rPr>
                <w:rFonts w:ascii="Arial" w:hAnsi="Arial" w:cs="Arial"/>
                <w:color w:val="000000"/>
                <w:sz w:val="18"/>
                <w:szCs w:val="18"/>
              </w:rPr>
              <w:t>TP</w:t>
            </w:r>
          </w:p>
        </w:tc>
        <w:tc>
          <w:tcPr>
            <w:tcW w:w="627" w:type="dxa"/>
            <w:tcBorders>
              <w:top w:val="single" w:sz="4" w:space="0" w:color="auto"/>
              <w:bottom w:val="single" w:sz="4" w:space="0" w:color="auto"/>
            </w:tcBorders>
            <w:tcMar>
              <w:top w:w="100" w:type="dxa"/>
              <w:left w:w="100" w:type="dxa"/>
              <w:bottom w:w="100" w:type="dxa"/>
              <w:right w:w="100" w:type="dxa"/>
            </w:tcMar>
            <w:hideMark/>
          </w:tcPr>
          <w:p w14:paraId="4BC0C702" w14:textId="77777777" w:rsidR="00791BFA" w:rsidRPr="0067199C" w:rsidRDefault="00791BFA" w:rsidP="00791BFA">
            <w:pPr>
              <w:pStyle w:val="NormalWeb"/>
              <w:spacing w:before="0" w:beforeAutospacing="0" w:after="0" w:afterAutospacing="0"/>
              <w:jc w:val="center"/>
              <w:rPr>
                <w:rFonts w:ascii="Arial" w:hAnsi="Arial" w:cs="Arial"/>
                <w:sz w:val="18"/>
                <w:szCs w:val="18"/>
              </w:rPr>
            </w:pPr>
            <w:r w:rsidRPr="0067199C">
              <w:rPr>
                <w:rFonts w:ascii="Arial" w:hAnsi="Arial" w:cs="Arial"/>
                <w:color w:val="000000"/>
                <w:sz w:val="18"/>
                <w:szCs w:val="18"/>
              </w:rPr>
              <w:t>FP</w:t>
            </w:r>
          </w:p>
        </w:tc>
        <w:tc>
          <w:tcPr>
            <w:tcW w:w="644" w:type="dxa"/>
            <w:tcBorders>
              <w:top w:val="single" w:sz="4" w:space="0" w:color="auto"/>
              <w:bottom w:val="single" w:sz="4" w:space="0" w:color="auto"/>
            </w:tcBorders>
            <w:tcMar>
              <w:top w:w="100" w:type="dxa"/>
              <w:left w:w="100" w:type="dxa"/>
              <w:bottom w:w="100" w:type="dxa"/>
              <w:right w:w="100" w:type="dxa"/>
            </w:tcMar>
            <w:hideMark/>
          </w:tcPr>
          <w:p w14:paraId="3D9F6654" w14:textId="77777777" w:rsidR="00791BFA" w:rsidRPr="0067199C" w:rsidRDefault="00791BFA" w:rsidP="00791BFA">
            <w:pPr>
              <w:pStyle w:val="NormalWeb"/>
              <w:spacing w:before="0" w:beforeAutospacing="0" w:after="0" w:afterAutospacing="0"/>
              <w:jc w:val="center"/>
              <w:rPr>
                <w:rFonts w:ascii="Arial" w:hAnsi="Arial" w:cs="Arial"/>
                <w:sz w:val="18"/>
                <w:szCs w:val="18"/>
              </w:rPr>
            </w:pPr>
            <w:r w:rsidRPr="0067199C">
              <w:rPr>
                <w:rFonts w:ascii="Arial" w:hAnsi="Arial" w:cs="Arial"/>
                <w:color w:val="000000"/>
                <w:sz w:val="18"/>
                <w:szCs w:val="18"/>
              </w:rPr>
              <w:t>FN</w:t>
            </w:r>
          </w:p>
        </w:tc>
        <w:tc>
          <w:tcPr>
            <w:tcW w:w="792" w:type="dxa"/>
            <w:tcBorders>
              <w:top w:val="single" w:sz="4" w:space="0" w:color="auto"/>
              <w:bottom w:val="single" w:sz="4" w:space="0" w:color="auto"/>
            </w:tcBorders>
            <w:tcMar>
              <w:top w:w="100" w:type="dxa"/>
              <w:left w:w="100" w:type="dxa"/>
              <w:bottom w:w="100" w:type="dxa"/>
              <w:right w:w="100" w:type="dxa"/>
            </w:tcMar>
            <w:hideMark/>
          </w:tcPr>
          <w:p w14:paraId="27256CC0" w14:textId="77777777" w:rsidR="00791BFA" w:rsidRPr="0067199C" w:rsidRDefault="00791BFA" w:rsidP="00791BFA">
            <w:pPr>
              <w:pStyle w:val="NormalWeb"/>
              <w:spacing w:before="0" w:beforeAutospacing="0" w:after="0" w:afterAutospacing="0"/>
              <w:jc w:val="center"/>
              <w:rPr>
                <w:rFonts w:ascii="Arial" w:hAnsi="Arial" w:cs="Arial"/>
                <w:sz w:val="18"/>
                <w:szCs w:val="18"/>
              </w:rPr>
            </w:pPr>
            <w:r w:rsidRPr="0067199C">
              <w:rPr>
                <w:rFonts w:ascii="Arial" w:hAnsi="Arial" w:cs="Arial"/>
                <w:color w:val="000000"/>
                <w:sz w:val="18"/>
                <w:szCs w:val="18"/>
              </w:rPr>
              <w:t>TN</w:t>
            </w:r>
          </w:p>
        </w:tc>
        <w:tc>
          <w:tcPr>
            <w:tcW w:w="893" w:type="dxa"/>
            <w:tcBorders>
              <w:top w:val="single" w:sz="4" w:space="0" w:color="auto"/>
              <w:bottom w:val="single" w:sz="4" w:space="0" w:color="auto"/>
            </w:tcBorders>
            <w:tcMar>
              <w:top w:w="100" w:type="dxa"/>
              <w:left w:w="100" w:type="dxa"/>
              <w:bottom w:w="100" w:type="dxa"/>
              <w:right w:w="100" w:type="dxa"/>
            </w:tcMar>
            <w:hideMark/>
          </w:tcPr>
          <w:p w14:paraId="61C9B91F" w14:textId="77777777" w:rsidR="00791BFA" w:rsidRPr="0067199C" w:rsidRDefault="00791BFA" w:rsidP="00791BFA">
            <w:pPr>
              <w:pStyle w:val="NormalWeb"/>
              <w:spacing w:before="0" w:beforeAutospacing="0" w:after="0" w:afterAutospacing="0"/>
              <w:jc w:val="center"/>
              <w:rPr>
                <w:rFonts w:ascii="Arial" w:hAnsi="Arial" w:cs="Arial"/>
                <w:sz w:val="18"/>
                <w:szCs w:val="18"/>
              </w:rPr>
            </w:pPr>
            <w:r w:rsidRPr="0067199C">
              <w:rPr>
                <w:rFonts w:ascii="Arial" w:hAnsi="Arial" w:cs="Arial"/>
                <w:color w:val="000000"/>
                <w:sz w:val="18"/>
                <w:szCs w:val="18"/>
              </w:rPr>
              <w:t>TPR</w:t>
            </w:r>
          </w:p>
        </w:tc>
        <w:tc>
          <w:tcPr>
            <w:tcW w:w="893" w:type="dxa"/>
            <w:tcBorders>
              <w:top w:val="single" w:sz="4" w:space="0" w:color="auto"/>
              <w:bottom w:val="single" w:sz="4" w:space="0" w:color="auto"/>
            </w:tcBorders>
            <w:tcMar>
              <w:top w:w="100" w:type="dxa"/>
              <w:left w:w="100" w:type="dxa"/>
              <w:bottom w:w="100" w:type="dxa"/>
              <w:right w:w="100" w:type="dxa"/>
            </w:tcMar>
            <w:hideMark/>
          </w:tcPr>
          <w:p w14:paraId="12CFBD05" w14:textId="77777777" w:rsidR="00791BFA" w:rsidRPr="0067199C" w:rsidRDefault="00791BFA" w:rsidP="00791BFA">
            <w:pPr>
              <w:pStyle w:val="NormalWeb"/>
              <w:spacing w:before="0" w:beforeAutospacing="0" w:after="0" w:afterAutospacing="0"/>
              <w:jc w:val="center"/>
              <w:rPr>
                <w:rFonts w:ascii="Arial" w:hAnsi="Arial" w:cs="Arial"/>
                <w:sz w:val="18"/>
                <w:szCs w:val="18"/>
              </w:rPr>
            </w:pPr>
            <w:r w:rsidRPr="0067199C">
              <w:rPr>
                <w:rFonts w:ascii="Arial" w:hAnsi="Arial" w:cs="Arial"/>
                <w:color w:val="000000"/>
                <w:sz w:val="18"/>
                <w:szCs w:val="18"/>
              </w:rPr>
              <w:t>PPV</w:t>
            </w:r>
          </w:p>
        </w:tc>
        <w:tc>
          <w:tcPr>
            <w:tcW w:w="893" w:type="dxa"/>
            <w:tcBorders>
              <w:top w:val="single" w:sz="4" w:space="0" w:color="auto"/>
              <w:bottom w:val="single" w:sz="4" w:space="0" w:color="auto"/>
            </w:tcBorders>
            <w:tcMar>
              <w:top w:w="100" w:type="dxa"/>
              <w:left w:w="100" w:type="dxa"/>
              <w:bottom w:w="100" w:type="dxa"/>
              <w:right w:w="100" w:type="dxa"/>
            </w:tcMar>
            <w:hideMark/>
          </w:tcPr>
          <w:p w14:paraId="46932BBA" w14:textId="77777777" w:rsidR="00791BFA" w:rsidRPr="0067199C" w:rsidRDefault="00791BFA" w:rsidP="00791BFA">
            <w:pPr>
              <w:pStyle w:val="NormalWeb"/>
              <w:spacing w:before="0" w:beforeAutospacing="0" w:after="0" w:afterAutospacing="0"/>
              <w:jc w:val="center"/>
              <w:rPr>
                <w:rFonts w:ascii="Arial" w:hAnsi="Arial" w:cs="Arial"/>
                <w:sz w:val="18"/>
                <w:szCs w:val="18"/>
              </w:rPr>
            </w:pPr>
            <w:r w:rsidRPr="0067199C">
              <w:rPr>
                <w:rFonts w:ascii="Arial" w:hAnsi="Arial" w:cs="Arial"/>
                <w:color w:val="000000"/>
                <w:sz w:val="18"/>
                <w:szCs w:val="18"/>
              </w:rPr>
              <w:t>MCC</w:t>
            </w:r>
          </w:p>
        </w:tc>
        <w:tc>
          <w:tcPr>
            <w:tcW w:w="1021" w:type="dxa"/>
            <w:tcBorders>
              <w:top w:val="single" w:sz="4" w:space="0" w:color="auto"/>
              <w:bottom w:val="single" w:sz="4" w:space="0" w:color="auto"/>
            </w:tcBorders>
            <w:tcMar>
              <w:top w:w="100" w:type="dxa"/>
              <w:left w:w="100" w:type="dxa"/>
              <w:bottom w:w="100" w:type="dxa"/>
              <w:right w:w="100" w:type="dxa"/>
            </w:tcMar>
            <w:hideMark/>
          </w:tcPr>
          <w:p w14:paraId="17016048" w14:textId="77777777" w:rsidR="00791BFA" w:rsidRPr="0067199C" w:rsidRDefault="00791BFA" w:rsidP="00791BFA">
            <w:pPr>
              <w:pStyle w:val="NormalWeb"/>
              <w:spacing w:before="0" w:beforeAutospacing="0" w:after="0" w:afterAutospacing="0"/>
              <w:jc w:val="center"/>
              <w:rPr>
                <w:rFonts w:ascii="Arial" w:hAnsi="Arial" w:cs="Arial"/>
                <w:sz w:val="18"/>
                <w:szCs w:val="18"/>
              </w:rPr>
            </w:pPr>
            <w:r w:rsidRPr="0067199C">
              <w:rPr>
                <w:rFonts w:ascii="Arial" w:hAnsi="Arial" w:cs="Arial"/>
                <w:color w:val="000000"/>
                <w:sz w:val="18"/>
                <w:szCs w:val="18"/>
              </w:rPr>
              <w:t>AUROC</w:t>
            </w:r>
          </w:p>
        </w:tc>
        <w:tc>
          <w:tcPr>
            <w:tcW w:w="1003" w:type="dxa"/>
            <w:tcBorders>
              <w:top w:val="single" w:sz="4" w:space="0" w:color="auto"/>
              <w:bottom w:val="single" w:sz="4" w:space="0" w:color="auto"/>
            </w:tcBorders>
            <w:tcMar>
              <w:top w:w="100" w:type="dxa"/>
              <w:left w:w="100" w:type="dxa"/>
              <w:bottom w:w="100" w:type="dxa"/>
              <w:right w:w="100" w:type="dxa"/>
            </w:tcMar>
            <w:hideMark/>
          </w:tcPr>
          <w:p w14:paraId="2AD7583D" w14:textId="77777777" w:rsidR="00791BFA" w:rsidRPr="0067199C" w:rsidRDefault="00791BFA" w:rsidP="00791BFA">
            <w:pPr>
              <w:pStyle w:val="NormalWeb"/>
              <w:spacing w:before="0" w:beforeAutospacing="0" w:after="0" w:afterAutospacing="0"/>
              <w:jc w:val="center"/>
              <w:rPr>
                <w:rFonts w:ascii="Arial" w:hAnsi="Arial" w:cs="Arial"/>
                <w:sz w:val="18"/>
                <w:szCs w:val="18"/>
              </w:rPr>
            </w:pPr>
            <w:r w:rsidRPr="0067199C">
              <w:rPr>
                <w:rFonts w:ascii="Arial" w:hAnsi="Arial" w:cs="Arial"/>
                <w:color w:val="000000"/>
                <w:sz w:val="18"/>
                <w:szCs w:val="18"/>
              </w:rPr>
              <w:t>AUPRC</w:t>
            </w:r>
          </w:p>
        </w:tc>
        <w:tc>
          <w:tcPr>
            <w:tcW w:w="893" w:type="dxa"/>
            <w:tcBorders>
              <w:top w:val="single" w:sz="4" w:space="0" w:color="auto"/>
              <w:bottom w:val="single" w:sz="4" w:space="0" w:color="auto"/>
            </w:tcBorders>
            <w:tcMar>
              <w:top w:w="100" w:type="dxa"/>
              <w:left w:w="100" w:type="dxa"/>
              <w:bottom w:w="100" w:type="dxa"/>
              <w:right w:w="100" w:type="dxa"/>
            </w:tcMar>
            <w:hideMark/>
          </w:tcPr>
          <w:p w14:paraId="2260EAD6" w14:textId="77777777" w:rsidR="00791BFA" w:rsidRPr="0067199C" w:rsidRDefault="00791BFA" w:rsidP="00791BFA">
            <w:pPr>
              <w:pStyle w:val="NormalWeb"/>
              <w:spacing w:before="0" w:beforeAutospacing="0" w:after="0" w:afterAutospacing="0"/>
              <w:jc w:val="center"/>
              <w:rPr>
                <w:rFonts w:ascii="Arial" w:hAnsi="Arial" w:cs="Arial"/>
                <w:sz w:val="18"/>
                <w:szCs w:val="18"/>
              </w:rPr>
            </w:pPr>
            <w:r w:rsidRPr="0067199C">
              <w:rPr>
                <w:rFonts w:ascii="Arial" w:hAnsi="Arial" w:cs="Arial"/>
                <w:color w:val="000000"/>
                <w:sz w:val="18"/>
                <w:szCs w:val="18"/>
              </w:rPr>
              <w:t>P (TPR)</w:t>
            </w:r>
          </w:p>
        </w:tc>
      </w:tr>
      <w:tr w:rsidR="00791BFA" w:rsidRPr="0067199C" w14:paraId="52FF11C2" w14:textId="77777777" w:rsidTr="00791BFA">
        <w:trPr>
          <w:trHeight w:val="219"/>
        </w:trPr>
        <w:tc>
          <w:tcPr>
            <w:tcW w:w="1134" w:type="dxa"/>
            <w:tcBorders>
              <w:top w:val="single" w:sz="4" w:space="0" w:color="auto"/>
            </w:tcBorders>
            <w:tcMar>
              <w:top w:w="100" w:type="dxa"/>
              <w:left w:w="100" w:type="dxa"/>
              <w:bottom w:w="100" w:type="dxa"/>
              <w:right w:w="100" w:type="dxa"/>
            </w:tcMar>
            <w:hideMark/>
          </w:tcPr>
          <w:p w14:paraId="4498112A" w14:textId="77777777" w:rsidR="00791BFA" w:rsidRPr="0067199C" w:rsidRDefault="00791BFA" w:rsidP="00791BFA">
            <w:pPr>
              <w:pStyle w:val="NormalWeb"/>
              <w:spacing w:before="0" w:beforeAutospacing="0" w:after="0" w:afterAutospacing="0"/>
              <w:rPr>
                <w:rFonts w:ascii="Arial" w:hAnsi="Arial" w:cs="Arial"/>
                <w:sz w:val="18"/>
                <w:szCs w:val="18"/>
              </w:rPr>
            </w:pPr>
            <w:r w:rsidRPr="0067199C">
              <w:rPr>
                <w:rFonts w:ascii="Arial" w:hAnsi="Arial" w:cs="Arial"/>
                <w:color w:val="000000"/>
                <w:sz w:val="18"/>
                <w:szCs w:val="18"/>
              </w:rPr>
              <w:t>ML33</w:t>
            </w:r>
          </w:p>
        </w:tc>
        <w:tc>
          <w:tcPr>
            <w:tcW w:w="567" w:type="dxa"/>
            <w:tcBorders>
              <w:top w:val="single" w:sz="4" w:space="0" w:color="auto"/>
            </w:tcBorders>
            <w:shd w:val="clear" w:color="auto" w:fill="EAF1DD" w:themeFill="accent3" w:themeFillTint="33"/>
            <w:tcMar>
              <w:top w:w="100" w:type="dxa"/>
              <w:left w:w="100" w:type="dxa"/>
              <w:bottom w:w="100" w:type="dxa"/>
              <w:right w:w="100" w:type="dxa"/>
            </w:tcMar>
            <w:hideMark/>
          </w:tcPr>
          <w:p w14:paraId="18D75B64"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121</w:t>
            </w:r>
          </w:p>
        </w:tc>
        <w:tc>
          <w:tcPr>
            <w:tcW w:w="627" w:type="dxa"/>
            <w:tcBorders>
              <w:top w:val="single" w:sz="4" w:space="0" w:color="auto"/>
            </w:tcBorders>
            <w:shd w:val="clear" w:color="auto" w:fill="EAF1DD" w:themeFill="accent3" w:themeFillTint="33"/>
            <w:tcMar>
              <w:top w:w="100" w:type="dxa"/>
              <w:left w:w="100" w:type="dxa"/>
              <w:bottom w:w="100" w:type="dxa"/>
              <w:right w:w="100" w:type="dxa"/>
            </w:tcMar>
            <w:hideMark/>
          </w:tcPr>
          <w:p w14:paraId="18D9CAB8"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661</w:t>
            </w:r>
          </w:p>
        </w:tc>
        <w:tc>
          <w:tcPr>
            <w:tcW w:w="644" w:type="dxa"/>
            <w:tcBorders>
              <w:top w:val="single" w:sz="4" w:space="0" w:color="auto"/>
            </w:tcBorders>
            <w:shd w:val="clear" w:color="auto" w:fill="EAF1DD" w:themeFill="accent3" w:themeFillTint="33"/>
            <w:tcMar>
              <w:top w:w="100" w:type="dxa"/>
              <w:left w:w="100" w:type="dxa"/>
              <w:bottom w:w="100" w:type="dxa"/>
              <w:right w:w="100" w:type="dxa"/>
            </w:tcMar>
            <w:hideMark/>
          </w:tcPr>
          <w:p w14:paraId="7642C1F1"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108</w:t>
            </w:r>
          </w:p>
        </w:tc>
        <w:tc>
          <w:tcPr>
            <w:tcW w:w="792" w:type="dxa"/>
            <w:tcBorders>
              <w:top w:val="single" w:sz="4" w:space="0" w:color="auto"/>
            </w:tcBorders>
            <w:shd w:val="clear" w:color="auto" w:fill="EAF1DD" w:themeFill="accent3" w:themeFillTint="33"/>
            <w:tcMar>
              <w:top w:w="100" w:type="dxa"/>
              <w:left w:w="100" w:type="dxa"/>
              <w:bottom w:w="100" w:type="dxa"/>
              <w:right w:w="100" w:type="dxa"/>
            </w:tcMar>
            <w:hideMark/>
          </w:tcPr>
          <w:p w14:paraId="7A17373A"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3023</w:t>
            </w:r>
          </w:p>
        </w:tc>
        <w:tc>
          <w:tcPr>
            <w:tcW w:w="893" w:type="dxa"/>
            <w:tcBorders>
              <w:top w:val="single" w:sz="4" w:space="0" w:color="auto"/>
            </w:tcBorders>
            <w:shd w:val="clear" w:color="auto" w:fill="EAF1DD" w:themeFill="accent3" w:themeFillTint="33"/>
            <w:tcMar>
              <w:top w:w="100" w:type="dxa"/>
              <w:left w:w="100" w:type="dxa"/>
              <w:bottom w:w="100" w:type="dxa"/>
              <w:right w:w="100" w:type="dxa"/>
            </w:tcMar>
            <w:hideMark/>
          </w:tcPr>
          <w:p w14:paraId="67AEB5DD"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52.8%</w:t>
            </w:r>
          </w:p>
        </w:tc>
        <w:tc>
          <w:tcPr>
            <w:tcW w:w="893" w:type="dxa"/>
            <w:tcBorders>
              <w:top w:val="single" w:sz="4" w:space="0" w:color="auto"/>
            </w:tcBorders>
            <w:shd w:val="clear" w:color="auto" w:fill="EAF1DD" w:themeFill="accent3" w:themeFillTint="33"/>
            <w:tcMar>
              <w:top w:w="100" w:type="dxa"/>
              <w:left w:w="100" w:type="dxa"/>
              <w:bottom w:w="100" w:type="dxa"/>
              <w:right w:w="100" w:type="dxa"/>
            </w:tcMar>
            <w:hideMark/>
          </w:tcPr>
          <w:p w14:paraId="3483BAA0"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15.5%</w:t>
            </w:r>
          </w:p>
        </w:tc>
        <w:tc>
          <w:tcPr>
            <w:tcW w:w="893" w:type="dxa"/>
            <w:tcBorders>
              <w:top w:val="single" w:sz="4" w:space="0" w:color="auto"/>
            </w:tcBorders>
            <w:shd w:val="clear" w:color="auto" w:fill="EAF1DD" w:themeFill="accent3" w:themeFillTint="33"/>
            <w:tcMar>
              <w:top w:w="100" w:type="dxa"/>
              <w:left w:w="100" w:type="dxa"/>
              <w:bottom w:w="100" w:type="dxa"/>
              <w:right w:w="100" w:type="dxa"/>
            </w:tcMar>
            <w:hideMark/>
          </w:tcPr>
          <w:p w14:paraId="3C9B4FB6"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20.5%</w:t>
            </w:r>
          </w:p>
        </w:tc>
        <w:tc>
          <w:tcPr>
            <w:tcW w:w="1021" w:type="dxa"/>
            <w:tcBorders>
              <w:top w:val="single" w:sz="4" w:space="0" w:color="auto"/>
            </w:tcBorders>
            <w:shd w:val="clear" w:color="auto" w:fill="EAF1DD" w:themeFill="accent3" w:themeFillTint="33"/>
            <w:tcMar>
              <w:top w:w="100" w:type="dxa"/>
              <w:left w:w="100" w:type="dxa"/>
              <w:bottom w:w="100" w:type="dxa"/>
              <w:right w:w="100" w:type="dxa"/>
            </w:tcMar>
            <w:hideMark/>
          </w:tcPr>
          <w:p w14:paraId="2D4DCCD0"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75.3%</w:t>
            </w:r>
          </w:p>
        </w:tc>
        <w:tc>
          <w:tcPr>
            <w:tcW w:w="1003" w:type="dxa"/>
            <w:tcBorders>
              <w:top w:val="single" w:sz="4" w:space="0" w:color="auto"/>
            </w:tcBorders>
            <w:shd w:val="clear" w:color="auto" w:fill="EAF1DD" w:themeFill="accent3" w:themeFillTint="33"/>
            <w:tcMar>
              <w:top w:w="100" w:type="dxa"/>
              <w:left w:w="100" w:type="dxa"/>
              <w:bottom w:w="100" w:type="dxa"/>
              <w:right w:w="100" w:type="dxa"/>
            </w:tcMar>
            <w:hideMark/>
          </w:tcPr>
          <w:p w14:paraId="1CB71D48"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17.1%</w:t>
            </w:r>
          </w:p>
        </w:tc>
        <w:tc>
          <w:tcPr>
            <w:tcW w:w="893" w:type="dxa"/>
            <w:tcBorders>
              <w:top w:val="single" w:sz="4" w:space="0" w:color="auto"/>
            </w:tcBorders>
            <w:tcMar>
              <w:top w:w="100" w:type="dxa"/>
              <w:left w:w="100" w:type="dxa"/>
              <w:bottom w:w="100" w:type="dxa"/>
              <w:right w:w="100" w:type="dxa"/>
            </w:tcMar>
            <w:hideMark/>
          </w:tcPr>
          <w:p w14:paraId="37EB2534" w14:textId="77777777" w:rsidR="00791BFA" w:rsidRPr="0067199C" w:rsidRDefault="00791BFA" w:rsidP="00791BFA">
            <w:pPr>
              <w:pStyle w:val="NormalWeb"/>
              <w:spacing w:before="0" w:beforeAutospacing="0" w:after="0" w:afterAutospacing="0"/>
              <w:jc w:val="center"/>
              <w:rPr>
                <w:rFonts w:ascii="Arial" w:hAnsi="Arial" w:cs="Arial"/>
                <w:sz w:val="18"/>
                <w:szCs w:val="18"/>
              </w:rPr>
            </w:pPr>
            <w:r w:rsidRPr="0067199C">
              <w:rPr>
                <w:rFonts w:ascii="Arial" w:hAnsi="Arial" w:cs="Arial"/>
                <w:color w:val="000000"/>
                <w:sz w:val="18"/>
                <w:szCs w:val="18"/>
              </w:rPr>
              <w:t>-</w:t>
            </w:r>
          </w:p>
        </w:tc>
      </w:tr>
      <w:tr w:rsidR="00791BFA" w:rsidRPr="0067199C" w14:paraId="10647386" w14:textId="77777777" w:rsidTr="00791BFA">
        <w:trPr>
          <w:trHeight w:val="203"/>
        </w:trPr>
        <w:tc>
          <w:tcPr>
            <w:tcW w:w="1134" w:type="dxa"/>
            <w:tcMar>
              <w:top w:w="100" w:type="dxa"/>
              <w:left w:w="100" w:type="dxa"/>
              <w:bottom w:w="100" w:type="dxa"/>
              <w:right w:w="100" w:type="dxa"/>
            </w:tcMar>
            <w:hideMark/>
          </w:tcPr>
          <w:p w14:paraId="1E591F76" w14:textId="77777777" w:rsidR="00791BFA" w:rsidRPr="0067199C" w:rsidRDefault="00791BFA" w:rsidP="00791BFA">
            <w:pPr>
              <w:pStyle w:val="NormalWeb"/>
              <w:spacing w:before="0" w:beforeAutospacing="0" w:after="0" w:afterAutospacing="0"/>
              <w:rPr>
                <w:rFonts w:ascii="Arial" w:hAnsi="Arial" w:cs="Arial"/>
                <w:sz w:val="18"/>
                <w:szCs w:val="18"/>
              </w:rPr>
            </w:pPr>
            <w:r w:rsidRPr="0067199C">
              <w:rPr>
                <w:rFonts w:ascii="Arial" w:hAnsi="Arial" w:cs="Arial"/>
                <w:color w:val="000000"/>
                <w:sz w:val="18"/>
                <w:szCs w:val="18"/>
              </w:rPr>
              <w:t>LR33</w:t>
            </w:r>
          </w:p>
        </w:tc>
        <w:tc>
          <w:tcPr>
            <w:tcW w:w="567" w:type="dxa"/>
            <w:tcMar>
              <w:top w:w="100" w:type="dxa"/>
              <w:left w:w="100" w:type="dxa"/>
              <w:bottom w:w="100" w:type="dxa"/>
              <w:right w:w="100" w:type="dxa"/>
            </w:tcMar>
            <w:hideMark/>
          </w:tcPr>
          <w:p w14:paraId="5C18BF7E"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115</w:t>
            </w:r>
          </w:p>
        </w:tc>
        <w:tc>
          <w:tcPr>
            <w:tcW w:w="627" w:type="dxa"/>
            <w:tcMar>
              <w:top w:w="100" w:type="dxa"/>
              <w:left w:w="100" w:type="dxa"/>
              <w:bottom w:w="100" w:type="dxa"/>
              <w:right w:w="100" w:type="dxa"/>
            </w:tcMar>
            <w:hideMark/>
          </w:tcPr>
          <w:p w14:paraId="3C772582"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667</w:t>
            </w:r>
          </w:p>
        </w:tc>
        <w:tc>
          <w:tcPr>
            <w:tcW w:w="644" w:type="dxa"/>
            <w:tcMar>
              <w:top w:w="100" w:type="dxa"/>
              <w:left w:w="100" w:type="dxa"/>
              <w:bottom w:w="100" w:type="dxa"/>
              <w:right w:w="100" w:type="dxa"/>
            </w:tcMar>
            <w:hideMark/>
          </w:tcPr>
          <w:p w14:paraId="41E6B2CF"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114</w:t>
            </w:r>
          </w:p>
        </w:tc>
        <w:tc>
          <w:tcPr>
            <w:tcW w:w="792" w:type="dxa"/>
            <w:tcMar>
              <w:top w:w="100" w:type="dxa"/>
              <w:left w:w="100" w:type="dxa"/>
              <w:bottom w:w="100" w:type="dxa"/>
              <w:right w:w="100" w:type="dxa"/>
            </w:tcMar>
            <w:hideMark/>
          </w:tcPr>
          <w:p w14:paraId="4A668D16"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3017</w:t>
            </w:r>
          </w:p>
        </w:tc>
        <w:tc>
          <w:tcPr>
            <w:tcW w:w="893" w:type="dxa"/>
            <w:tcMar>
              <w:top w:w="100" w:type="dxa"/>
              <w:left w:w="100" w:type="dxa"/>
              <w:bottom w:w="100" w:type="dxa"/>
              <w:right w:w="100" w:type="dxa"/>
            </w:tcMar>
            <w:hideMark/>
          </w:tcPr>
          <w:p w14:paraId="5B3F4F52"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50.2%</w:t>
            </w:r>
          </w:p>
        </w:tc>
        <w:tc>
          <w:tcPr>
            <w:tcW w:w="893" w:type="dxa"/>
            <w:tcMar>
              <w:top w:w="100" w:type="dxa"/>
              <w:left w:w="100" w:type="dxa"/>
              <w:bottom w:w="100" w:type="dxa"/>
              <w:right w:w="100" w:type="dxa"/>
            </w:tcMar>
            <w:hideMark/>
          </w:tcPr>
          <w:p w14:paraId="26D2DDD3"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14.7%</w:t>
            </w:r>
          </w:p>
        </w:tc>
        <w:tc>
          <w:tcPr>
            <w:tcW w:w="893" w:type="dxa"/>
            <w:tcMar>
              <w:top w:w="100" w:type="dxa"/>
              <w:left w:w="100" w:type="dxa"/>
              <w:bottom w:w="100" w:type="dxa"/>
              <w:right w:w="100" w:type="dxa"/>
            </w:tcMar>
            <w:hideMark/>
          </w:tcPr>
          <w:p w14:paraId="0294A3C0"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18.9%</w:t>
            </w:r>
          </w:p>
        </w:tc>
        <w:tc>
          <w:tcPr>
            <w:tcW w:w="1021" w:type="dxa"/>
            <w:tcMar>
              <w:top w:w="100" w:type="dxa"/>
              <w:left w:w="100" w:type="dxa"/>
              <w:bottom w:w="100" w:type="dxa"/>
              <w:right w:w="100" w:type="dxa"/>
            </w:tcMar>
            <w:hideMark/>
          </w:tcPr>
          <w:p w14:paraId="1B5AA3CA"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74.1%</w:t>
            </w:r>
          </w:p>
        </w:tc>
        <w:tc>
          <w:tcPr>
            <w:tcW w:w="1003" w:type="dxa"/>
            <w:tcMar>
              <w:top w:w="100" w:type="dxa"/>
              <w:left w:w="100" w:type="dxa"/>
              <w:bottom w:w="100" w:type="dxa"/>
              <w:right w:w="100" w:type="dxa"/>
            </w:tcMar>
            <w:hideMark/>
          </w:tcPr>
          <w:p w14:paraId="7F4A4836"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16.7%</w:t>
            </w:r>
          </w:p>
        </w:tc>
        <w:tc>
          <w:tcPr>
            <w:tcW w:w="893" w:type="dxa"/>
            <w:shd w:val="clear" w:color="auto" w:fill="EAF1DD" w:themeFill="accent3" w:themeFillTint="33"/>
            <w:tcMar>
              <w:top w:w="100" w:type="dxa"/>
              <w:left w:w="100" w:type="dxa"/>
              <w:bottom w:w="100" w:type="dxa"/>
              <w:right w:w="100" w:type="dxa"/>
            </w:tcMar>
            <w:hideMark/>
          </w:tcPr>
          <w:p w14:paraId="5FC12990"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28.3%</w:t>
            </w:r>
          </w:p>
        </w:tc>
      </w:tr>
      <w:tr w:rsidR="00791BFA" w:rsidRPr="0067199C" w14:paraId="25BA252C" w14:textId="77777777" w:rsidTr="00791BFA">
        <w:trPr>
          <w:trHeight w:val="203"/>
        </w:trPr>
        <w:tc>
          <w:tcPr>
            <w:tcW w:w="1134" w:type="dxa"/>
            <w:tcMar>
              <w:top w:w="100" w:type="dxa"/>
              <w:left w:w="100" w:type="dxa"/>
              <w:bottom w:w="100" w:type="dxa"/>
              <w:right w:w="100" w:type="dxa"/>
            </w:tcMar>
            <w:hideMark/>
          </w:tcPr>
          <w:p w14:paraId="78B098F8" w14:textId="77777777" w:rsidR="00791BFA" w:rsidRPr="0067199C" w:rsidRDefault="00791BFA" w:rsidP="00791BFA">
            <w:pPr>
              <w:pStyle w:val="NormalWeb"/>
              <w:spacing w:before="0" w:beforeAutospacing="0" w:after="0" w:afterAutospacing="0"/>
              <w:rPr>
                <w:rFonts w:ascii="Arial" w:hAnsi="Arial" w:cs="Arial"/>
                <w:sz w:val="18"/>
                <w:szCs w:val="18"/>
              </w:rPr>
            </w:pPr>
            <w:r w:rsidRPr="0067199C">
              <w:rPr>
                <w:rFonts w:ascii="Arial" w:hAnsi="Arial" w:cs="Arial"/>
                <w:color w:val="000000"/>
                <w:sz w:val="18"/>
                <w:szCs w:val="18"/>
              </w:rPr>
              <w:t>ML10</w:t>
            </w:r>
          </w:p>
        </w:tc>
        <w:tc>
          <w:tcPr>
            <w:tcW w:w="567" w:type="dxa"/>
            <w:tcMar>
              <w:top w:w="100" w:type="dxa"/>
              <w:left w:w="100" w:type="dxa"/>
              <w:bottom w:w="100" w:type="dxa"/>
              <w:right w:w="100" w:type="dxa"/>
            </w:tcMar>
            <w:hideMark/>
          </w:tcPr>
          <w:p w14:paraId="29E95243"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111</w:t>
            </w:r>
          </w:p>
        </w:tc>
        <w:tc>
          <w:tcPr>
            <w:tcW w:w="627" w:type="dxa"/>
            <w:tcMar>
              <w:top w:w="100" w:type="dxa"/>
              <w:left w:w="100" w:type="dxa"/>
              <w:bottom w:w="100" w:type="dxa"/>
              <w:right w:w="100" w:type="dxa"/>
            </w:tcMar>
            <w:hideMark/>
          </w:tcPr>
          <w:p w14:paraId="7705AB07"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671</w:t>
            </w:r>
          </w:p>
        </w:tc>
        <w:tc>
          <w:tcPr>
            <w:tcW w:w="644" w:type="dxa"/>
            <w:tcMar>
              <w:top w:w="100" w:type="dxa"/>
              <w:left w:w="100" w:type="dxa"/>
              <w:bottom w:w="100" w:type="dxa"/>
              <w:right w:w="100" w:type="dxa"/>
            </w:tcMar>
            <w:hideMark/>
          </w:tcPr>
          <w:p w14:paraId="2F7F31D1"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118</w:t>
            </w:r>
          </w:p>
        </w:tc>
        <w:tc>
          <w:tcPr>
            <w:tcW w:w="792" w:type="dxa"/>
            <w:tcMar>
              <w:top w:w="100" w:type="dxa"/>
              <w:left w:w="100" w:type="dxa"/>
              <w:bottom w:w="100" w:type="dxa"/>
              <w:right w:w="100" w:type="dxa"/>
            </w:tcMar>
            <w:hideMark/>
          </w:tcPr>
          <w:p w14:paraId="3DA6E595"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3013</w:t>
            </w:r>
          </w:p>
        </w:tc>
        <w:tc>
          <w:tcPr>
            <w:tcW w:w="893" w:type="dxa"/>
            <w:tcMar>
              <w:top w:w="100" w:type="dxa"/>
              <w:left w:w="100" w:type="dxa"/>
              <w:bottom w:w="100" w:type="dxa"/>
              <w:right w:w="100" w:type="dxa"/>
            </w:tcMar>
            <w:hideMark/>
          </w:tcPr>
          <w:p w14:paraId="46C269FB"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48.4%</w:t>
            </w:r>
          </w:p>
        </w:tc>
        <w:tc>
          <w:tcPr>
            <w:tcW w:w="893" w:type="dxa"/>
            <w:tcMar>
              <w:top w:w="100" w:type="dxa"/>
              <w:left w:w="100" w:type="dxa"/>
              <w:bottom w:w="100" w:type="dxa"/>
              <w:right w:w="100" w:type="dxa"/>
            </w:tcMar>
            <w:hideMark/>
          </w:tcPr>
          <w:p w14:paraId="2B68AEC2"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14.2%</w:t>
            </w:r>
          </w:p>
        </w:tc>
        <w:tc>
          <w:tcPr>
            <w:tcW w:w="893" w:type="dxa"/>
            <w:tcMar>
              <w:top w:w="100" w:type="dxa"/>
              <w:left w:w="100" w:type="dxa"/>
              <w:bottom w:w="100" w:type="dxa"/>
              <w:right w:w="100" w:type="dxa"/>
            </w:tcMar>
            <w:hideMark/>
          </w:tcPr>
          <w:p w14:paraId="6A050385"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17.8%</w:t>
            </w:r>
          </w:p>
        </w:tc>
        <w:tc>
          <w:tcPr>
            <w:tcW w:w="1021" w:type="dxa"/>
            <w:tcMar>
              <w:top w:w="100" w:type="dxa"/>
              <w:left w:w="100" w:type="dxa"/>
              <w:bottom w:w="100" w:type="dxa"/>
              <w:right w:w="100" w:type="dxa"/>
            </w:tcMar>
            <w:hideMark/>
          </w:tcPr>
          <w:p w14:paraId="5D64E440"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74.4%</w:t>
            </w:r>
          </w:p>
        </w:tc>
        <w:tc>
          <w:tcPr>
            <w:tcW w:w="1003" w:type="dxa"/>
            <w:shd w:val="clear" w:color="auto" w:fill="FFFFFF" w:themeFill="background1"/>
            <w:tcMar>
              <w:top w:w="100" w:type="dxa"/>
              <w:left w:w="100" w:type="dxa"/>
              <w:bottom w:w="100" w:type="dxa"/>
              <w:right w:w="100" w:type="dxa"/>
            </w:tcMar>
            <w:hideMark/>
          </w:tcPr>
          <w:p w14:paraId="02954A6A"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16.8%</w:t>
            </w:r>
          </w:p>
        </w:tc>
        <w:tc>
          <w:tcPr>
            <w:tcW w:w="893" w:type="dxa"/>
            <w:tcMar>
              <w:top w:w="100" w:type="dxa"/>
              <w:left w:w="100" w:type="dxa"/>
              <w:bottom w:w="100" w:type="dxa"/>
              <w:right w:w="100" w:type="dxa"/>
            </w:tcMar>
            <w:hideMark/>
          </w:tcPr>
          <w:p w14:paraId="34546BD9"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17.2%</w:t>
            </w:r>
          </w:p>
        </w:tc>
      </w:tr>
      <w:tr w:rsidR="00791BFA" w:rsidRPr="0067199C" w14:paraId="74773DDC" w14:textId="77777777" w:rsidTr="00791BFA">
        <w:trPr>
          <w:trHeight w:val="219"/>
        </w:trPr>
        <w:tc>
          <w:tcPr>
            <w:tcW w:w="1134" w:type="dxa"/>
            <w:tcMar>
              <w:top w:w="100" w:type="dxa"/>
              <w:left w:w="100" w:type="dxa"/>
              <w:bottom w:w="100" w:type="dxa"/>
              <w:right w:w="100" w:type="dxa"/>
            </w:tcMar>
            <w:hideMark/>
          </w:tcPr>
          <w:p w14:paraId="7130E272" w14:textId="77777777" w:rsidR="00791BFA" w:rsidRPr="0067199C" w:rsidRDefault="00791BFA" w:rsidP="00791BFA">
            <w:pPr>
              <w:pStyle w:val="NormalWeb"/>
              <w:spacing w:before="0" w:beforeAutospacing="0" w:after="0" w:afterAutospacing="0"/>
              <w:rPr>
                <w:rFonts w:ascii="Arial" w:hAnsi="Arial" w:cs="Arial"/>
                <w:sz w:val="18"/>
                <w:szCs w:val="18"/>
              </w:rPr>
            </w:pPr>
            <w:r w:rsidRPr="0067199C">
              <w:rPr>
                <w:rFonts w:ascii="Arial" w:hAnsi="Arial" w:cs="Arial"/>
                <w:color w:val="000000"/>
                <w:sz w:val="18"/>
                <w:szCs w:val="18"/>
              </w:rPr>
              <w:t>LR10</w:t>
            </w:r>
          </w:p>
        </w:tc>
        <w:tc>
          <w:tcPr>
            <w:tcW w:w="567" w:type="dxa"/>
            <w:tcMar>
              <w:top w:w="100" w:type="dxa"/>
              <w:left w:w="100" w:type="dxa"/>
              <w:bottom w:w="100" w:type="dxa"/>
              <w:right w:w="100" w:type="dxa"/>
            </w:tcMar>
            <w:hideMark/>
          </w:tcPr>
          <w:p w14:paraId="7B6C2AF8"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109</w:t>
            </w:r>
          </w:p>
        </w:tc>
        <w:tc>
          <w:tcPr>
            <w:tcW w:w="627" w:type="dxa"/>
            <w:shd w:val="clear" w:color="auto" w:fill="F2DBDB" w:themeFill="accent2" w:themeFillTint="33"/>
            <w:tcMar>
              <w:top w:w="100" w:type="dxa"/>
              <w:left w:w="100" w:type="dxa"/>
              <w:bottom w:w="100" w:type="dxa"/>
              <w:right w:w="100" w:type="dxa"/>
            </w:tcMar>
            <w:hideMark/>
          </w:tcPr>
          <w:p w14:paraId="7FB95A29"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673</w:t>
            </w:r>
          </w:p>
        </w:tc>
        <w:tc>
          <w:tcPr>
            <w:tcW w:w="644" w:type="dxa"/>
            <w:tcMar>
              <w:top w:w="100" w:type="dxa"/>
              <w:left w:w="100" w:type="dxa"/>
              <w:bottom w:w="100" w:type="dxa"/>
              <w:right w:w="100" w:type="dxa"/>
            </w:tcMar>
            <w:hideMark/>
          </w:tcPr>
          <w:p w14:paraId="04C4D0A8"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120</w:t>
            </w:r>
          </w:p>
        </w:tc>
        <w:tc>
          <w:tcPr>
            <w:tcW w:w="792" w:type="dxa"/>
            <w:shd w:val="clear" w:color="auto" w:fill="F2DBDB" w:themeFill="accent2" w:themeFillTint="33"/>
            <w:tcMar>
              <w:top w:w="100" w:type="dxa"/>
              <w:left w:w="100" w:type="dxa"/>
              <w:bottom w:w="100" w:type="dxa"/>
              <w:right w:w="100" w:type="dxa"/>
            </w:tcMar>
            <w:hideMark/>
          </w:tcPr>
          <w:p w14:paraId="0D8576F4"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3011</w:t>
            </w:r>
          </w:p>
        </w:tc>
        <w:tc>
          <w:tcPr>
            <w:tcW w:w="893" w:type="dxa"/>
            <w:tcMar>
              <w:top w:w="100" w:type="dxa"/>
              <w:left w:w="100" w:type="dxa"/>
              <w:bottom w:w="100" w:type="dxa"/>
              <w:right w:w="100" w:type="dxa"/>
            </w:tcMar>
            <w:hideMark/>
          </w:tcPr>
          <w:p w14:paraId="543131C7"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47.6%</w:t>
            </w:r>
          </w:p>
        </w:tc>
        <w:tc>
          <w:tcPr>
            <w:tcW w:w="893" w:type="dxa"/>
            <w:tcMar>
              <w:top w:w="100" w:type="dxa"/>
              <w:left w:w="100" w:type="dxa"/>
              <w:bottom w:w="100" w:type="dxa"/>
              <w:right w:w="100" w:type="dxa"/>
            </w:tcMar>
            <w:hideMark/>
          </w:tcPr>
          <w:p w14:paraId="7E4F6F8A"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13.9%</w:t>
            </w:r>
          </w:p>
        </w:tc>
        <w:tc>
          <w:tcPr>
            <w:tcW w:w="893" w:type="dxa"/>
            <w:tcMar>
              <w:top w:w="100" w:type="dxa"/>
              <w:left w:w="100" w:type="dxa"/>
              <w:bottom w:w="100" w:type="dxa"/>
              <w:right w:w="100" w:type="dxa"/>
            </w:tcMar>
            <w:hideMark/>
          </w:tcPr>
          <w:p w14:paraId="4876EF94"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17.2%</w:t>
            </w:r>
          </w:p>
        </w:tc>
        <w:tc>
          <w:tcPr>
            <w:tcW w:w="1021" w:type="dxa"/>
            <w:tcMar>
              <w:top w:w="100" w:type="dxa"/>
              <w:left w:w="100" w:type="dxa"/>
              <w:bottom w:w="100" w:type="dxa"/>
              <w:right w:w="100" w:type="dxa"/>
            </w:tcMar>
            <w:hideMark/>
          </w:tcPr>
          <w:p w14:paraId="15D1D0B8"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73.1%</w:t>
            </w:r>
          </w:p>
        </w:tc>
        <w:tc>
          <w:tcPr>
            <w:tcW w:w="1003" w:type="dxa"/>
            <w:tcMar>
              <w:top w:w="100" w:type="dxa"/>
              <w:left w:w="100" w:type="dxa"/>
              <w:bottom w:w="100" w:type="dxa"/>
              <w:right w:w="100" w:type="dxa"/>
            </w:tcMar>
            <w:hideMark/>
          </w:tcPr>
          <w:p w14:paraId="2D40CF0E"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16.8%</w:t>
            </w:r>
          </w:p>
        </w:tc>
        <w:tc>
          <w:tcPr>
            <w:tcW w:w="893" w:type="dxa"/>
            <w:tcMar>
              <w:top w:w="100" w:type="dxa"/>
              <w:left w:w="100" w:type="dxa"/>
              <w:bottom w:w="100" w:type="dxa"/>
              <w:right w:w="100" w:type="dxa"/>
            </w:tcMar>
            <w:hideMark/>
          </w:tcPr>
          <w:p w14:paraId="2A540602"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12.9%</w:t>
            </w:r>
          </w:p>
        </w:tc>
      </w:tr>
      <w:tr w:rsidR="00791BFA" w:rsidRPr="0067199C" w14:paraId="2644C430" w14:textId="77777777" w:rsidTr="00791BFA">
        <w:trPr>
          <w:trHeight w:val="203"/>
        </w:trPr>
        <w:tc>
          <w:tcPr>
            <w:tcW w:w="1134" w:type="dxa"/>
            <w:tcMar>
              <w:top w:w="100" w:type="dxa"/>
              <w:left w:w="100" w:type="dxa"/>
              <w:bottom w:w="100" w:type="dxa"/>
              <w:right w:w="100" w:type="dxa"/>
            </w:tcMar>
            <w:hideMark/>
          </w:tcPr>
          <w:p w14:paraId="1D8D1789" w14:textId="261290CC" w:rsidR="00791BFA" w:rsidRPr="0067199C" w:rsidRDefault="009F125F" w:rsidP="00791BFA">
            <w:pPr>
              <w:pStyle w:val="NormalWeb"/>
              <w:spacing w:before="0" w:beforeAutospacing="0" w:after="0" w:afterAutospacing="0"/>
              <w:rPr>
                <w:rFonts w:ascii="Arial" w:hAnsi="Arial" w:cs="Arial"/>
                <w:sz w:val="18"/>
                <w:szCs w:val="18"/>
              </w:rPr>
            </w:pPr>
            <w:r>
              <w:rPr>
                <w:rFonts w:ascii="Arial" w:hAnsi="Arial" w:cs="Arial"/>
                <w:color w:val="000000"/>
                <w:sz w:val="18"/>
                <w:szCs w:val="18"/>
              </w:rPr>
              <w:t>ML-</w:t>
            </w:r>
            <w:proofErr w:type="spellStart"/>
            <w:r>
              <w:rPr>
                <w:rFonts w:ascii="Arial" w:hAnsi="Arial" w:cs="Arial"/>
                <w:color w:val="000000"/>
                <w:sz w:val="18"/>
                <w:szCs w:val="18"/>
              </w:rPr>
              <w:t>NoAge</w:t>
            </w:r>
            <w:proofErr w:type="spellEnd"/>
          </w:p>
        </w:tc>
        <w:tc>
          <w:tcPr>
            <w:tcW w:w="567" w:type="dxa"/>
            <w:shd w:val="clear" w:color="auto" w:fill="FFFFFF" w:themeFill="background1"/>
            <w:tcMar>
              <w:top w:w="100" w:type="dxa"/>
              <w:left w:w="100" w:type="dxa"/>
              <w:bottom w:w="100" w:type="dxa"/>
              <w:right w:w="100" w:type="dxa"/>
            </w:tcMar>
            <w:hideMark/>
          </w:tcPr>
          <w:p w14:paraId="48CCAAED"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110</w:t>
            </w:r>
          </w:p>
        </w:tc>
        <w:tc>
          <w:tcPr>
            <w:tcW w:w="627" w:type="dxa"/>
            <w:shd w:val="clear" w:color="auto" w:fill="FFFFFF" w:themeFill="background1"/>
            <w:tcMar>
              <w:top w:w="100" w:type="dxa"/>
              <w:left w:w="100" w:type="dxa"/>
              <w:bottom w:w="100" w:type="dxa"/>
              <w:right w:w="100" w:type="dxa"/>
            </w:tcMar>
            <w:hideMark/>
          </w:tcPr>
          <w:p w14:paraId="6EC61CDD"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672</w:t>
            </w:r>
          </w:p>
        </w:tc>
        <w:tc>
          <w:tcPr>
            <w:tcW w:w="644" w:type="dxa"/>
            <w:shd w:val="clear" w:color="auto" w:fill="FFFFFF" w:themeFill="background1"/>
            <w:tcMar>
              <w:top w:w="100" w:type="dxa"/>
              <w:left w:w="100" w:type="dxa"/>
              <w:bottom w:w="100" w:type="dxa"/>
              <w:right w:w="100" w:type="dxa"/>
            </w:tcMar>
            <w:hideMark/>
          </w:tcPr>
          <w:p w14:paraId="414E3129"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119</w:t>
            </w:r>
          </w:p>
        </w:tc>
        <w:tc>
          <w:tcPr>
            <w:tcW w:w="792" w:type="dxa"/>
            <w:shd w:val="clear" w:color="auto" w:fill="FFFFFF" w:themeFill="background1"/>
            <w:tcMar>
              <w:top w:w="100" w:type="dxa"/>
              <w:left w:w="100" w:type="dxa"/>
              <w:bottom w:w="100" w:type="dxa"/>
              <w:right w:w="100" w:type="dxa"/>
            </w:tcMar>
            <w:hideMark/>
          </w:tcPr>
          <w:p w14:paraId="6FC0DADE"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3012</w:t>
            </w:r>
          </w:p>
        </w:tc>
        <w:tc>
          <w:tcPr>
            <w:tcW w:w="893" w:type="dxa"/>
            <w:shd w:val="clear" w:color="auto" w:fill="FFFFFF" w:themeFill="background1"/>
            <w:tcMar>
              <w:top w:w="100" w:type="dxa"/>
              <w:left w:w="100" w:type="dxa"/>
              <w:bottom w:w="100" w:type="dxa"/>
              <w:right w:w="100" w:type="dxa"/>
            </w:tcMar>
            <w:hideMark/>
          </w:tcPr>
          <w:p w14:paraId="549962D8"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48.0%</w:t>
            </w:r>
          </w:p>
        </w:tc>
        <w:tc>
          <w:tcPr>
            <w:tcW w:w="893" w:type="dxa"/>
            <w:shd w:val="clear" w:color="auto" w:fill="FFFFFF" w:themeFill="background1"/>
            <w:tcMar>
              <w:top w:w="100" w:type="dxa"/>
              <w:left w:w="100" w:type="dxa"/>
              <w:bottom w:w="100" w:type="dxa"/>
              <w:right w:w="100" w:type="dxa"/>
            </w:tcMar>
            <w:hideMark/>
          </w:tcPr>
          <w:p w14:paraId="1B71DD66"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14.1%</w:t>
            </w:r>
          </w:p>
        </w:tc>
        <w:tc>
          <w:tcPr>
            <w:tcW w:w="893" w:type="dxa"/>
            <w:shd w:val="clear" w:color="auto" w:fill="FFFFFF" w:themeFill="background1"/>
            <w:tcMar>
              <w:top w:w="100" w:type="dxa"/>
              <w:left w:w="100" w:type="dxa"/>
              <w:bottom w:w="100" w:type="dxa"/>
              <w:right w:w="100" w:type="dxa"/>
            </w:tcMar>
            <w:hideMark/>
          </w:tcPr>
          <w:p w14:paraId="7A475F3A"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17.5%</w:t>
            </w:r>
          </w:p>
        </w:tc>
        <w:tc>
          <w:tcPr>
            <w:tcW w:w="1021" w:type="dxa"/>
            <w:tcMar>
              <w:top w:w="100" w:type="dxa"/>
              <w:left w:w="100" w:type="dxa"/>
              <w:bottom w:w="100" w:type="dxa"/>
              <w:right w:w="100" w:type="dxa"/>
            </w:tcMar>
            <w:hideMark/>
          </w:tcPr>
          <w:p w14:paraId="1F1D37B9"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72.8%</w:t>
            </w:r>
          </w:p>
        </w:tc>
        <w:tc>
          <w:tcPr>
            <w:tcW w:w="1003" w:type="dxa"/>
            <w:tcMar>
              <w:top w:w="100" w:type="dxa"/>
              <w:left w:w="100" w:type="dxa"/>
              <w:bottom w:w="100" w:type="dxa"/>
              <w:right w:w="100" w:type="dxa"/>
            </w:tcMar>
            <w:hideMark/>
          </w:tcPr>
          <w:p w14:paraId="3EEF6D3A"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16.9%</w:t>
            </w:r>
          </w:p>
        </w:tc>
        <w:tc>
          <w:tcPr>
            <w:tcW w:w="893" w:type="dxa"/>
            <w:tcMar>
              <w:top w:w="100" w:type="dxa"/>
              <w:left w:w="100" w:type="dxa"/>
              <w:bottom w:w="100" w:type="dxa"/>
              <w:right w:w="100" w:type="dxa"/>
            </w:tcMar>
            <w:hideMark/>
          </w:tcPr>
          <w:p w14:paraId="023E2CAE"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15.1%</w:t>
            </w:r>
          </w:p>
        </w:tc>
      </w:tr>
      <w:tr w:rsidR="00791BFA" w:rsidRPr="0067199C" w14:paraId="0E9BA995" w14:textId="77777777" w:rsidTr="00791BFA">
        <w:trPr>
          <w:trHeight w:val="219"/>
        </w:trPr>
        <w:tc>
          <w:tcPr>
            <w:tcW w:w="1134" w:type="dxa"/>
            <w:tcBorders>
              <w:bottom w:val="single" w:sz="4" w:space="0" w:color="auto"/>
            </w:tcBorders>
            <w:tcMar>
              <w:top w:w="100" w:type="dxa"/>
              <w:left w:w="100" w:type="dxa"/>
              <w:bottom w:w="100" w:type="dxa"/>
              <w:right w:w="100" w:type="dxa"/>
            </w:tcMar>
            <w:hideMark/>
          </w:tcPr>
          <w:p w14:paraId="37272907" w14:textId="77777777" w:rsidR="00791BFA" w:rsidRPr="0067199C" w:rsidRDefault="00791BFA" w:rsidP="00791BFA">
            <w:pPr>
              <w:pStyle w:val="NormalWeb"/>
              <w:spacing w:before="0" w:beforeAutospacing="0" w:after="0" w:afterAutospacing="0"/>
              <w:rPr>
                <w:rFonts w:ascii="Arial" w:hAnsi="Arial" w:cs="Arial"/>
                <w:sz w:val="18"/>
                <w:szCs w:val="18"/>
              </w:rPr>
            </w:pPr>
            <w:proofErr w:type="spellStart"/>
            <w:r w:rsidRPr="0067199C">
              <w:rPr>
                <w:rFonts w:ascii="Arial" w:hAnsi="Arial" w:cs="Arial"/>
                <w:color w:val="000000"/>
                <w:sz w:val="18"/>
                <w:szCs w:val="18"/>
              </w:rPr>
              <w:t>Age_only</w:t>
            </w:r>
            <w:proofErr w:type="spellEnd"/>
          </w:p>
        </w:tc>
        <w:tc>
          <w:tcPr>
            <w:tcW w:w="567" w:type="dxa"/>
            <w:tcBorders>
              <w:bottom w:val="single" w:sz="4" w:space="0" w:color="auto"/>
            </w:tcBorders>
            <w:shd w:val="clear" w:color="auto" w:fill="F2DBDB" w:themeFill="accent2" w:themeFillTint="33"/>
            <w:tcMar>
              <w:top w:w="100" w:type="dxa"/>
              <w:left w:w="100" w:type="dxa"/>
              <w:bottom w:w="100" w:type="dxa"/>
              <w:right w:w="100" w:type="dxa"/>
            </w:tcMar>
            <w:hideMark/>
          </w:tcPr>
          <w:p w14:paraId="745DB5E0"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102</w:t>
            </w:r>
          </w:p>
        </w:tc>
        <w:tc>
          <w:tcPr>
            <w:tcW w:w="627" w:type="dxa"/>
            <w:tcBorders>
              <w:bottom w:val="single" w:sz="4" w:space="0" w:color="auto"/>
            </w:tcBorders>
            <w:shd w:val="clear" w:color="auto" w:fill="EAF1DD" w:themeFill="accent3" w:themeFillTint="33"/>
            <w:tcMar>
              <w:top w:w="100" w:type="dxa"/>
              <w:left w:w="100" w:type="dxa"/>
              <w:bottom w:w="100" w:type="dxa"/>
              <w:right w:w="100" w:type="dxa"/>
            </w:tcMar>
            <w:hideMark/>
          </w:tcPr>
          <w:p w14:paraId="4A174564"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661</w:t>
            </w:r>
          </w:p>
        </w:tc>
        <w:tc>
          <w:tcPr>
            <w:tcW w:w="644" w:type="dxa"/>
            <w:tcBorders>
              <w:bottom w:val="single" w:sz="4" w:space="0" w:color="auto"/>
            </w:tcBorders>
            <w:shd w:val="clear" w:color="auto" w:fill="F2DBDB" w:themeFill="accent2" w:themeFillTint="33"/>
            <w:tcMar>
              <w:top w:w="100" w:type="dxa"/>
              <w:left w:w="100" w:type="dxa"/>
              <w:bottom w:w="100" w:type="dxa"/>
              <w:right w:w="100" w:type="dxa"/>
            </w:tcMar>
            <w:hideMark/>
          </w:tcPr>
          <w:p w14:paraId="79CDE045"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127</w:t>
            </w:r>
          </w:p>
        </w:tc>
        <w:tc>
          <w:tcPr>
            <w:tcW w:w="792" w:type="dxa"/>
            <w:tcBorders>
              <w:bottom w:val="single" w:sz="4" w:space="0" w:color="auto"/>
            </w:tcBorders>
            <w:shd w:val="clear" w:color="auto" w:fill="EAF1DD" w:themeFill="accent3" w:themeFillTint="33"/>
            <w:tcMar>
              <w:top w:w="100" w:type="dxa"/>
              <w:left w:w="100" w:type="dxa"/>
              <w:bottom w:w="100" w:type="dxa"/>
              <w:right w:w="100" w:type="dxa"/>
            </w:tcMar>
            <w:hideMark/>
          </w:tcPr>
          <w:p w14:paraId="6A21BA30"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3023</w:t>
            </w:r>
          </w:p>
        </w:tc>
        <w:tc>
          <w:tcPr>
            <w:tcW w:w="893" w:type="dxa"/>
            <w:tcBorders>
              <w:bottom w:val="single" w:sz="4" w:space="0" w:color="auto"/>
            </w:tcBorders>
            <w:shd w:val="clear" w:color="auto" w:fill="F2DBDB" w:themeFill="accent2" w:themeFillTint="33"/>
            <w:tcMar>
              <w:top w:w="100" w:type="dxa"/>
              <w:left w:w="100" w:type="dxa"/>
              <w:bottom w:w="100" w:type="dxa"/>
              <w:right w:w="100" w:type="dxa"/>
            </w:tcMar>
            <w:hideMark/>
          </w:tcPr>
          <w:p w14:paraId="2AF0BED9"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44.5%</w:t>
            </w:r>
          </w:p>
        </w:tc>
        <w:tc>
          <w:tcPr>
            <w:tcW w:w="893" w:type="dxa"/>
            <w:tcBorders>
              <w:bottom w:val="single" w:sz="4" w:space="0" w:color="auto"/>
            </w:tcBorders>
            <w:shd w:val="clear" w:color="auto" w:fill="F2DBDB" w:themeFill="accent2" w:themeFillTint="33"/>
            <w:tcMar>
              <w:top w:w="100" w:type="dxa"/>
              <w:left w:w="100" w:type="dxa"/>
              <w:bottom w:w="100" w:type="dxa"/>
              <w:right w:w="100" w:type="dxa"/>
            </w:tcMar>
            <w:hideMark/>
          </w:tcPr>
          <w:p w14:paraId="70D64486"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13.4%</w:t>
            </w:r>
          </w:p>
        </w:tc>
        <w:tc>
          <w:tcPr>
            <w:tcW w:w="893" w:type="dxa"/>
            <w:tcBorders>
              <w:bottom w:val="single" w:sz="4" w:space="0" w:color="auto"/>
            </w:tcBorders>
            <w:shd w:val="clear" w:color="auto" w:fill="F2DBDB" w:themeFill="accent2" w:themeFillTint="33"/>
            <w:tcMar>
              <w:top w:w="100" w:type="dxa"/>
              <w:left w:w="100" w:type="dxa"/>
              <w:bottom w:w="100" w:type="dxa"/>
              <w:right w:w="100" w:type="dxa"/>
            </w:tcMar>
            <w:hideMark/>
          </w:tcPr>
          <w:p w14:paraId="670FC3A3"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15.8%</w:t>
            </w:r>
          </w:p>
        </w:tc>
        <w:tc>
          <w:tcPr>
            <w:tcW w:w="1021" w:type="dxa"/>
            <w:tcBorders>
              <w:bottom w:val="single" w:sz="4" w:space="0" w:color="auto"/>
            </w:tcBorders>
            <w:shd w:val="clear" w:color="auto" w:fill="F5DCDC"/>
            <w:tcMar>
              <w:top w:w="100" w:type="dxa"/>
              <w:left w:w="100" w:type="dxa"/>
              <w:bottom w:w="100" w:type="dxa"/>
              <w:right w:w="100" w:type="dxa"/>
            </w:tcMar>
            <w:hideMark/>
          </w:tcPr>
          <w:p w14:paraId="62D120E6"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68.7%</w:t>
            </w:r>
          </w:p>
        </w:tc>
        <w:tc>
          <w:tcPr>
            <w:tcW w:w="1003" w:type="dxa"/>
            <w:tcBorders>
              <w:bottom w:val="single" w:sz="4" w:space="0" w:color="auto"/>
            </w:tcBorders>
            <w:shd w:val="clear" w:color="auto" w:fill="F5DCDC"/>
            <w:tcMar>
              <w:top w:w="100" w:type="dxa"/>
              <w:left w:w="100" w:type="dxa"/>
              <w:bottom w:w="100" w:type="dxa"/>
              <w:right w:w="100" w:type="dxa"/>
            </w:tcMar>
            <w:hideMark/>
          </w:tcPr>
          <w:p w14:paraId="0BE80BD9"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13.4%</w:t>
            </w:r>
          </w:p>
        </w:tc>
        <w:tc>
          <w:tcPr>
            <w:tcW w:w="893" w:type="dxa"/>
            <w:tcBorders>
              <w:bottom w:val="single" w:sz="4" w:space="0" w:color="auto"/>
            </w:tcBorders>
            <w:shd w:val="clear" w:color="auto" w:fill="F2DBDB" w:themeFill="accent2" w:themeFillTint="33"/>
            <w:tcMar>
              <w:top w:w="100" w:type="dxa"/>
              <w:left w:w="100" w:type="dxa"/>
              <w:bottom w:w="100" w:type="dxa"/>
              <w:right w:w="100" w:type="dxa"/>
            </w:tcMar>
            <w:hideMark/>
          </w:tcPr>
          <w:p w14:paraId="601B33B6" w14:textId="77777777" w:rsidR="00791BFA" w:rsidRPr="0067199C" w:rsidRDefault="00791BFA" w:rsidP="00791BFA">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3.8%</w:t>
            </w:r>
          </w:p>
        </w:tc>
      </w:tr>
      <w:tr w:rsidR="00791BFA" w:rsidRPr="0067199C" w14:paraId="0C61C220" w14:textId="77777777" w:rsidTr="00791BFA">
        <w:trPr>
          <w:trHeight w:val="219"/>
        </w:trPr>
        <w:tc>
          <w:tcPr>
            <w:tcW w:w="1134" w:type="dxa"/>
            <w:tcBorders>
              <w:top w:val="single" w:sz="4" w:space="0" w:color="auto"/>
              <w:bottom w:val="single" w:sz="4" w:space="0" w:color="auto"/>
            </w:tcBorders>
            <w:tcMar>
              <w:top w:w="100" w:type="dxa"/>
              <w:left w:w="100" w:type="dxa"/>
              <w:bottom w:w="100" w:type="dxa"/>
              <w:right w:w="100" w:type="dxa"/>
            </w:tcMar>
          </w:tcPr>
          <w:p w14:paraId="04C57227" w14:textId="77777777" w:rsidR="00791BFA" w:rsidRPr="0067199C" w:rsidRDefault="00791BFA" w:rsidP="00791BFA">
            <w:pPr>
              <w:pStyle w:val="NormalWeb"/>
              <w:spacing w:before="0" w:beforeAutospacing="0" w:after="0" w:afterAutospacing="0"/>
              <w:rPr>
                <w:rFonts w:ascii="Arial" w:hAnsi="Arial" w:cs="Arial"/>
                <w:color w:val="000000"/>
                <w:sz w:val="18"/>
                <w:szCs w:val="18"/>
              </w:rPr>
            </w:pPr>
            <w:r w:rsidRPr="0067199C">
              <w:rPr>
                <w:rFonts w:ascii="Arial" w:hAnsi="Arial" w:cs="Arial"/>
                <w:color w:val="000000"/>
                <w:sz w:val="18"/>
                <w:szCs w:val="18"/>
              </w:rPr>
              <w:t>PPF 25</w:t>
            </w:r>
          </w:p>
        </w:tc>
        <w:tc>
          <w:tcPr>
            <w:tcW w:w="567"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25B8FE6A"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p>
        </w:tc>
        <w:tc>
          <w:tcPr>
            <w:tcW w:w="627"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4504DD7B"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p>
        </w:tc>
        <w:tc>
          <w:tcPr>
            <w:tcW w:w="644" w:type="dxa"/>
            <w:tcBorders>
              <w:top w:val="single" w:sz="4" w:space="0" w:color="auto"/>
              <w:bottom w:val="single" w:sz="4" w:space="0" w:color="auto"/>
            </w:tcBorders>
            <w:shd w:val="clear" w:color="auto" w:fill="auto"/>
            <w:tcMar>
              <w:top w:w="100" w:type="dxa"/>
              <w:left w:w="100" w:type="dxa"/>
              <w:bottom w:w="100" w:type="dxa"/>
              <w:right w:w="100" w:type="dxa"/>
            </w:tcMar>
          </w:tcPr>
          <w:p w14:paraId="66B1A1A1"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p>
        </w:tc>
        <w:tc>
          <w:tcPr>
            <w:tcW w:w="792"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4792978C"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
          <w:p w14:paraId="5DCCAB93"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
          <w:p w14:paraId="0FDF1ED1"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
          <w:p w14:paraId="7DADE76D"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p>
        </w:tc>
        <w:tc>
          <w:tcPr>
            <w:tcW w:w="1021" w:type="dxa"/>
            <w:tcBorders>
              <w:top w:val="single" w:sz="4" w:space="0" w:color="auto"/>
              <w:bottom w:val="single" w:sz="4" w:space="0" w:color="auto"/>
            </w:tcBorders>
            <w:shd w:val="clear" w:color="auto" w:fill="auto"/>
            <w:tcMar>
              <w:top w:w="100" w:type="dxa"/>
              <w:left w:w="100" w:type="dxa"/>
              <w:bottom w:w="100" w:type="dxa"/>
              <w:right w:w="100" w:type="dxa"/>
            </w:tcMar>
          </w:tcPr>
          <w:p w14:paraId="139446F2"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p>
        </w:tc>
        <w:tc>
          <w:tcPr>
            <w:tcW w:w="1003" w:type="dxa"/>
            <w:tcBorders>
              <w:top w:val="single" w:sz="4" w:space="0" w:color="auto"/>
              <w:bottom w:val="single" w:sz="4" w:space="0" w:color="auto"/>
            </w:tcBorders>
            <w:shd w:val="clear" w:color="auto" w:fill="auto"/>
            <w:tcMar>
              <w:top w:w="100" w:type="dxa"/>
              <w:left w:w="100" w:type="dxa"/>
              <w:bottom w:w="100" w:type="dxa"/>
              <w:right w:w="100" w:type="dxa"/>
            </w:tcMar>
          </w:tcPr>
          <w:p w14:paraId="3A727F9E"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
          <w:p w14:paraId="559691BC"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p>
        </w:tc>
      </w:tr>
      <w:tr w:rsidR="00791BFA" w:rsidRPr="0067199C" w14:paraId="4EB82023" w14:textId="77777777" w:rsidTr="00791BFA">
        <w:trPr>
          <w:trHeight w:val="219"/>
        </w:trPr>
        <w:tc>
          <w:tcPr>
            <w:tcW w:w="1134" w:type="dxa"/>
            <w:tcBorders>
              <w:top w:val="single" w:sz="4" w:space="0" w:color="auto"/>
            </w:tcBorders>
            <w:tcMar>
              <w:top w:w="100" w:type="dxa"/>
              <w:left w:w="100" w:type="dxa"/>
              <w:bottom w:w="100" w:type="dxa"/>
              <w:right w:w="100" w:type="dxa"/>
            </w:tcMar>
          </w:tcPr>
          <w:p w14:paraId="1D60FD86" w14:textId="77777777" w:rsidR="00791BFA" w:rsidRPr="0067199C" w:rsidRDefault="00791BFA" w:rsidP="00791BFA">
            <w:pPr>
              <w:pStyle w:val="NormalWeb"/>
              <w:spacing w:before="0" w:beforeAutospacing="0" w:after="0" w:afterAutospacing="0"/>
              <w:rPr>
                <w:rFonts w:ascii="Arial" w:hAnsi="Arial" w:cs="Arial"/>
                <w:color w:val="000000"/>
                <w:sz w:val="18"/>
                <w:szCs w:val="18"/>
              </w:rPr>
            </w:pPr>
            <w:r w:rsidRPr="0067199C">
              <w:rPr>
                <w:rFonts w:ascii="Arial" w:hAnsi="Arial" w:cs="Arial"/>
                <w:color w:val="000000"/>
                <w:sz w:val="18"/>
                <w:szCs w:val="18"/>
              </w:rPr>
              <w:t>ML33</w:t>
            </w:r>
          </w:p>
        </w:tc>
        <w:tc>
          <w:tcPr>
            <w:tcW w:w="567" w:type="dxa"/>
            <w:tcBorders>
              <w:top w:val="single" w:sz="4" w:space="0" w:color="auto"/>
            </w:tcBorders>
            <w:shd w:val="clear" w:color="auto" w:fill="EAF1DD" w:themeFill="accent3" w:themeFillTint="33"/>
            <w:tcMar>
              <w:top w:w="100" w:type="dxa"/>
              <w:left w:w="100" w:type="dxa"/>
              <w:bottom w:w="100" w:type="dxa"/>
              <w:right w:w="100" w:type="dxa"/>
            </w:tcMar>
          </w:tcPr>
          <w:p w14:paraId="2CEAC47D"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140</w:t>
            </w:r>
          </w:p>
        </w:tc>
        <w:tc>
          <w:tcPr>
            <w:tcW w:w="627" w:type="dxa"/>
            <w:tcBorders>
              <w:top w:val="single" w:sz="4" w:space="0" w:color="auto"/>
            </w:tcBorders>
            <w:shd w:val="clear" w:color="auto" w:fill="FFFFFF" w:themeFill="background1"/>
            <w:tcMar>
              <w:top w:w="100" w:type="dxa"/>
              <w:left w:w="100" w:type="dxa"/>
              <w:bottom w:w="100" w:type="dxa"/>
              <w:right w:w="100" w:type="dxa"/>
            </w:tcMar>
          </w:tcPr>
          <w:p w14:paraId="4580BBD6"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838</w:t>
            </w:r>
          </w:p>
        </w:tc>
        <w:tc>
          <w:tcPr>
            <w:tcW w:w="644" w:type="dxa"/>
            <w:tcBorders>
              <w:top w:val="single" w:sz="4" w:space="0" w:color="auto"/>
            </w:tcBorders>
            <w:shd w:val="clear" w:color="auto" w:fill="EAF1DD" w:themeFill="accent3" w:themeFillTint="33"/>
            <w:tcMar>
              <w:top w:w="100" w:type="dxa"/>
              <w:left w:w="100" w:type="dxa"/>
              <w:bottom w:w="100" w:type="dxa"/>
              <w:right w:w="100" w:type="dxa"/>
            </w:tcMar>
          </w:tcPr>
          <w:p w14:paraId="76B2E511"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89</w:t>
            </w:r>
          </w:p>
        </w:tc>
        <w:tc>
          <w:tcPr>
            <w:tcW w:w="792" w:type="dxa"/>
            <w:tcBorders>
              <w:top w:val="single" w:sz="4" w:space="0" w:color="auto"/>
            </w:tcBorders>
            <w:shd w:val="clear" w:color="auto" w:fill="FFFFFF" w:themeFill="background1"/>
            <w:tcMar>
              <w:top w:w="100" w:type="dxa"/>
              <w:left w:w="100" w:type="dxa"/>
              <w:bottom w:w="100" w:type="dxa"/>
              <w:right w:w="100" w:type="dxa"/>
            </w:tcMar>
          </w:tcPr>
          <w:p w14:paraId="480AC5B2"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2846</w:t>
            </w:r>
          </w:p>
        </w:tc>
        <w:tc>
          <w:tcPr>
            <w:tcW w:w="893" w:type="dxa"/>
            <w:tcBorders>
              <w:top w:val="single" w:sz="4" w:space="0" w:color="auto"/>
            </w:tcBorders>
            <w:shd w:val="clear" w:color="auto" w:fill="EAF1DD" w:themeFill="accent3" w:themeFillTint="33"/>
            <w:tcMar>
              <w:top w:w="100" w:type="dxa"/>
              <w:left w:w="100" w:type="dxa"/>
              <w:bottom w:w="100" w:type="dxa"/>
              <w:right w:w="100" w:type="dxa"/>
            </w:tcMar>
          </w:tcPr>
          <w:p w14:paraId="604F15B4"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61.1%</w:t>
            </w:r>
          </w:p>
        </w:tc>
        <w:tc>
          <w:tcPr>
            <w:tcW w:w="893" w:type="dxa"/>
            <w:tcBorders>
              <w:top w:val="single" w:sz="4" w:space="0" w:color="auto"/>
            </w:tcBorders>
            <w:shd w:val="clear" w:color="auto" w:fill="EAF1DD" w:themeFill="accent3" w:themeFillTint="33"/>
            <w:tcMar>
              <w:top w:w="100" w:type="dxa"/>
              <w:left w:w="100" w:type="dxa"/>
              <w:bottom w:w="100" w:type="dxa"/>
              <w:right w:w="100" w:type="dxa"/>
            </w:tcMar>
          </w:tcPr>
          <w:p w14:paraId="550084A3"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14.3%</w:t>
            </w:r>
          </w:p>
        </w:tc>
        <w:tc>
          <w:tcPr>
            <w:tcW w:w="893" w:type="dxa"/>
            <w:tcBorders>
              <w:top w:val="single" w:sz="4" w:space="0" w:color="auto"/>
            </w:tcBorders>
            <w:shd w:val="clear" w:color="auto" w:fill="EAF1DD" w:themeFill="accent3" w:themeFillTint="33"/>
            <w:tcMar>
              <w:top w:w="100" w:type="dxa"/>
              <w:left w:w="100" w:type="dxa"/>
              <w:bottom w:w="100" w:type="dxa"/>
              <w:right w:w="100" w:type="dxa"/>
            </w:tcMar>
          </w:tcPr>
          <w:p w14:paraId="0FED50C9"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20.8%</w:t>
            </w:r>
          </w:p>
        </w:tc>
        <w:tc>
          <w:tcPr>
            <w:tcW w:w="1021" w:type="dxa"/>
            <w:tcBorders>
              <w:top w:val="single" w:sz="4" w:space="0" w:color="auto"/>
            </w:tcBorders>
            <w:shd w:val="clear" w:color="auto" w:fill="EAF1DD" w:themeFill="accent3" w:themeFillTint="33"/>
            <w:tcMar>
              <w:top w:w="100" w:type="dxa"/>
              <w:left w:w="100" w:type="dxa"/>
              <w:bottom w:w="100" w:type="dxa"/>
              <w:right w:w="100" w:type="dxa"/>
            </w:tcMar>
          </w:tcPr>
          <w:p w14:paraId="1E40F441"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75.3%</w:t>
            </w:r>
          </w:p>
        </w:tc>
        <w:tc>
          <w:tcPr>
            <w:tcW w:w="1003" w:type="dxa"/>
            <w:tcBorders>
              <w:top w:val="single" w:sz="4" w:space="0" w:color="auto"/>
            </w:tcBorders>
            <w:shd w:val="clear" w:color="auto" w:fill="EAF1DD" w:themeFill="accent3" w:themeFillTint="33"/>
            <w:tcMar>
              <w:top w:w="100" w:type="dxa"/>
              <w:left w:w="100" w:type="dxa"/>
              <w:bottom w:w="100" w:type="dxa"/>
              <w:right w:w="100" w:type="dxa"/>
            </w:tcMar>
          </w:tcPr>
          <w:p w14:paraId="3CE73529"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17.1%</w:t>
            </w:r>
          </w:p>
        </w:tc>
        <w:tc>
          <w:tcPr>
            <w:tcW w:w="893" w:type="dxa"/>
            <w:tcBorders>
              <w:top w:val="single" w:sz="4" w:space="0" w:color="auto"/>
            </w:tcBorders>
            <w:shd w:val="clear" w:color="auto" w:fill="FFFFFF" w:themeFill="background1"/>
            <w:tcMar>
              <w:top w:w="100" w:type="dxa"/>
              <w:left w:w="100" w:type="dxa"/>
              <w:bottom w:w="100" w:type="dxa"/>
              <w:right w:w="100" w:type="dxa"/>
            </w:tcMar>
          </w:tcPr>
          <w:p w14:paraId="0CEF2DAE" w14:textId="77777777" w:rsidR="00791BFA" w:rsidRPr="0067199C" w:rsidRDefault="00791BFA" w:rsidP="00791BFA">
            <w:pPr>
              <w:pStyle w:val="NormalWeb"/>
              <w:spacing w:before="0" w:beforeAutospacing="0" w:after="0" w:afterAutospacing="0"/>
              <w:jc w:val="center"/>
              <w:rPr>
                <w:rFonts w:ascii="Arial" w:hAnsi="Arial" w:cs="Arial"/>
                <w:color w:val="000000"/>
                <w:sz w:val="18"/>
                <w:szCs w:val="18"/>
              </w:rPr>
            </w:pPr>
            <w:r w:rsidRPr="0067199C">
              <w:rPr>
                <w:rFonts w:ascii="Arial" w:hAnsi="Arial" w:cs="Arial"/>
                <w:color w:val="000000"/>
                <w:sz w:val="18"/>
                <w:szCs w:val="18"/>
              </w:rPr>
              <w:t>-</w:t>
            </w:r>
          </w:p>
        </w:tc>
      </w:tr>
      <w:tr w:rsidR="00791BFA" w:rsidRPr="0067199C" w14:paraId="7269B729" w14:textId="77777777" w:rsidTr="00791BFA">
        <w:trPr>
          <w:trHeight w:val="219"/>
        </w:trPr>
        <w:tc>
          <w:tcPr>
            <w:tcW w:w="1134" w:type="dxa"/>
            <w:tcMar>
              <w:top w:w="100" w:type="dxa"/>
              <w:left w:w="100" w:type="dxa"/>
              <w:bottom w:w="100" w:type="dxa"/>
              <w:right w:w="100" w:type="dxa"/>
            </w:tcMar>
          </w:tcPr>
          <w:p w14:paraId="08B5B3D6" w14:textId="77777777" w:rsidR="00791BFA" w:rsidRPr="0067199C" w:rsidRDefault="00791BFA" w:rsidP="00791BFA">
            <w:pPr>
              <w:pStyle w:val="NormalWeb"/>
              <w:spacing w:before="0" w:beforeAutospacing="0" w:after="0" w:afterAutospacing="0"/>
              <w:rPr>
                <w:rFonts w:ascii="Arial" w:hAnsi="Arial" w:cs="Arial"/>
                <w:color w:val="000000"/>
                <w:sz w:val="18"/>
                <w:szCs w:val="18"/>
              </w:rPr>
            </w:pPr>
            <w:r w:rsidRPr="0067199C">
              <w:rPr>
                <w:rFonts w:ascii="Arial" w:hAnsi="Arial" w:cs="Arial"/>
                <w:color w:val="000000"/>
                <w:sz w:val="18"/>
                <w:szCs w:val="18"/>
              </w:rPr>
              <w:t>LR33</w:t>
            </w:r>
          </w:p>
        </w:tc>
        <w:tc>
          <w:tcPr>
            <w:tcW w:w="567" w:type="dxa"/>
            <w:shd w:val="clear" w:color="auto" w:fill="FFFFFF" w:themeFill="background1"/>
            <w:tcMar>
              <w:top w:w="100" w:type="dxa"/>
              <w:left w:w="100" w:type="dxa"/>
              <w:bottom w:w="100" w:type="dxa"/>
              <w:right w:w="100" w:type="dxa"/>
            </w:tcMar>
          </w:tcPr>
          <w:p w14:paraId="3DC0D968"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136</w:t>
            </w:r>
          </w:p>
        </w:tc>
        <w:tc>
          <w:tcPr>
            <w:tcW w:w="627" w:type="dxa"/>
            <w:shd w:val="clear" w:color="auto" w:fill="FFFFFF" w:themeFill="background1"/>
            <w:tcMar>
              <w:top w:w="100" w:type="dxa"/>
              <w:left w:w="100" w:type="dxa"/>
              <w:bottom w:w="100" w:type="dxa"/>
              <w:right w:w="100" w:type="dxa"/>
            </w:tcMar>
          </w:tcPr>
          <w:p w14:paraId="2A613B42"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842</w:t>
            </w:r>
          </w:p>
        </w:tc>
        <w:tc>
          <w:tcPr>
            <w:tcW w:w="644" w:type="dxa"/>
            <w:shd w:val="clear" w:color="auto" w:fill="FFFFFF" w:themeFill="background1"/>
            <w:tcMar>
              <w:top w:w="100" w:type="dxa"/>
              <w:left w:w="100" w:type="dxa"/>
              <w:bottom w:w="100" w:type="dxa"/>
              <w:right w:w="100" w:type="dxa"/>
            </w:tcMar>
          </w:tcPr>
          <w:p w14:paraId="6F2B0999"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93</w:t>
            </w:r>
          </w:p>
        </w:tc>
        <w:tc>
          <w:tcPr>
            <w:tcW w:w="792" w:type="dxa"/>
            <w:shd w:val="clear" w:color="auto" w:fill="FFFFFF" w:themeFill="background1"/>
            <w:tcMar>
              <w:top w:w="100" w:type="dxa"/>
              <w:left w:w="100" w:type="dxa"/>
              <w:bottom w:w="100" w:type="dxa"/>
              <w:right w:w="100" w:type="dxa"/>
            </w:tcMar>
          </w:tcPr>
          <w:p w14:paraId="611C1C61"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2842</w:t>
            </w:r>
          </w:p>
        </w:tc>
        <w:tc>
          <w:tcPr>
            <w:tcW w:w="893" w:type="dxa"/>
            <w:shd w:val="clear" w:color="auto" w:fill="FFFFFF" w:themeFill="background1"/>
            <w:tcMar>
              <w:top w:w="100" w:type="dxa"/>
              <w:left w:w="100" w:type="dxa"/>
              <w:bottom w:w="100" w:type="dxa"/>
              <w:right w:w="100" w:type="dxa"/>
            </w:tcMar>
          </w:tcPr>
          <w:p w14:paraId="0E79A15D"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59.4%</w:t>
            </w:r>
          </w:p>
        </w:tc>
        <w:tc>
          <w:tcPr>
            <w:tcW w:w="893" w:type="dxa"/>
            <w:shd w:val="clear" w:color="auto" w:fill="FFFFFF" w:themeFill="background1"/>
            <w:tcMar>
              <w:top w:w="100" w:type="dxa"/>
              <w:left w:w="100" w:type="dxa"/>
              <w:bottom w:w="100" w:type="dxa"/>
              <w:right w:w="100" w:type="dxa"/>
            </w:tcMar>
          </w:tcPr>
          <w:p w14:paraId="6B302461"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13.9%</w:t>
            </w:r>
          </w:p>
        </w:tc>
        <w:tc>
          <w:tcPr>
            <w:tcW w:w="893" w:type="dxa"/>
            <w:shd w:val="clear" w:color="auto" w:fill="FFFFFF" w:themeFill="background1"/>
            <w:tcMar>
              <w:top w:w="100" w:type="dxa"/>
              <w:left w:w="100" w:type="dxa"/>
              <w:bottom w:w="100" w:type="dxa"/>
              <w:right w:w="100" w:type="dxa"/>
            </w:tcMar>
          </w:tcPr>
          <w:p w14:paraId="30F094E6"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19.8%</w:t>
            </w:r>
          </w:p>
        </w:tc>
        <w:tc>
          <w:tcPr>
            <w:tcW w:w="1021" w:type="dxa"/>
            <w:shd w:val="clear" w:color="auto" w:fill="FFFFFF" w:themeFill="background1"/>
            <w:tcMar>
              <w:top w:w="100" w:type="dxa"/>
              <w:left w:w="100" w:type="dxa"/>
              <w:bottom w:w="100" w:type="dxa"/>
              <w:right w:w="100" w:type="dxa"/>
            </w:tcMar>
          </w:tcPr>
          <w:p w14:paraId="188D188B"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74.1%</w:t>
            </w:r>
          </w:p>
        </w:tc>
        <w:tc>
          <w:tcPr>
            <w:tcW w:w="1003" w:type="dxa"/>
            <w:shd w:val="clear" w:color="auto" w:fill="FFFFFF" w:themeFill="background1"/>
            <w:tcMar>
              <w:top w:w="100" w:type="dxa"/>
              <w:left w:w="100" w:type="dxa"/>
              <w:bottom w:w="100" w:type="dxa"/>
              <w:right w:w="100" w:type="dxa"/>
            </w:tcMar>
          </w:tcPr>
          <w:p w14:paraId="77F34FEE"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16.7%</w:t>
            </w:r>
          </w:p>
        </w:tc>
        <w:tc>
          <w:tcPr>
            <w:tcW w:w="893" w:type="dxa"/>
            <w:shd w:val="clear" w:color="auto" w:fill="EAF1DD" w:themeFill="accent3" w:themeFillTint="33"/>
            <w:tcMar>
              <w:top w:w="100" w:type="dxa"/>
              <w:left w:w="100" w:type="dxa"/>
              <w:bottom w:w="100" w:type="dxa"/>
              <w:right w:w="100" w:type="dxa"/>
            </w:tcMar>
          </w:tcPr>
          <w:p w14:paraId="4C4E4995"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35.3</w:t>
            </w:r>
          </w:p>
        </w:tc>
      </w:tr>
      <w:tr w:rsidR="00791BFA" w:rsidRPr="0067199C" w14:paraId="2FCA7408" w14:textId="77777777" w:rsidTr="00791BFA">
        <w:trPr>
          <w:trHeight w:val="219"/>
        </w:trPr>
        <w:tc>
          <w:tcPr>
            <w:tcW w:w="1134" w:type="dxa"/>
            <w:tcMar>
              <w:top w:w="100" w:type="dxa"/>
              <w:left w:w="100" w:type="dxa"/>
              <w:bottom w:w="100" w:type="dxa"/>
              <w:right w:w="100" w:type="dxa"/>
            </w:tcMar>
          </w:tcPr>
          <w:p w14:paraId="5CA49E86" w14:textId="77777777" w:rsidR="00791BFA" w:rsidRPr="0067199C" w:rsidRDefault="00791BFA" w:rsidP="00791BFA">
            <w:pPr>
              <w:pStyle w:val="NormalWeb"/>
              <w:spacing w:before="0" w:beforeAutospacing="0" w:after="0" w:afterAutospacing="0"/>
              <w:rPr>
                <w:rFonts w:ascii="Arial" w:hAnsi="Arial" w:cs="Arial"/>
                <w:color w:val="000000"/>
                <w:sz w:val="18"/>
                <w:szCs w:val="18"/>
              </w:rPr>
            </w:pPr>
            <w:r w:rsidRPr="0067199C">
              <w:rPr>
                <w:rFonts w:ascii="Arial" w:hAnsi="Arial" w:cs="Arial"/>
                <w:color w:val="000000"/>
                <w:sz w:val="18"/>
                <w:szCs w:val="18"/>
              </w:rPr>
              <w:t>ML10</w:t>
            </w:r>
          </w:p>
        </w:tc>
        <w:tc>
          <w:tcPr>
            <w:tcW w:w="567" w:type="dxa"/>
            <w:shd w:val="clear" w:color="auto" w:fill="FFFFFF" w:themeFill="background1"/>
            <w:tcMar>
              <w:top w:w="100" w:type="dxa"/>
              <w:left w:w="100" w:type="dxa"/>
              <w:bottom w:w="100" w:type="dxa"/>
              <w:right w:w="100" w:type="dxa"/>
            </w:tcMar>
          </w:tcPr>
          <w:p w14:paraId="3262539F"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134</w:t>
            </w:r>
          </w:p>
        </w:tc>
        <w:tc>
          <w:tcPr>
            <w:tcW w:w="627" w:type="dxa"/>
            <w:shd w:val="clear" w:color="auto" w:fill="FFFFFF" w:themeFill="background1"/>
            <w:tcMar>
              <w:top w:w="100" w:type="dxa"/>
              <w:left w:w="100" w:type="dxa"/>
              <w:bottom w:w="100" w:type="dxa"/>
              <w:right w:w="100" w:type="dxa"/>
            </w:tcMar>
          </w:tcPr>
          <w:p w14:paraId="012EC58B"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844</w:t>
            </w:r>
          </w:p>
        </w:tc>
        <w:tc>
          <w:tcPr>
            <w:tcW w:w="644" w:type="dxa"/>
            <w:shd w:val="clear" w:color="auto" w:fill="FFFFFF" w:themeFill="background1"/>
            <w:tcMar>
              <w:top w:w="100" w:type="dxa"/>
              <w:left w:w="100" w:type="dxa"/>
              <w:bottom w:w="100" w:type="dxa"/>
              <w:right w:w="100" w:type="dxa"/>
            </w:tcMar>
          </w:tcPr>
          <w:p w14:paraId="7A5D239C"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95</w:t>
            </w:r>
          </w:p>
        </w:tc>
        <w:tc>
          <w:tcPr>
            <w:tcW w:w="792" w:type="dxa"/>
            <w:shd w:val="clear" w:color="auto" w:fill="FFFFFF" w:themeFill="background1"/>
            <w:tcMar>
              <w:top w:w="100" w:type="dxa"/>
              <w:left w:w="100" w:type="dxa"/>
              <w:bottom w:w="100" w:type="dxa"/>
              <w:right w:w="100" w:type="dxa"/>
            </w:tcMar>
          </w:tcPr>
          <w:p w14:paraId="622C07C4"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2840</w:t>
            </w:r>
          </w:p>
        </w:tc>
        <w:tc>
          <w:tcPr>
            <w:tcW w:w="893" w:type="dxa"/>
            <w:shd w:val="clear" w:color="auto" w:fill="FFFFFF" w:themeFill="background1"/>
            <w:tcMar>
              <w:top w:w="100" w:type="dxa"/>
              <w:left w:w="100" w:type="dxa"/>
              <w:bottom w:w="100" w:type="dxa"/>
              <w:right w:w="100" w:type="dxa"/>
            </w:tcMar>
          </w:tcPr>
          <w:p w14:paraId="4E32C564"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58.5%</w:t>
            </w:r>
          </w:p>
        </w:tc>
        <w:tc>
          <w:tcPr>
            <w:tcW w:w="893" w:type="dxa"/>
            <w:shd w:val="clear" w:color="auto" w:fill="FFFFFF" w:themeFill="background1"/>
            <w:tcMar>
              <w:top w:w="100" w:type="dxa"/>
              <w:left w:w="100" w:type="dxa"/>
              <w:bottom w:w="100" w:type="dxa"/>
              <w:right w:w="100" w:type="dxa"/>
            </w:tcMar>
          </w:tcPr>
          <w:p w14:paraId="0CCB6958"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13.7%</w:t>
            </w:r>
          </w:p>
        </w:tc>
        <w:tc>
          <w:tcPr>
            <w:tcW w:w="893" w:type="dxa"/>
            <w:shd w:val="clear" w:color="auto" w:fill="FFFFFF" w:themeFill="background1"/>
            <w:tcMar>
              <w:top w:w="100" w:type="dxa"/>
              <w:left w:w="100" w:type="dxa"/>
              <w:bottom w:w="100" w:type="dxa"/>
              <w:right w:w="100" w:type="dxa"/>
            </w:tcMar>
          </w:tcPr>
          <w:p w14:paraId="72950A8A"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19.3%</w:t>
            </w:r>
          </w:p>
        </w:tc>
        <w:tc>
          <w:tcPr>
            <w:tcW w:w="1021" w:type="dxa"/>
            <w:shd w:val="clear" w:color="auto" w:fill="FFFFFF" w:themeFill="background1"/>
            <w:tcMar>
              <w:top w:w="100" w:type="dxa"/>
              <w:left w:w="100" w:type="dxa"/>
              <w:bottom w:w="100" w:type="dxa"/>
              <w:right w:w="100" w:type="dxa"/>
            </w:tcMar>
          </w:tcPr>
          <w:p w14:paraId="5AC24B77"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74.4%</w:t>
            </w:r>
          </w:p>
        </w:tc>
        <w:tc>
          <w:tcPr>
            <w:tcW w:w="1003" w:type="dxa"/>
            <w:shd w:val="clear" w:color="auto" w:fill="FFFFFF" w:themeFill="background1"/>
            <w:tcMar>
              <w:top w:w="100" w:type="dxa"/>
              <w:left w:w="100" w:type="dxa"/>
              <w:bottom w:w="100" w:type="dxa"/>
              <w:right w:w="100" w:type="dxa"/>
            </w:tcMar>
          </w:tcPr>
          <w:p w14:paraId="6AD5ED78"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16.8%</w:t>
            </w:r>
          </w:p>
        </w:tc>
        <w:tc>
          <w:tcPr>
            <w:tcW w:w="893" w:type="dxa"/>
            <w:shd w:val="clear" w:color="auto" w:fill="FFFFFF" w:themeFill="background1"/>
            <w:tcMar>
              <w:top w:w="100" w:type="dxa"/>
              <w:left w:w="100" w:type="dxa"/>
              <w:bottom w:w="100" w:type="dxa"/>
              <w:right w:w="100" w:type="dxa"/>
            </w:tcMar>
          </w:tcPr>
          <w:p w14:paraId="2C03FB3F"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28.3</w:t>
            </w:r>
          </w:p>
        </w:tc>
      </w:tr>
      <w:tr w:rsidR="00791BFA" w:rsidRPr="0067199C" w14:paraId="3FFED3E2" w14:textId="77777777" w:rsidTr="00791BFA">
        <w:trPr>
          <w:trHeight w:val="219"/>
        </w:trPr>
        <w:tc>
          <w:tcPr>
            <w:tcW w:w="1134" w:type="dxa"/>
            <w:tcMar>
              <w:top w:w="100" w:type="dxa"/>
              <w:left w:w="100" w:type="dxa"/>
              <w:bottom w:w="100" w:type="dxa"/>
              <w:right w:w="100" w:type="dxa"/>
            </w:tcMar>
          </w:tcPr>
          <w:p w14:paraId="04D23013" w14:textId="77777777" w:rsidR="00791BFA" w:rsidRPr="0067199C" w:rsidRDefault="00791BFA" w:rsidP="00791BFA">
            <w:pPr>
              <w:pStyle w:val="NormalWeb"/>
              <w:spacing w:before="0" w:beforeAutospacing="0" w:after="0" w:afterAutospacing="0"/>
              <w:rPr>
                <w:rFonts w:ascii="Arial" w:hAnsi="Arial" w:cs="Arial"/>
                <w:color w:val="000000"/>
                <w:sz w:val="18"/>
                <w:szCs w:val="18"/>
              </w:rPr>
            </w:pPr>
            <w:r w:rsidRPr="0067199C">
              <w:rPr>
                <w:rFonts w:ascii="Arial" w:hAnsi="Arial" w:cs="Arial"/>
                <w:color w:val="000000"/>
                <w:sz w:val="18"/>
                <w:szCs w:val="18"/>
              </w:rPr>
              <w:t>LR10</w:t>
            </w:r>
          </w:p>
        </w:tc>
        <w:tc>
          <w:tcPr>
            <w:tcW w:w="567" w:type="dxa"/>
            <w:shd w:val="clear" w:color="auto" w:fill="FFFFFF" w:themeFill="background1"/>
            <w:tcMar>
              <w:top w:w="100" w:type="dxa"/>
              <w:left w:w="100" w:type="dxa"/>
              <w:bottom w:w="100" w:type="dxa"/>
              <w:right w:w="100" w:type="dxa"/>
            </w:tcMar>
          </w:tcPr>
          <w:p w14:paraId="0E8B023A"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125</w:t>
            </w:r>
          </w:p>
        </w:tc>
        <w:tc>
          <w:tcPr>
            <w:tcW w:w="627" w:type="dxa"/>
            <w:shd w:val="clear" w:color="auto" w:fill="FFFFFF" w:themeFill="background1"/>
            <w:tcMar>
              <w:top w:w="100" w:type="dxa"/>
              <w:left w:w="100" w:type="dxa"/>
              <w:bottom w:w="100" w:type="dxa"/>
              <w:right w:w="100" w:type="dxa"/>
            </w:tcMar>
          </w:tcPr>
          <w:p w14:paraId="05E11CD4"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853</w:t>
            </w:r>
          </w:p>
        </w:tc>
        <w:tc>
          <w:tcPr>
            <w:tcW w:w="644" w:type="dxa"/>
            <w:shd w:val="clear" w:color="auto" w:fill="FFFFFF" w:themeFill="background1"/>
            <w:tcMar>
              <w:top w:w="100" w:type="dxa"/>
              <w:left w:w="100" w:type="dxa"/>
              <w:bottom w:w="100" w:type="dxa"/>
              <w:right w:w="100" w:type="dxa"/>
            </w:tcMar>
          </w:tcPr>
          <w:p w14:paraId="281B9582"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104</w:t>
            </w:r>
          </w:p>
        </w:tc>
        <w:tc>
          <w:tcPr>
            <w:tcW w:w="792" w:type="dxa"/>
            <w:shd w:val="clear" w:color="auto" w:fill="FFFFFF" w:themeFill="background1"/>
            <w:tcMar>
              <w:top w:w="100" w:type="dxa"/>
              <w:left w:w="100" w:type="dxa"/>
              <w:bottom w:w="100" w:type="dxa"/>
              <w:right w:w="100" w:type="dxa"/>
            </w:tcMar>
          </w:tcPr>
          <w:p w14:paraId="4543614F"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2831</w:t>
            </w:r>
          </w:p>
        </w:tc>
        <w:tc>
          <w:tcPr>
            <w:tcW w:w="893" w:type="dxa"/>
            <w:shd w:val="clear" w:color="auto" w:fill="FFFFFF" w:themeFill="background1"/>
            <w:tcMar>
              <w:top w:w="100" w:type="dxa"/>
              <w:left w:w="100" w:type="dxa"/>
              <w:bottom w:w="100" w:type="dxa"/>
              <w:right w:w="100" w:type="dxa"/>
            </w:tcMar>
          </w:tcPr>
          <w:p w14:paraId="44F8FFAC"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54.6%</w:t>
            </w:r>
          </w:p>
        </w:tc>
        <w:tc>
          <w:tcPr>
            <w:tcW w:w="893" w:type="dxa"/>
            <w:shd w:val="clear" w:color="auto" w:fill="FFFFFF" w:themeFill="background1"/>
            <w:tcMar>
              <w:top w:w="100" w:type="dxa"/>
              <w:left w:w="100" w:type="dxa"/>
              <w:bottom w:w="100" w:type="dxa"/>
              <w:right w:w="100" w:type="dxa"/>
            </w:tcMar>
          </w:tcPr>
          <w:p w14:paraId="1F753983"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12.8%</w:t>
            </w:r>
          </w:p>
        </w:tc>
        <w:tc>
          <w:tcPr>
            <w:tcW w:w="893" w:type="dxa"/>
            <w:shd w:val="clear" w:color="auto" w:fill="FFFFFF" w:themeFill="background1"/>
            <w:tcMar>
              <w:top w:w="100" w:type="dxa"/>
              <w:left w:w="100" w:type="dxa"/>
              <w:bottom w:w="100" w:type="dxa"/>
              <w:right w:w="100" w:type="dxa"/>
            </w:tcMar>
          </w:tcPr>
          <w:p w14:paraId="6F2C09C3"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17.0%</w:t>
            </w:r>
          </w:p>
        </w:tc>
        <w:tc>
          <w:tcPr>
            <w:tcW w:w="1021" w:type="dxa"/>
            <w:shd w:val="clear" w:color="auto" w:fill="FFFFFF" w:themeFill="background1"/>
            <w:tcMar>
              <w:top w:w="100" w:type="dxa"/>
              <w:left w:w="100" w:type="dxa"/>
              <w:bottom w:w="100" w:type="dxa"/>
              <w:right w:w="100" w:type="dxa"/>
            </w:tcMar>
          </w:tcPr>
          <w:p w14:paraId="077F805E"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73.1%</w:t>
            </w:r>
          </w:p>
        </w:tc>
        <w:tc>
          <w:tcPr>
            <w:tcW w:w="1003" w:type="dxa"/>
            <w:shd w:val="clear" w:color="auto" w:fill="FFFFFF" w:themeFill="background1"/>
            <w:tcMar>
              <w:top w:w="100" w:type="dxa"/>
              <w:left w:w="100" w:type="dxa"/>
              <w:bottom w:w="100" w:type="dxa"/>
              <w:right w:w="100" w:type="dxa"/>
            </w:tcMar>
          </w:tcPr>
          <w:p w14:paraId="416C59CF"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16.8%</w:t>
            </w:r>
          </w:p>
        </w:tc>
        <w:tc>
          <w:tcPr>
            <w:tcW w:w="893" w:type="dxa"/>
            <w:shd w:val="clear" w:color="auto" w:fill="FFFFFF" w:themeFill="background1"/>
            <w:tcMar>
              <w:top w:w="100" w:type="dxa"/>
              <w:left w:w="100" w:type="dxa"/>
              <w:bottom w:w="100" w:type="dxa"/>
              <w:right w:w="100" w:type="dxa"/>
            </w:tcMar>
          </w:tcPr>
          <w:p w14:paraId="74BE34DC"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7.8</w:t>
            </w:r>
          </w:p>
        </w:tc>
      </w:tr>
      <w:tr w:rsidR="00791BFA" w:rsidRPr="0067199C" w14:paraId="4D6B27FB" w14:textId="77777777" w:rsidTr="00791BFA">
        <w:trPr>
          <w:trHeight w:val="219"/>
        </w:trPr>
        <w:tc>
          <w:tcPr>
            <w:tcW w:w="1134" w:type="dxa"/>
            <w:tcMar>
              <w:top w:w="100" w:type="dxa"/>
              <w:left w:w="100" w:type="dxa"/>
              <w:bottom w:w="100" w:type="dxa"/>
              <w:right w:w="100" w:type="dxa"/>
            </w:tcMar>
          </w:tcPr>
          <w:p w14:paraId="2E135799" w14:textId="71E20BCC" w:rsidR="00791BFA" w:rsidRPr="0067199C" w:rsidRDefault="009F125F" w:rsidP="00791BFA">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ML-</w:t>
            </w:r>
            <w:proofErr w:type="spellStart"/>
            <w:r>
              <w:rPr>
                <w:rFonts w:ascii="Arial" w:hAnsi="Arial" w:cs="Arial"/>
                <w:color w:val="000000"/>
                <w:sz w:val="18"/>
                <w:szCs w:val="18"/>
              </w:rPr>
              <w:t>NoAge</w:t>
            </w:r>
            <w:proofErr w:type="spellEnd"/>
          </w:p>
        </w:tc>
        <w:tc>
          <w:tcPr>
            <w:tcW w:w="567" w:type="dxa"/>
            <w:shd w:val="clear" w:color="auto" w:fill="FFFFFF" w:themeFill="background1"/>
            <w:tcMar>
              <w:top w:w="100" w:type="dxa"/>
              <w:left w:w="100" w:type="dxa"/>
              <w:bottom w:w="100" w:type="dxa"/>
              <w:right w:w="100" w:type="dxa"/>
            </w:tcMar>
          </w:tcPr>
          <w:p w14:paraId="371461E6"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121</w:t>
            </w:r>
          </w:p>
        </w:tc>
        <w:tc>
          <w:tcPr>
            <w:tcW w:w="627" w:type="dxa"/>
            <w:shd w:val="clear" w:color="auto" w:fill="F2DBDB" w:themeFill="accent2" w:themeFillTint="33"/>
            <w:tcMar>
              <w:top w:w="100" w:type="dxa"/>
              <w:left w:w="100" w:type="dxa"/>
              <w:bottom w:w="100" w:type="dxa"/>
              <w:right w:w="100" w:type="dxa"/>
            </w:tcMar>
          </w:tcPr>
          <w:p w14:paraId="23FC7BD0"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857</w:t>
            </w:r>
          </w:p>
        </w:tc>
        <w:tc>
          <w:tcPr>
            <w:tcW w:w="644" w:type="dxa"/>
            <w:shd w:val="clear" w:color="auto" w:fill="FFFFFF" w:themeFill="background1"/>
            <w:tcMar>
              <w:top w:w="100" w:type="dxa"/>
              <w:left w:w="100" w:type="dxa"/>
              <w:bottom w:w="100" w:type="dxa"/>
              <w:right w:w="100" w:type="dxa"/>
            </w:tcMar>
          </w:tcPr>
          <w:p w14:paraId="2826AA70"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108</w:t>
            </w:r>
          </w:p>
        </w:tc>
        <w:tc>
          <w:tcPr>
            <w:tcW w:w="792" w:type="dxa"/>
            <w:shd w:val="clear" w:color="auto" w:fill="F2DBDB" w:themeFill="accent2" w:themeFillTint="33"/>
            <w:tcMar>
              <w:top w:w="100" w:type="dxa"/>
              <w:left w:w="100" w:type="dxa"/>
              <w:bottom w:w="100" w:type="dxa"/>
              <w:right w:w="100" w:type="dxa"/>
            </w:tcMar>
          </w:tcPr>
          <w:p w14:paraId="6E65564A"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2827</w:t>
            </w:r>
          </w:p>
        </w:tc>
        <w:tc>
          <w:tcPr>
            <w:tcW w:w="893" w:type="dxa"/>
            <w:shd w:val="clear" w:color="auto" w:fill="FFFFFF" w:themeFill="background1"/>
            <w:tcMar>
              <w:top w:w="100" w:type="dxa"/>
              <w:left w:w="100" w:type="dxa"/>
              <w:bottom w:w="100" w:type="dxa"/>
              <w:right w:w="100" w:type="dxa"/>
            </w:tcMar>
          </w:tcPr>
          <w:p w14:paraId="40AC3949"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52.8%</w:t>
            </w:r>
          </w:p>
        </w:tc>
        <w:tc>
          <w:tcPr>
            <w:tcW w:w="893" w:type="dxa"/>
            <w:shd w:val="clear" w:color="auto" w:fill="FFFFFF" w:themeFill="background1"/>
            <w:tcMar>
              <w:top w:w="100" w:type="dxa"/>
              <w:left w:w="100" w:type="dxa"/>
              <w:bottom w:w="100" w:type="dxa"/>
              <w:right w:w="100" w:type="dxa"/>
            </w:tcMar>
          </w:tcPr>
          <w:p w14:paraId="2A1E8EA5"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12.4%</w:t>
            </w:r>
          </w:p>
        </w:tc>
        <w:tc>
          <w:tcPr>
            <w:tcW w:w="893" w:type="dxa"/>
            <w:shd w:val="clear" w:color="auto" w:fill="FFFFFF" w:themeFill="background1"/>
            <w:tcMar>
              <w:top w:w="100" w:type="dxa"/>
              <w:left w:w="100" w:type="dxa"/>
              <w:bottom w:w="100" w:type="dxa"/>
              <w:right w:w="100" w:type="dxa"/>
            </w:tcMar>
          </w:tcPr>
          <w:p w14:paraId="715323B5"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16.0%</w:t>
            </w:r>
          </w:p>
        </w:tc>
        <w:tc>
          <w:tcPr>
            <w:tcW w:w="1021" w:type="dxa"/>
            <w:shd w:val="clear" w:color="auto" w:fill="FFFFFF" w:themeFill="background1"/>
            <w:tcMar>
              <w:top w:w="100" w:type="dxa"/>
              <w:left w:w="100" w:type="dxa"/>
              <w:bottom w:w="100" w:type="dxa"/>
              <w:right w:w="100" w:type="dxa"/>
            </w:tcMar>
          </w:tcPr>
          <w:p w14:paraId="1D8DD9CE"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72.8%</w:t>
            </w:r>
          </w:p>
        </w:tc>
        <w:tc>
          <w:tcPr>
            <w:tcW w:w="1003" w:type="dxa"/>
            <w:shd w:val="clear" w:color="auto" w:fill="FFFFFF" w:themeFill="background1"/>
            <w:tcMar>
              <w:top w:w="100" w:type="dxa"/>
              <w:left w:w="100" w:type="dxa"/>
              <w:bottom w:w="100" w:type="dxa"/>
              <w:right w:w="100" w:type="dxa"/>
            </w:tcMar>
          </w:tcPr>
          <w:p w14:paraId="65E981D6"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16.9%</w:t>
            </w:r>
          </w:p>
        </w:tc>
        <w:tc>
          <w:tcPr>
            <w:tcW w:w="893" w:type="dxa"/>
            <w:shd w:val="clear" w:color="auto" w:fill="FFFFFF" w:themeFill="background1"/>
            <w:tcMar>
              <w:top w:w="100" w:type="dxa"/>
              <w:left w:w="100" w:type="dxa"/>
              <w:bottom w:w="100" w:type="dxa"/>
              <w:right w:w="100" w:type="dxa"/>
            </w:tcMar>
          </w:tcPr>
          <w:p w14:paraId="4A26CBF4"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3.6</w:t>
            </w:r>
          </w:p>
        </w:tc>
      </w:tr>
      <w:tr w:rsidR="00791BFA" w:rsidRPr="0067199C" w14:paraId="611849A1" w14:textId="77777777" w:rsidTr="00791BFA">
        <w:trPr>
          <w:trHeight w:val="219"/>
        </w:trPr>
        <w:tc>
          <w:tcPr>
            <w:tcW w:w="1134" w:type="dxa"/>
            <w:tcBorders>
              <w:bottom w:val="single" w:sz="4" w:space="0" w:color="auto"/>
            </w:tcBorders>
            <w:tcMar>
              <w:top w:w="100" w:type="dxa"/>
              <w:left w:w="100" w:type="dxa"/>
              <w:bottom w:w="100" w:type="dxa"/>
              <w:right w:w="100" w:type="dxa"/>
            </w:tcMar>
          </w:tcPr>
          <w:p w14:paraId="22E9A7F2" w14:textId="77777777" w:rsidR="00791BFA" w:rsidRPr="0067199C" w:rsidRDefault="00791BFA" w:rsidP="00791BFA">
            <w:pPr>
              <w:pStyle w:val="NormalWeb"/>
              <w:spacing w:before="0" w:beforeAutospacing="0" w:after="0" w:afterAutospacing="0"/>
              <w:rPr>
                <w:rFonts w:ascii="Arial" w:hAnsi="Arial" w:cs="Arial"/>
                <w:color w:val="000000"/>
                <w:sz w:val="18"/>
                <w:szCs w:val="18"/>
              </w:rPr>
            </w:pPr>
            <w:proofErr w:type="spellStart"/>
            <w:r w:rsidRPr="0067199C">
              <w:rPr>
                <w:rFonts w:ascii="Arial" w:hAnsi="Arial" w:cs="Arial"/>
                <w:color w:val="000000"/>
                <w:sz w:val="18"/>
                <w:szCs w:val="18"/>
              </w:rPr>
              <w:t>Age_only</w:t>
            </w:r>
            <w:proofErr w:type="spellEnd"/>
          </w:p>
        </w:tc>
        <w:tc>
          <w:tcPr>
            <w:tcW w:w="567" w:type="dxa"/>
            <w:tcBorders>
              <w:bottom w:val="single" w:sz="4" w:space="0" w:color="auto"/>
            </w:tcBorders>
            <w:shd w:val="clear" w:color="auto" w:fill="F2DBDB" w:themeFill="accent2" w:themeFillTint="33"/>
            <w:tcMar>
              <w:top w:w="100" w:type="dxa"/>
              <w:left w:w="100" w:type="dxa"/>
              <w:bottom w:w="100" w:type="dxa"/>
              <w:right w:w="100" w:type="dxa"/>
            </w:tcMar>
          </w:tcPr>
          <w:p w14:paraId="78DCA7A2"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113</w:t>
            </w:r>
          </w:p>
        </w:tc>
        <w:tc>
          <w:tcPr>
            <w:tcW w:w="627" w:type="dxa"/>
            <w:tcBorders>
              <w:bottom w:val="single" w:sz="4" w:space="0" w:color="auto"/>
            </w:tcBorders>
            <w:shd w:val="clear" w:color="auto" w:fill="EAF1DD" w:themeFill="accent3" w:themeFillTint="33"/>
            <w:tcMar>
              <w:top w:w="100" w:type="dxa"/>
              <w:left w:w="100" w:type="dxa"/>
              <w:bottom w:w="100" w:type="dxa"/>
              <w:right w:w="100" w:type="dxa"/>
            </w:tcMar>
          </w:tcPr>
          <w:p w14:paraId="4417DEF2"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805</w:t>
            </w:r>
          </w:p>
        </w:tc>
        <w:tc>
          <w:tcPr>
            <w:tcW w:w="644" w:type="dxa"/>
            <w:tcBorders>
              <w:bottom w:val="single" w:sz="4" w:space="0" w:color="auto"/>
            </w:tcBorders>
            <w:shd w:val="clear" w:color="auto" w:fill="F2DBDB" w:themeFill="accent2" w:themeFillTint="33"/>
            <w:tcMar>
              <w:top w:w="100" w:type="dxa"/>
              <w:left w:w="100" w:type="dxa"/>
              <w:bottom w:w="100" w:type="dxa"/>
              <w:right w:w="100" w:type="dxa"/>
            </w:tcMar>
          </w:tcPr>
          <w:p w14:paraId="62D0D5BC"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116</w:t>
            </w:r>
          </w:p>
        </w:tc>
        <w:tc>
          <w:tcPr>
            <w:tcW w:w="792" w:type="dxa"/>
            <w:tcBorders>
              <w:bottom w:val="single" w:sz="4" w:space="0" w:color="auto"/>
            </w:tcBorders>
            <w:shd w:val="clear" w:color="auto" w:fill="EAF1DD" w:themeFill="accent3" w:themeFillTint="33"/>
            <w:tcMar>
              <w:top w:w="100" w:type="dxa"/>
              <w:left w:w="100" w:type="dxa"/>
              <w:bottom w:w="100" w:type="dxa"/>
              <w:right w:w="100" w:type="dxa"/>
            </w:tcMar>
          </w:tcPr>
          <w:p w14:paraId="00A475C0"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2879</w:t>
            </w:r>
          </w:p>
        </w:tc>
        <w:tc>
          <w:tcPr>
            <w:tcW w:w="893" w:type="dxa"/>
            <w:tcBorders>
              <w:bottom w:val="single" w:sz="4" w:space="0" w:color="auto"/>
            </w:tcBorders>
            <w:shd w:val="clear" w:color="auto" w:fill="F2DBDB" w:themeFill="accent2" w:themeFillTint="33"/>
            <w:tcMar>
              <w:top w:w="100" w:type="dxa"/>
              <w:left w:w="100" w:type="dxa"/>
              <w:bottom w:w="100" w:type="dxa"/>
              <w:right w:w="100" w:type="dxa"/>
            </w:tcMar>
          </w:tcPr>
          <w:p w14:paraId="4046022B"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49.3%</w:t>
            </w:r>
          </w:p>
        </w:tc>
        <w:tc>
          <w:tcPr>
            <w:tcW w:w="893" w:type="dxa"/>
            <w:tcBorders>
              <w:bottom w:val="single" w:sz="4" w:space="0" w:color="auto"/>
            </w:tcBorders>
            <w:shd w:val="clear" w:color="auto" w:fill="F2DBDB" w:themeFill="accent2" w:themeFillTint="33"/>
            <w:tcMar>
              <w:top w:w="100" w:type="dxa"/>
              <w:left w:w="100" w:type="dxa"/>
              <w:bottom w:w="100" w:type="dxa"/>
              <w:right w:w="100" w:type="dxa"/>
            </w:tcMar>
          </w:tcPr>
          <w:p w14:paraId="58CE0709"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12.3%</w:t>
            </w:r>
          </w:p>
        </w:tc>
        <w:tc>
          <w:tcPr>
            <w:tcW w:w="893" w:type="dxa"/>
            <w:tcBorders>
              <w:bottom w:val="single" w:sz="4" w:space="0" w:color="auto"/>
            </w:tcBorders>
            <w:shd w:val="clear" w:color="auto" w:fill="F2DBDB" w:themeFill="accent2" w:themeFillTint="33"/>
            <w:tcMar>
              <w:top w:w="100" w:type="dxa"/>
              <w:left w:w="100" w:type="dxa"/>
              <w:bottom w:w="100" w:type="dxa"/>
              <w:right w:w="100" w:type="dxa"/>
            </w:tcMar>
          </w:tcPr>
          <w:p w14:paraId="72F0BA49"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15.2%</w:t>
            </w:r>
          </w:p>
        </w:tc>
        <w:tc>
          <w:tcPr>
            <w:tcW w:w="1021" w:type="dxa"/>
            <w:tcBorders>
              <w:bottom w:val="single" w:sz="4" w:space="0" w:color="auto"/>
            </w:tcBorders>
            <w:shd w:val="clear" w:color="auto" w:fill="F2DBDB" w:themeFill="accent2" w:themeFillTint="33"/>
            <w:tcMar>
              <w:top w:w="100" w:type="dxa"/>
              <w:left w:w="100" w:type="dxa"/>
              <w:bottom w:w="100" w:type="dxa"/>
              <w:right w:w="100" w:type="dxa"/>
            </w:tcMar>
          </w:tcPr>
          <w:p w14:paraId="18277071"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68.7%</w:t>
            </w:r>
          </w:p>
        </w:tc>
        <w:tc>
          <w:tcPr>
            <w:tcW w:w="1003" w:type="dxa"/>
            <w:tcBorders>
              <w:bottom w:val="single" w:sz="4" w:space="0" w:color="auto"/>
            </w:tcBorders>
            <w:shd w:val="clear" w:color="auto" w:fill="F2DBDB" w:themeFill="accent2" w:themeFillTint="33"/>
            <w:tcMar>
              <w:top w:w="100" w:type="dxa"/>
              <w:left w:w="100" w:type="dxa"/>
              <w:bottom w:w="100" w:type="dxa"/>
              <w:right w:w="100" w:type="dxa"/>
            </w:tcMar>
          </w:tcPr>
          <w:p w14:paraId="3C116483"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13.4%</w:t>
            </w:r>
          </w:p>
        </w:tc>
        <w:tc>
          <w:tcPr>
            <w:tcW w:w="893" w:type="dxa"/>
            <w:tcBorders>
              <w:bottom w:val="single" w:sz="4" w:space="0" w:color="auto"/>
            </w:tcBorders>
            <w:shd w:val="clear" w:color="auto" w:fill="F2DBDB" w:themeFill="accent2" w:themeFillTint="33"/>
            <w:tcMar>
              <w:top w:w="100" w:type="dxa"/>
              <w:left w:w="100" w:type="dxa"/>
              <w:bottom w:w="100" w:type="dxa"/>
              <w:right w:w="100" w:type="dxa"/>
            </w:tcMar>
          </w:tcPr>
          <w:p w14:paraId="0249B7AE"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0.5</w:t>
            </w:r>
          </w:p>
        </w:tc>
      </w:tr>
      <w:tr w:rsidR="00791BFA" w:rsidRPr="0067199C" w14:paraId="4BABD1D6" w14:textId="77777777" w:rsidTr="00791BFA">
        <w:trPr>
          <w:trHeight w:val="219"/>
        </w:trPr>
        <w:tc>
          <w:tcPr>
            <w:tcW w:w="1134" w:type="dxa"/>
            <w:tcBorders>
              <w:top w:val="single" w:sz="4" w:space="0" w:color="auto"/>
              <w:bottom w:val="single" w:sz="4" w:space="0" w:color="auto"/>
            </w:tcBorders>
            <w:tcMar>
              <w:top w:w="100" w:type="dxa"/>
              <w:left w:w="100" w:type="dxa"/>
              <w:bottom w:w="100" w:type="dxa"/>
              <w:right w:w="100" w:type="dxa"/>
            </w:tcMar>
          </w:tcPr>
          <w:p w14:paraId="7BCD80E6" w14:textId="77777777" w:rsidR="00791BFA" w:rsidRPr="0067199C" w:rsidRDefault="00791BFA" w:rsidP="00791BFA">
            <w:pPr>
              <w:pStyle w:val="NormalWeb"/>
              <w:spacing w:before="0" w:beforeAutospacing="0" w:after="0" w:afterAutospacing="0"/>
              <w:rPr>
                <w:rFonts w:ascii="Arial" w:hAnsi="Arial" w:cs="Arial"/>
                <w:color w:val="000000"/>
                <w:sz w:val="18"/>
                <w:szCs w:val="18"/>
              </w:rPr>
            </w:pPr>
            <w:r w:rsidRPr="0067199C">
              <w:rPr>
                <w:rFonts w:ascii="Arial" w:hAnsi="Arial" w:cs="Arial"/>
                <w:color w:val="000000"/>
                <w:sz w:val="18"/>
                <w:szCs w:val="18"/>
              </w:rPr>
              <w:t>PPF 30</w:t>
            </w:r>
          </w:p>
        </w:tc>
        <w:tc>
          <w:tcPr>
            <w:tcW w:w="567"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15D6FF7A"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p>
        </w:tc>
        <w:tc>
          <w:tcPr>
            <w:tcW w:w="627" w:type="dxa"/>
            <w:tcBorders>
              <w:top w:val="single" w:sz="4" w:space="0" w:color="auto"/>
              <w:bottom w:val="single" w:sz="4" w:space="0" w:color="auto"/>
            </w:tcBorders>
            <w:shd w:val="clear" w:color="auto" w:fill="auto"/>
            <w:tcMar>
              <w:top w:w="100" w:type="dxa"/>
              <w:left w:w="100" w:type="dxa"/>
              <w:bottom w:w="100" w:type="dxa"/>
              <w:right w:w="100" w:type="dxa"/>
            </w:tcMar>
          </w:tcPr>
          <w:p w14:paraId="7413B1FA"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p>
        </w:tc>
        <w:tc>
          <w:tcPr>
            <w:tcW w:w="644" w:type="dxa"/>
            <w:tcBorders>
              <w:top w:val="single" w:sz="4" w:space="0" w:color="auto"/>
              <w:bottom w:val="single" w:sz="4" w:space="0" w:color="auto"/>
            </w:tcBorders>
            <w:shd w:val="clear" w:color="auto" w:fill="auto"/>
            <w:tcMar>
              <w:top w:w="100" w:type="dxa"/>
              <w:left w:w="100" w:type="dxa"/>
              <w:bottom w:w="100" w:type="dxa"/>
              <w:right w:w="100" w:type="dxa"/>
            </w:tcMar>
          </w:tcPr>
          <w:p w14:paraId="329FA8AD"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p>
        </w:tc>
        <w:tc>
          <w:tcPr>
            <w:tcW w:w="792"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3216BB35"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
          <w:p w14:paraId="2D18A93C"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
          <w:p w14:paraId="2621397E"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
          <w:p w14:paraId="63A75051"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p>
        </w:tc>
        <w:tc>
          <w:tcPr>
            <w:tcW w:w="1021" w:type="dxa"/>
            <w:tcBorders>
              <w:top w:val="single" w:sz="4" w:space="0" w:color="auto"/>
              <w:bottom w:val="single" w:sz="4" w:space="0" w:color="auto"/>
            </w:tcBorders>
            <w:shd w:val="clear" w:color="auto" w:fill="auto"/>
            <w:tcMar>
              <w:top w:w="100" w:type="dxa"/>
              <w:left w:w="100" w:type="dxa"/>
              <w:bottom w:w="100" w:type="dxa"/>
              <w:right w:w="100" w:type="dxa"/>
            </w:tcMar>
          </w:tcPr>
          <w:p w14:paraId="24C12073"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p>
        </w:tc>
        <w:tc>
          <w:tcPr>
            <w:tcW w:w="1003" w:type="dxa"/>
            <w:tcBorders>
              <w:top w:val="single" w:sz="4" w:space="0" w:color="auto"/>
              <w:bottom w:val="single" w:sz="4" w:space="0" w:color="auto"/>
            </w:tcBorders>
            <w:shd w:val="clear" w:color="auto" w:fill="auto"/>
            <w:tcMar>
              <w:top w:w="100" w:type="dxa"/>
              <w:left w:w="100" w:type="dxa"/>
              <w:bottom w:w="100" w:type="dxa"/>
              <w:right w:w="100" w:type="dxa"/>
            </w:tcMar>
          </w:tcPr>
          <w:p w14:paraId="20069A45"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
          <w:p w14:paraId="38590F46"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p>
        </w:tc>
      </w:tr>
      <w:tr w:rsidR="00791BFA" w:rsidRPr="0067199C" w14:paraId="2D497976" w14:textId="77777777" w:rsidTr="00791BFA">
        <w:trPr>
          <w:trHeight w:val="219"/>
        </w:trPr>
        <w:tc>
          <w:tcPr>
            <w:tcW w:w="1134" w:type="dxa"/>
            <w:tcBorders>
              <w:top w:val="single" w:sz="4" w:space="0" w:color="auto"/>
            </w:tcBorders>
            <w:tcMar>
              <w:top w:w="100" w:type="dxa"/>
              <w:left w:w="100" w:type="dxa"/>
              <w:bottom w:w="100" w:type="dxa"/>
              <w:right w:w="100" w:type="dxa"/>
            </w:tcMar>
          </w:tcPr>
          <w:p w14:paraId="199DDDAE" w14:textId="77777777" w:rsidR="00791BFA" w:rsidRPr="0067199C" w:rsidRDefault="00791BFA" w:rsidP="00791BFA">
            <w:pPr>
              <w:pStyle w:val="NormalWeb"/>
              <w:spacing w:before="0" w:beforeAutospacing="0" w:after="0" w:afterAutospacing="0"/>
              <w:rPr>
                <w:rFonts w:ascii="Arial" w:hAnsi="Arial" w:cs="Arial"/>
                <w:color w:val="000000"/>
                <w:sz w:val="18"/>
                <w:szCs w:val="18"/>
              </w:rPr>
            </w:pPr>
            <w:r w:rsidRPr="0067199C">
              <w:rPr>
                <w:rFonts w:ascii="Arial" w:hAnsi="Arial" w:cs="Arial"/>
                <w:color w:val="000000"/>
                <w:sz w:val="18"/>
                <w:szCs w:val="18"/>
              </w:rPr>
              <w:t>ML33</w:t>
            </w:r>
          </w:p>
        </w:tc>
        <w:tc>
          <w:tcPr>
            <w:tcW w:w="567" w:type="dxa"/>
            <w:tcBorders>
              <w:top w:val="single" w:sz="4" w:space="0" w:color="auto"/>
            </w:tcBorders>
            <w:shd w:val="clear" w:color="auto" w:fill="EAF1DD" w:themeFill="accent3" w:themeFillTint="33"/>
            <w:tcMar>
              <w:top w:w="100" w:type="dxa"/>
              <w:left w:w="100" w:type="dxa"/>
              <w:bottom w:w="100" w:type="dxa"/>
              <w:right w:w="100" w:type="dxa"/>
            </w:tcMar>
          </w:tcPr>
          <w:p w14:paraId="584E1501"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153</w:t>
            </w:r>
          </w:p>
        </w:tc>
        <w:tc>
          <w:tcPr>
            <w:tcW w:w="627" w:type="dxa"/>
            <w:tcBorders>
              <w:top w:val="single" w:sz="4" w:space="0" w:color="auto"/>
            </w:tcBorders>
            <w:shd w:val="clear" w:color="auto" w:fill="FFFFFF" w:themeFill="background1"/>
            <w:tcMar>
              <w:top w:w="100" w:type="dxa"/>
              <w:left w:w="100" w:type="dxa"/>
              <w:bottom w:w="100" w:type="dxa"/>
              <w:right w:w="100" w:type="dxa"/>
            </w:tcMar>
          </w:tcPr>
          <w:p w14:paraId="4688BB6D"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1020</w:t>
            </w:r>
          </w:p>
        </w:tc>
        <w:tc>
          <w:tcPr>
            <w:tcW w:w="644" w:type="dxa"/>
            <w:tcBorders>
              <w:top w:val="single" w:sz="4" w:space="0" w:color="auto"/>
            </w:tcBorders>
            <w:shd w:val="clear" w:color="auto" w:fill="EAF1DD" w:themeFill="accent3" w:themeFillTint="33"/>
            <w:tcMar>
              <w:top w:w="100" w:type="dxa"/>
              <w:left w:w="100" w:type="dxa"/>
              <w:bottom w:w="100" w:type="dxa"/>
              <w:right w:w="100" w:type="dxa"/>
            </w:tcMar>
          </w:tcPr>
          <w:p w14:paraId="068B2C4D"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76</w:t>
            </w:r>
          </w:p>
        </w:tc>
        <w:tc>
          <w:tcPr>
            <w:tcW w:w="792" w:type="dxa"/>
            <w:tcBorders>
              <w:top w:val="single" w:sz="4" w:space="0" w:color="auto"/>
            </w:tcBorders>
            <w:shd w:val="clear" w:color="auto" w:fill="EAF1DD" w:themeFill="accent3" w:themeFillTint="33"/>
            <w:tcMar>
              <w:top w:w="100" w:type="dxa"/>
              <w:left w:w="100" w:type="dxa"/>
              <w:bottom w:w="100" w:type="dxa"/>
              <w:right w:w="100" w:type="dxa"/>
            </w:tcMar>
          </w:tcPr>
          <w:p w14:paraId="242F4870"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2664</w:t>
            </w:r>
          </w:p>
        </w:tc>
        <w:tc>
          <w:tcPr>
            <w:tcW w:w="893" w:type="dxa"/>
            <w:tcBorders>
              <w:top w:val="single" w:sz="4" w:space="0" w:color="auto"/>
            </w:tcBorders>
            <w:shd w:val="clear" w:color="auto" w:fill="EAF1DD" w:themeFill="accent3" w:themeFillTint="33"/>
            <w:tcMar>
              <w:top w:w="100" w:type="dxa"/>
              <w:left w:w="100" w:type="dxa"/>
              <w:bottom w:w="100" w:type="dxa"/>
              <w:right w:w="100" w:type="dxa"/>
            </w:tcMar>
          </w:tcPr>
          <w:p w14:paraId="44FAA896"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66.8%</w:t>
            </w:r>
          </w:p>
        </w:tc>
        <w:tc>
          <w:tcPr>
            <w:tcW w:w="893" w:type="dxa"/>
            <w:tcBorders>
              <w:top w:val="single" w:sz="4" w:space="0" w:color="auto"/>
            </w:tcBorders>
            <w:shd w:val="clear" w:color="auto" w:fill="EAF1DD" w:themeFill="accent3" w:themeFillTint="33"/>
            <w:tcMar>
              <w:top w:w="100" w:type="dxa"/>
              <w:left w:w="100" w:type="dxa"/>
              <w:bottom w:w="100" w:type="dxa"/>
              <w:right w:w="100" w:type="dxa"/>
            </w:tcMar>
          </w:tcPr>
          <w:p w14:paraId="5F22494C"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13.0%</w:t>
            </w:r>
          </w:p>
        </w:tc>
        <w:tc>
          <w:tcPr>
            <w:tcW w:w="893" w:type="dxa"/>
            <w:tcBorders>
              <w:top w:val="single" w:sz="4" w:space="0" w:color="auto"/>
            </w:tcBorders>
            <w:shd w:val="clear" w:color="auto" w:fill="EAF1DD" w:themeFill="accent3" w:themeFillTint="33"/>
            <w:tcMar>
              <w:top w:w="100" w:type="dxa"/>
              <w:left w:w="100" w:type="dxa"/>
              <w:bottom w:w="100" w:type="dxa"/>
              <w:right w:w="100" w:type="dxa"/>
            </w:tcMar>
          </w:tcPr>
          <w:p w14:paraId="4162DB66"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20.0%</w:t>
            </w:r>
          </w:p>
        </w:tc>
        <w:tc>
          <w:tcPr>
            <w:tcW w:w="1021" w:type="dxa"/>
            <w:tcBorders>
              <w:top w:val="single" w:sz="4" w:space="0" w:color="auto"/>
            </w:tcBorders>
            <w:shd w:val="clear" w:color="auto" w:fill="EAF1DD" w:themeFill="accent3" w:themeFillTint="33"/>
            <w:tcMar>
              <w:top w:w="100" w:type="dxa"/>
              <w:left w:w="100" w:type="dxa"/>
              <w:bottom w:w="100" w:type="dxa"/>
              <w:right w:w="100" w:type="dxa"/>
            </w:tcMar>
          </w:tcPr>
          <w:p w14:paraId="0887BC63"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75.3%</w:t>
            </w:r>
          </w:p>
        </w:tc>
        <w:tc>
          <w:tcPr>
            <w:tcW w:w="1003" w:type="dxa"/>
            <w:tcBorders>
              <w:top w:val="single" w:sz="4" w:space="0" w:color="auto"/>
            </w:tcBorders>
            <w:shd w:val="clear" w:color="auto" w:fill="EAF1DD" w:themeFill="accent3" w:themeFillTint="33"/>
            <w:tcMar>
              <w:top w:w="100" w:type="dxa"/>
              <w:left w:w="100" w:type="dxa"/>
              <w:bottom w:w="100" w:type="dxa"/>
              <w:right w:w="100" w:type="dxa"/>
            </w:tcMar>
          </w:tcPr>
          <w:p w14:paraId="5A52DDC2"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17.1%</w:t>
            </w:r>
          </w:p>
        </w:tc>
        <w:tc>
          <w:tcPr>
            <w:tcW w:w="893" w:type="dxa"/>
            <w:tcBorders>
              <w:top w:val="single" w:sz="4" w:space="0" w:color="auto"/>
            </w:tcBorders>
            <w:shd w:val="clear" w:color="auto" w:fill="FFFFFF" w:themeFill="background1"/>
            <w:tcMar>
              <w:top w:w="100" w:type="dxa"/>
              <w:left w:w="100" w:type="dxa"/>
              <w:bottom w:w="100" w:type="dxa"/>
              <w:right w:w="100" w:type="dxa"/>
            </w:tcMar>
          </w:tcPr>
          <w:p w14:paraId="3812335E" w14:textId="77777777" w:rsidR="00791BFA" w:rsidRPr="0067199C" w:rsidRDefault="00791BFA" w:rsidP="00791BFA">
            <w:pPr>
              <w:pStyle w:val="NormalWeb"/>
              <w:spacing w:before="0" w:beforeAutospacing="0" w:after="0" w:afterAutospacing="0"/>
              <w:jc w:val="center"/>
              <w:rPr>
                <w:rFonts w:ascii="Arial" w:hAnsi="Arial" w:cs="Arial"/>
                <w:color w:val="000000"/>
                <w:sz w:val="18"/>
                <w:szCs w:val="18"/>
              </w:rPr>
            </w:pPr>
            <w:r w:rsidRPr="0067199C">
              <w:rPr>
                <w:rFonts w:ascii="Arial" w:hAnsi="Arial" w:cs="Arial"/>
                <w:color w:val="000000"/>
                <w:sz w:val="18"/>
                <w:szCs w:val="18"/>
              </w:rPr>
              <w:t>-</w:t>
            </w:r>
          </w:p>
        </w:tc>
      </w:tr>
      <w:tr w:rsidR="00791BFA" w:rsidRPr="0067199C" w14:paraId="3D407CC6" w14:textId="77777777" w:rsidTr="00791BFA">
        <w:trPr>
          <w:trHeight w:val="219"/>
        </w:trPr>
        <w:tc>
          <w:tcPr>
            <w:tcW w:w="1134" w:type="dxa"/>
            <w:tcMar>
              <w:top w:w="100" w:type="dxa"/>
              <w:left w:w="100" w:type="dxa"/>
              <w:bottom w:w="100" w:type="dxa"/>
              <w:right w:w="100" w:type="dxa"/>
            </w:tcMar>
          </w:tcPr>
          <w:p w14:paraId="76C57550" w14:textId="77777777" w:rsidR="00791BFA" w:rsidRPr="0067199C" w:rsidRDefault="00791BFA" w:rsidP="00791BFA">
            <w:pPr>
              <w:pStyle w:val="NormalWeb"/>
              <w:spacing w:before="0" w:beforeAutospacing="0" w:after="0" w:afterAutospacing="0"/>
              <w:rPr>
                <w:rFonts w:ascii="Arial" w:hAnsi="Arial" w:cs="Arial"/>
                <w:color w:val="000000"/>
                <w:sz w:val="18"/>
                <w:szCs w:val="18"/>
              </w:rPr>
            </w:pPr>
            <w:r w:rsidRPr="0067199C">
              <w:rPr>
                <w:rFonts w:ascii="Arial" w:hAnsi="Arial" w:cs="Arial"/>
                <w:color w:val="000000"/>
                <w:sz w:val="18"/>
                <w:szCs w:val="18"/>
              </w:rPr>
              <w:t>LR33</w:t>
            </w:r>
          </w:p>
        </w:tc>
        <w:tc>
          <w:tcPr>
            <w:tcW w:w="567" w:type="dxa"/>
            <w:shd w:val="clear" w:color="auto" w:fill="FFFFFF" w:themeFill="background1"/>
            <w:tcMar>
              <w:top w:w="100" w:type="dxa"/>
              <w:left w:w="100" w:type="dxa"/>
              <w:bottom w:w="100" w:type="dxa"/>
              <w:right w:w="100" w:type="dxa"/>
            </w:tcMar>
          </w:tcPr>
          <w:p w14:paraId="103268EA"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147</w:t>
            </w:r>
          </w:p>
        </w:tc>
        <w:tc>
          <w:tcPr>
            <w:tcW w:w="627" w:type="dxa"/>
            <w:shd w:val="clear" w:color="auto" w:fill="FFFFFF" w:themeFill="background1"/>
            <w:tcMar>
              <w:top w:w="100" w:type="dxa"/>
              <w:left w:w="100" w:type="dxa"/>
              <w:bottom w:w="100" w:type="dxa"/>
              <w:right w:w="100" w:type="dxa"/>
            </w:tcMar>
          </w:tcPr>
          <w:p w14:paraId="78EF8D61"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1026</w:t>
            </w:r>
          </w:p>
        </w:tc>
        <w:tc>
          <w:tcPr>
            <w:tcW w:w="644" w:type="dxa"/>
            <w:shd w:val="clear" w:color="auto" w:fill="FFFFFF" w:themeFill="background1"/>
            <w:tcMar>
              <w:top w:w="100" w:type="dxa"/>
              <w:left w:w="100" w:type="dxa"/>
              <w:bottom w:w="100" w:type="dxa"/>
              <w:right w:w="100" w:type="dxa"/>
            </w:tcMar>
          </w:tcPr>
          <w:p w14:paraId="190FC12B"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82</w:t>
            </w:r>
          </w:p>
        </w:tc>
        <w:tc>
          <w:tcPr>
            <w:tcW w:w="792" w:type="dxa"/>
            <w:shd w:val="clear" w:color="auto" w:fill="FFFFFF" w:themeFill="background1"/>
            <w:tcMar>
              <w:top w:w="100" w:type="dxa"/>
              <w:left w:w="100" w:type="dxa"/>
              <w:bottom w:w="100" w:type="dxa"/>
              <w:right w:w="100" w:type="dxa"/>
            </w:tcMar>
          </w:tcPr>
          <w:p w14:paraId="0C725D13"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2658</w:t>
            </w:r>
          </w:p>
        </w:tc>
        <w:tc>
          <w:tcPr>
            <w:tcW w:w="893" w:type="dxa"/>
            <w:shd w:val="clear" w:color="auto" w:fill="FFFFFF" w:themeFill="background1"/>
            <w:tcMar>
              <w:top w:w="100" w:type="dxa"/>
              <w:left w:w="100" w:type="dxa"/>
              <w:bottom w:w="100" w:type="dxa"/>
              <w:right w:w="100" w:type="dxa"/>
            </w:tcMar>
          </w:tcPr>
          <w:p w14:paraId="1A695C33"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64.2%</w:t>
            </w:r>
          </w:p>
        </w:tc>
        <w:tc>
          <w:tcPr>
            <w:tcW w:w="893" w:type="dxa"/>
            <w:shd w:val="clear" w:color="auto" w:fill="FFFFFF" w:themeFill="background1"/>
            <w:tcMar>
              <w:top w:w="100" w:type="dxa"/>
              <w:left w:w="100" w:type="dxa"/>
              <w:bottom w:w="100" w:type="dxa"/>
              <w:right w:w="100" w:type="dxa"/>
            </w:tcMar>
          </w:tcPr>
          <w:p w14:paraId="5702D024"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12.5%</w:t>
            </w:r>
          </w:p>
        </w:tc>
        <w:tc>
          <w:tcPr>
            <w:tcW w:w="893" w:type="dxa"/>
            <w:shd w:val="clear" w:color="auto" w:fill="FFFFFF" w:themeFill="background1"/>
            <w:tcMar>
              <w:top w:w="100" w:type="dxa"/>
              <w:left w:w="100" w:type="dxa"/>
              <w:bottom w:w="100" w:type="dxa"/>
              <w:right w:w="100" w:type="dxa"/>
            </w:tcMar>
          </w:tcPr>
          <w:p w14:paraId="21F7D716"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18.6%</w:t>
            </w:r>
          </w:p>
        </w:tc>
        <w:tc>
          <w:tcPr>
            <w:tcW w:w="1021" w:type="dxa"/>
            <w:shd w:val="clear" w:color="auto" w:fill="FFFFFF" w:themeFill="background1"/>
            <w:tcMar>
              <w:top w:w="100" w:type="dxa"/>
              <w:left w:w="100" w:type="dxa"/>
              <w:bottom w:w="100" w:type="dxa"/>
              <w:right w:w="100" w:type="dxa"/>
            </w:tcMar>
          </w:tcPr>
          <w:p w14:paraId="3C0330F2"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74.1%</w:t>
            </w:r>
          </w:p>
        </w:tc>
        <w:tc>
          <w:tcPr>
            <w:tcW w:w="1003" w:type="dxa"/>
            <w:shd w:val="clear" w:color="auto" w:fill="FFFFFF" w:themeFill="background1"/>
            <w:tcMar>
              <w:top w:w="100" w:type="dxa"/>
              <w:left w:w="100" w:type="dxa"/>
              <w:bottom w:w="100" w:type="dxa"/>
              <w:right w:w="100" w:type="dxa"/>
            </w:tcMar>
          </w:tcPr>
          <w:p w14:paraId="61799877"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16.7%</w:t>
            </w:r>
          </w:p>
        </w:tc>
        <w:tc>
          <w:tcPr>
            <w:tcW w:w="893" w:type="dxa"/>
            <w:shd w:val="clear" w:color="auto" w:fill="EAF1DD" w:themeFill="accent3" w:themeFillTint="33"/>
            <w:tcMar>
              <w:top w:w="100" w:type="dxa"/>
              <w:left w:w="100" w:type="dxa"/>
              <w:bottom w:w="100" w:type="dxa"/>
              <w:right w:w="100" w:type="dxa"/>
            </w:tcMar>
          </w:tcPr>
          <w:p w14:paraId="10DB044B"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27.9</w:t>
            </w:r>
          </w:p>
        </w:tc>
      </w:tr>
      <w:tr w:rsidR="00791BFA" w:rsidRPr="0067199C" w14:paraId="547C1CE5" w14:textId="77777777" w:rsidTr="00791BFA">
        <w:trPr>
          <w:trHeight w:val="219"/>
        </w:trPr>
        <w:tc>
          <w:tcPr>
            <w:tcW w:w="1134" w:type="dxa"/>
            <w:tcMar>
              <w:top w:w="100" w:type="dxa"/>
              <w:left w:w="100" w:type="dxa"/>
              <w:bottom w:w="100" w:type="dxa"/>
              <w:right w:w="100" w:type="dxa"/>
            </w:tcMar>
          </w:tcPr>
          <w:p w14:paraId="6DFF955D" w14:textId="77777777" w:rsidR="00791BFA" w:rsidRPr="0067199C" w:rsidRDefault="00791BFA" w:rsidP="00791BFA">
            <w:pPr>
              <w:pStyle w:val="NormalWeb"/>
              <w:spacing w:before="0" w:beforeAutospacing="0" w:after="0" w:afterAutospacing="0"/>
              <w:rPr>
                <w:rFonts w:ascii="Arial" w:hAnsi="Arial" w:cs="Arial"/>
                <w:color w:val="000000"/>
                <w:sz w:val="18"/>
                <w:szCs w:val="18"/>
              </w:rPr>
            </w:pPr>
            <w:r w:rsidRPr="0067199C">
              <w:rPr>
                <w:rFonts w:ascii="Arial" w:hAnsi="Arial" w:cs="Arial"/>
                <w:color w:val="000000"/>
                <w:sz w:val="18"/>
                <w:szCs w:val="18"/>
              </w:rPr>
              <w:t>ML10</w:t>
            </w:r>
          </w:p>
        </w:tc>
        <w:tc>
          <w:tcPr>
            <w:tcW w:w="567" w:type="dxa"/>
            <w:shd w:val="clear" w:color="auto" w:fill="FFFFFF" w:themeFill="background1"/>
            <w:tcMar>
              <w:top w:w="100" w:type="dxa"/>
              <w:left w:w="100" w:type="dxa"/>
              <w:bottom w:w="100" w:type="dxa"/>
              <w:right w:w="100" w:type="dxa"/>
            </w:tcMar>
          </w:tcPr>
          <w:p w14:paraId="0111FE09"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147</w:t>
            </w:r>
          </w:p>
        </w:tc>
        <w:tc>
          <w:tcPr>
            <w:tcW w:w="627" w:type="dxa"/>
            <w:shd w:val="clear" w:color="auto" w:fill="FFFFFF" w:themeFill="background1"/>
            <w:tcMar>
              <w:top w:w="100" w:type="dxa"/>
              <w:left w:w="100" w:type="dxa"/>
              <w:bottom w:w="100" w:type="dxa"/>
              <w:right w:w="100" w:type="dxa"/>
            </w:tcMar>
          </w:tcPr>
          <w:p w14:paraId="2A4B4C74"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1026</w:t>
            </w:r>
          </w:p>
        </w:tc>
        <w:tc>
          <w:tcPr>
            <w:tcW w:w="644" w:type="dxa"/>
            <w:shd w:val="clear" w:color="auto" w:fill="FFFFFF" w:themeFill="background1"/>
            <w:tcMar>
              <w:top w:w="100" w:type="dxa"/>
              <w:left w:w="100" w:type="dxa"/>
              <w:bottom w:w="100" w:type="dxa"/>
              <w:right w:w="100" w:type="dxa"/>
            </w:tcMar>
          </w:tcPr>
          <w:p w14:paraId="25C0C5ED"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82</w:t>
            </w:r>
          </w:p>
        </w:tc>
        <w:tc>
          <w:tcPr>
            <w:tcW w:w="792" w:type="dxa"/>
            <w:shd w:val="clear" w:color="auto" w:fill="FFFFFF" w:themeFill="background1"/>
            <w:tcMar>
              <w:top w:w="100" w:type="dxa"/>
              <w:left w:w="100" w:type="dxa"/>
              <w:bottom w:w="100" w:type="dxa"/>
              <w:right w:w="100" w:type="dxa"/>
            </w:tcMar>
          </w:tcPr>
          <w:p w14:paraId="6F75D486"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2658</w:t>
            </w:r>
          </w:p>
        </w:tc>
        <w:tc>
          <w:tcPr>
            <w:tcW w:w="893" w:type="dxa"/>
            <w:shd w:val="clear" w:color="auto" w:fill="FFFFFF" w:themeFill="background1"/>
            <w:tcMar>
              <w:top w:w="100" w:type="dxa"/>
              <w:left w:w="100" w:type="dxa"/>
              <w:bottom w:w="100" w:type="dxa"/>
              <w:right w:w="100" w:type="dxa"/>
            </w:tcMar>
          </w:tcPr>
          <w:p w14:paraId="1666FC73"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64.2%</w:t>
            </w:r>
          </w:p>
        </w:tc>
        <w:tc>
          <w:tcPr>
            <w:tcW w:w="893" w:type="dxa"/>
            <w:shd w:val="clear" w:color="auto" w:fill="FFFFFF" w:themeFill="background1"/>
            <w:tcMar>
              <w:top w:w="100" w:type="dxa"/>
              <w:left w:w="100" w:type="dxa"/>
              <w:bottom w:w="100" w:type="dxa"/>
              <w:right w:w="100" w:type="dxa"/>
            </w:tcMar>
          </w:tcPr>
          <w:p w14:paraId="07EF88E5"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12.5%</w:t>
            </w:r>
          </w:p>
        </w:tc>
        <w:tc>
          <w:tcPr>
            <w:tcW w:w="893" w:type="dxa"/>
            <w:shd w:val="clear" w:color="auto" w:fill="FFFFFF" w:themeFill="background1"/>
            <w:tcMar>
              <w:top w:w="100" w:type="dxa"/>
              <w:left w:w="100" w:type="dxa"/>
              <w:bottom w:w="100" w:type="dxa"/>
              <w:right w:w="100" w:type="dxa"/>
            </w:tcMar>
          </w:tcPr>
          <w:p w14:paraId="0B6366C0"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18.6%</w:t>
            </w:r>
          </w:p>
        </w:tc>
        <w:tc>
          <w:tcPr>
            <w:tcW w:w="1021" w:type="dxa"/>
            <w:shd w:val="clear" w:color="auto" w:fill="FFFFFF" w:themeFill="background1"/>
            <w:tcMar>
              <w:top w:w="100" w:type="dxa"/>
              <w:left w:w="100" w:type="dxa"/>
              <w:bottom w:w="100" w:type="dxa"/>
              <w:right w:w="100" w:type="dxa"/>
            </w:tcMar>
          </w:tcPr>
          <w:p w14:paraId="7F699802"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74.4%</w:t>
            </w:r>
          </w:p>
        </w:tc>
        <w:tc>
          <w:tcPr>
            <w:tcW w:w="1003" w:type="dxa"/>
            <w:shd w:val="clear" w:color="auto" w:fill="FFFFFF" w:themeFill="background1"/>
            <w:tcMar>
              <w:top w:w="100" w:type="dxa"/>
              <w:left w:w="100" w:type="dxa"/>
              <w:bottom w:w="100" w:type="dxa"/>
              <w:right w:w="100" w:type="dxa"/>
            </w:tcMar>
          </w:tcPr>
          <w:p w14:paraId="10F970C7"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16.8%</w:t>
            </w:r>
          </w:p>
        </w:tc>
        <w:tc>
          <w:tcPr>
            <w:tcW w:w="893" w:type="dxa"/>
            <w:shd w:val="clear" w:color="auto" w:fill="FFFFFF" w:themeFill="background1"/>
            <w:tcMar>
              <w:top w:w="100" w:type="dxa"/>
              <w:left w:w="100" w:type="dxa"/>
              <w:bottom w:w="100" w:type="dxa"/>
              <w:right w:w="100" w:type="dxa"/>
            </w:tcMar>
          </w:tcPr>
          <w:p w14:paraId="4C683312"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27.7</w:t>
            </w:r>
          </w:p>
        </w:tc>
      </w:tr>
      <w:tr w:rsidR="00791BFA" w:rsidRPr="0067199C" w14:paraId="4AD17E07" w14:textId="77777777" w:rsidTr="00791BFA">
        <w:trPr>
          <w:trHeight w:val="219"/>
        </w:trPr>
        <w:tc>
          <w:tcPr>
            <w:tcW w:w="1134" w:type="dxa"/>
            <w:tcMar>
              <w:top w:w="100" w:type="dxa"/>
              <w:left w:w="100" w:type="dxa"/>
              <w:bottom w:w="100" w:type="dxa"/>
              <w:right w:w="100" w:type="dxa"/>
            </w:tcMar>
          </w:tcPr>
          <w:p w14:paraId="386D517D" w14:textId="77777777" w:rsidR="00791BFA" w:rsidRPr="0067199C" w:rsidRDefault="00791BFA" w:rsidP="00791BFA">
            <w:pPr>
              <w:pStyle w:val="NormalWeb"/>
              <w:spacing w:before="0" w:beforeAutospacing="0" w:after="0" w:afterAutospacing="0"/>
              <w:rPr>
                <w:rFonts w:ascii="Arial" w:hAnsi="Arial" w:cs="Arial"/>
                <w:color w:val="000000"/>
                <w:sz w:val="18"/>
                <w:szCs w:val="18"/>
              </w:rPr>
            </w:pPr>
            <w:r w:rsidRPr="0067199C">
              <w:rPr>
                <w:rFonts w:ascii="Arial" w:hAnsi="Arial" w:cs="Arial"/>
                <w:color w:val="000000"/>
                <w:sz w:val="18"/>
                <w:szCs w:val="18"/>
              </w:rPr>
              <w:t>LR10</w:t>
            </w:r>
          </w:p>
        </w:tc>
        <w:tc>
          <w:tcPr>
            <w:tcW w:w="567" w:type="dxa"/>
            <w:shd w:val="clear" w:color="auto" w:fill="FFFFFF" w:themeFill="background1"/>
            <w:tcMar>
              <w:top w:w="100" w:type="dxa"/>
              <w:left w:w="100" w:type="dxa"/>
              <w:bottom w:w="100" w:type="dxa"/>
              <w:right w:w="100" w:type="dxa"/>
            </w:tcMar>
          </w:tcPr>
          <w:p w14:paraId="54DBE926"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145</w:t>
            </w:r>
          </w:p>
        </w:tc>
        <w:tc>
          <w:tcPr>
            <w:tcW w:w="627" w:type="dxa"/>
            <w:shd w:val="clear" w:color="auto" w:fill="FFFFFF" w:themeFill="background1"/>
            <w:tcMar>
              <w:top w:w="100" w:type="dxa"/>
              <w:left w:w="100" w:type="dxa"/>
              <w:bottom w:w="100" w:type="dxa"/>
              <w:right w:w="100" w:type="dxa"/>
            </w:tcMar>
          </w:tcPr>
          <w:p w14:paraId="138C2E40"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1028</w:t>
            </w:r>
          </w:p>
        </w:tc>
        <w:tc>
          <w:tcPr>
            <w:tcW w:w="644" w:type="dxa"/>
            <w:shd w:val="clear" w:color="auto" w:fill="FFFFFF" w:themeFill="background1"/>
            <w:tcMar>
              <w:top w:w="100" w:type="dxa"/>
              <w:left w:w="100" w:type="dxa"/>
              <w:bottom w:w="100" w:type="dxa"/>
              <w:right w:w="100" w:type="dxa"/>
            </w:tcMar>
          </w:tcPr>
          <w:p w14:paraId="03D6FFC1"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84</w:t>
            </w:r>
          </w:p>
        </w:tc>
        <w:tc>
          <w:tcPr>
            <w:tcW w:w="792" w:type="dxa"/>
            <w:shd w:val="clear" w:color="auto" w:fill="FFFFFF" w:themeFill="background1"/>
            <w:tcMar>
              <w:top w:w="100" w:type="dxa"/>
              <w:left w:w="100" w:type="dxa"/>
              <w:bottom w:w="100" w:type="dxa"/>
              <w:right w:w="100" w:type="dxa"/>
            </w:tcMar>
          </w:tcPr>
          <w:p w14:paraId="6A1E52EC"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2656</w:t>
            </w:r>
          </w:p>
        </w:tc>
        <w:tc>
          <w:tcPr>
            <w:tcW w:w="893" w:type="dxa"/>
            <w:shd w:val="clear" w:color="auto" w:fill="FFFFFF" w:themeFill="background1"/>
            <w:tcMar>
              <w:top w:w="100" w:type="dxa"/>
              <w:left w:w="100" w:type="dxa"/>
              <w:bottom w:w="100" w:type="dxa"/>
              <w:right w:w="100" w:type="dxa"/>
            </w:tcMar>
          </w:tcPr>
          <w:p w14:paraId="28601056"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63.3%</w:t>
            </w:r>
          </w:p>
        </w:tc>
        <w:tc>
          <w:tcPr>
            <w:tcW w:w="893" w:type="dxa"/>
            <w:shd w:val="clear" w:color="auto" w:fill="FFFFFF" w:themeFill="background1"/>
            <w:tcMar>
              <w:top w:w="100" w:type="dxa"/>
              <w:left w:w="100" w:type="dxa"/>
              <w:bottom w:w="100" w:type="dxa"/>
              <w:right w:w="100" w:type="dxa"/>
            </w:tcMar>
          </w:tcPr>
          <w:p w14:paraId="085F7C9A"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12.4%</w:t>
            </w:r>
          </w:p>
        </w:tc>
        <w:tc>
          <w:tcPr>
            <w:tcW w:w="893" w:type="dxa"/>
            <w:shd w:val="clear" w:color="auto" w:fill="FFFFFF" w:themeFill="background1"/>
            <w:tcMar>
              <w:top w:w="100" w:type="dxa"/>
              <w:left w:w="100" w:type="dxa"/>
              <w:bottom w:w="100" w:type="dxa"/>
              <w:right w:w="100" w:type="dxa"/>
            </w:tcMar>
          </w:tcPr>
          <w:p w14:paraId="523BCCC0"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18.1%</w:t>
            </w:r>
          </w:p>
        </w:tc>
        <w:tc>
          <w:tcPr>
            <w:tcW w:w="1021" w:type="dxa"/>
            <w:shd w:val="clear" w:color="auto" w:fill="FFFFFF" w:themeFill="background1"/>
            <w:tcMar>
              <w:top w:w="100" w:type="dxa"/>
              <w:left w:w="100" w:type="dxa"/>
              <w:bottom w:w="100" w:type="dxa"/>
              <w:right w:w="100" w:type="dxa"/>
            </w:tcMar>
          </w:tcPr>
          <w:p w14:paraId="5B2AD36A"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73.1%</w:t>
            </w:r>
          </w:p>
        </w:tc>
        <w:tc>
          <w:tcPr>
            <w:tcW w:w="1003" w:type="dxa"/>
            <w:shd w:val="clear" w:color="auto" w:fill="FFFFFF" w:themeFill="background1"/>
            <w:tcMar>
              <w:top w:w="100" w:type="dxa"/>
              <w:left w:w="100" w:type="dxa"/>
              <w:bottom w:w="100" w:type="dxa"/>
              <w:right w:w="100" w:type="dxa"/>
            </w:tcMar>
          </w:tcPr>
          <w:p w14:paraId="14FD7868"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16.8%</w:t>
            </w:r>
          </w:p>
        </w:tc>
        <w:tc>
          <w:tcPr>
            <w:tcW w:w="893" w:type="dxa"/>
            <w:shd w:val="clear" w:color="auto" w:fill="FFFFFF" w:themeFill="background1"/>
            <w:tcMar>
              <w:top w:w="100" w:type="dxa"/>
              <w:left w:w="100" w:type="dxa"/>
              <w:bottom w:w="100" w:type="dxa"/>
              <w:right w:w="100" w:type="dxa"/>
            </w:tcMar>
          </w:tcPr>
          <w:p w14:paraId="5B00DAA9"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21.6</w:t>
            </w:r>
          </w:p>
        </w:tc>
      </w:tr>
      <w:tr w:rsidR="00791BFA" w:rsidRPr="0067199C" w14:paraId="018FC004" w14:textId="77777777" w:rsidTr="00791BFA">
        <w:trPr>
          <w:trHeight w:val="219"/>
        </w:trPr>
        <w:tc>
          <w:tcPr>
            <w:tcW w:w="1134" w:type="dxa"/>
            <w:tcMar>
              <w:top w:w="100" w:type="dxa"/>
              <w:left w:w="100" w:type="dxa"/>
              <w:bottom w:w="100" w:type="dxa"/>
              <w:right w:w="100" w:type="dxa"/>
            </w:tcMar>
          </w:tcPr>
          <w:p w14:paraId="61DCBD50" w14:textId="6F052BEA" w:rsidR="00791BFA" w:rsidRPr="0067199C" w:rsidRDefault="009F125F" w:rsidP="00791BFA">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ML-</w:t>
            </w:r>
            <w:proofErr w:type="spellStart"/>
            <w:r>
              <w:rPr>
                <w:rFonts w:ascii="Arial" w:hAnsi="Arial" w:cs="Arial"/>
                <w:color w:val="000000"/>
                <w:sz w:val="18"/>
                <w:szCs w:val="18"/>
              </w:rPr>
              <w:t>NoAge</w:t>
            </w:r>
            <w:proofErr w:type="spellEnd"/>
          </w:p>
        </w:tc>
        <w:tc>
          <w:tcPr>
            <w:tcW w:w="567" w:type="dxa"/>
            <w:shd w:val="clear" w:color="auto" w:fill="FFFFFF" w:themeFill="background1"/>
            <w:tcMar>
              <w:top w:w="100" w:type="dxa"/>
              <w:left w:w="100" w:type="dxa"/>
              <w:bottom w:w="100" w:type="dxa"/>
              <w:right w:w="100" w:type="dxa"/>
            </w:tcMar>
          </w:tcPr>
          <w:p w14:paraId="6C57A00B"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140</w:t>
            </w:r>
          </w:p>
        </w:tc>
        <w:tc>
          <w:tcPr>
            <w:tcW w:w="627" w:type="dxa"/>
            <w:shd w:val="clear" w:color="auto" w:fill="F2DBDB" w:themeFill="accent2" w:themeFillTint="33"/>
            <w:tcMar>
              <w:top w:w="100" w:type="dxa"/>
              <w:left w:w="100" w:type="dxa"/>
              <w:bottom w:w="100" w:type="dxa"/>
              <w:right w:w="100" w:type="dxa"/>
            </w:tcMar>
          </w:tcPr>
          <w:p w14:paraId="78A3BB1B"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1033</w:t>
            </w:r>
          </w:p>
        </w:tc>
        <w:tc>
          <w:tcPr>
            <w:tcW w:w="644" w:type="dxa"/>
            <w:shd w:val="clear" w:color="auto" w:fill="FFFFFF" w:themeFill="background1"/>
            <w:tcMar>
              <w:top w:w="100" w:type="dxa"/>
              <w:left w:w="100" w:type="dxa"/>
              <w:bottom w:w="100" w:type="dxa"/>
              <w:right w:w="100" w:type="dxa"/>
            </w:tcMar>
          </w:tcPr>
          <w:p w14:paraId="3C4DF76A"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89</w:t>
            </w:r>
          </w:p>
        </w:tc>
        <w:tc>
          <w:tcPr>
            <w:tcW w:w="792" w:type="dxa"/>
            <w:shd w:val="clear" w:color="auto" w:fill="F2DBDB" w:themeFill="accent2" w:themeFillTint="33"/>
            <w:tcMar>
              <w:top w:w="100" w:type="dxa"/>
              <w:left w:w="100" w:type="dxa"/>
              <w:bottom w:w="100" w:type="dxa"/>
              <w:right w:w="100" w:type="dxa"/>
            </w:tcMar>
          </w:tcPr>
          <w:p w14:paraId="16197A0C"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2651</w:t>
            </w:r>
          </w:p>
        </w:tc>
        <w:tc>
          <w:tcPr>
            <w:tcW w:w="893" w:type="dxa"/>
            <w:shd w:val="clear" w:color="auto" w:fill="FFFFFF" w:themeFill="background1"/>
            <w:tcMar>
              <w:top w:w="100" w:type="dxa"/>
              <w:left w:w="100" w:type="dxa"/>
              <w:bottom w:w="100" w:type="dxa"/>
              <w:right w:w="100" w:type="dxa"/>
            </w:tcMar>
          </w:tcPr>
          <w:p w14:paraId="6A6BDE59"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61.1%</w:t>
            </w:r>
          </w:p>
        </w:tc>
        <w:tc>
          <w:tcPr>
            <w:tcW w:w="893" w:type="dxa"/>
            <w:shd w:val="clear" w:color="auto" w:fill="FFFFFF" w:themeFill="background1"/>
            <w:tcMar>
              <w:top w:w="100" w:type="dxa"/>
              <w:left w:w="100" w:type="dxa"/>
              <w:bottom w:w="100" w:type="dxa"/>
              <w:right w:w="100" w:type="dxa"/>
            </w:tcMar>
          </w:tcPr>
          <w:p w14:paraId="473DDAD1"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11.9%</w:t>
            </w:r>
          </w:p>
        </w:tc>
        <w:tc>
          <w:tcPr>
            <w:tcW w:w="893" w:type="dxa"/>
            <w:shd w:val="clear" w:color="auto" w:fill="FFFFFF" w:themeFill="background1"/>
            <w:tcMar>
              <w:top w:w="100" w:type="dxa"/>
              <w:left w:w="100" w:type="dxa"/>
              <w:bottom w:w="100" w:type="dxa"/>
              <w:right w:w="100" w:type="dxa"/>
            </w:tcMar>
          </w:tcPr>
          <w:p w14:paraId="2B005FA4"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17.0%</w:t>
            </w:r>
          </w:p>
        </w:tc>
        <w:tc>
          <w:tcPr>
            <w:tcW w:w="1021" w:type="dxa"/>
            <w:shd w:val="clear" w:color="auto" w:fill="FFFFFF" w:themeFill="background1"/>
            <w:tcMar>
              <w:top w:w="100" w:type="dxa"/>
              <w:left w:w="100" w:type="dxa"/>
              <w:bottom w:w="100" w:type="dxa"/>
              <w:right w:w="100" w:type="dxa"/>
            </w:tcMar>
          </w:tcPr>
          <w:p w14:paraId="4861D6A4"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72.8%</w:t>
            </w:r>
          </w:p>
        </w:tc>
        <w:tc>
          <w:tcPr>
            <w:tcW w:w="1003" w:type="dxa"/>
            <w:shd w:val="clear" w:color="auto" w:fill="FFFFFF" w:themeFill="background1"/>
            <w:tcMar>
              <w:top w:w="100" w:type="dxa"/>
              <w:left w:w="100" w:type="dxa"/>
              <w:bottom w:w="100" w:type="dxa"/>
              <w:right w:w="100" w:type="dxa"/>
            </w:tcMar>
          </w:tcPr>
          <w:p w14:paraId="6C743707"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16.9%</w:t>
            </w:r>
          </w:p>
        </w:tc>
        <w:tc>
          <w:tcPr>
            <w:tcW w:w="893" w:type="dxa"/>
            <w:shd w:val="clear" w:color="auto" w:fill="FFFFFF" w:themeFill="background1"/>
            <w:tcMar>
              <w:top w:w="100" w:type="dxa"/>
              <w:left w:w="100" w:type="dxa"/>
              <w:bottom w:w="100" w:type="dxa"/>
              <w:right w:w="100" w:type="dxa"/>
            </w:tcMar>
          </w:tcPr>
          <w:p w14:paraId="4170057F"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10.2</w:t>
            </w:r>
          </w:p>
        </w:tc>
      </w:tr>
      <w:tr w:rsidR="00791BFA" w:rsidRPr="0067199C" w14:paraId="2644A28B" w14:textId="77777777" w:rsidTr="00791BFA">
        <w:trPr>
          <w:trHeight w:val="219"/>
        </w:trPr>
        <w:tc>
          <w:tcPr>
            <w:tcW w:w="1134" w:type="dxa"/>
            <w:tcBorders>
              <w:bottom w:val="single" w:sz="4" w:space="0" w:color="auto"/>
            </w:tcBorders>
            <w:tcMar>
              <w:top w:w="100" w:type="dxa"/>
              <w:left w:w="100" w:type="dxa"/>
              <w:bottom w:w="100" w:type="dxa"/>
              <w:right w:w="100" w:type="dxa"/>
            </w:tcMar>
          </w:tcPr>
          <w:p w14:paraId="02C61BFE" w14:textId="77777777" w:rsidR="00791BFA" w:rsidRPr="0067199C" w:rsidRDefault="00791BFA" w:rsidP="00791BFA">
            <w:pPr>
              <w:pStyle w:val="NormalWeb"/>
              <w:spacing w:before="0" w:beforeAutospacing="0" w:after="0" w:afterAutospacing="0"/>
              <w:rPr>
                <w:rFonts w:ascii="Arial" w:hAnsi="Arial" w:cs="Arial"/>
                <w:color w:val="000000"/>
                <w:sz w:val="18"/>
                <w:szCs w:val="18"/>
              </w:rPr>
            </w:pPr>
            <w:proofErr w:type="spellStart"/>
            <w:r w:rsidRPr="0067199C">
              <w:rPr>
                <w:rFonts w:ascii="Arial" w:hAnsi="Arial" w:cs="Arial"/>
                <w:color w:val="000000"/>
                <w:sz w:val="18"/>
                <w:szCs w:val="18"/>
              </w:rPr>
              <w:t>Age_only</w:t>
            </w:r>
            <w:proofErr w:type="spellEnd"/>
          </w:p>
        </w:tc>
        <w:tc>
          <w:tcPr>
            <w:tcW w:w="567" w:type="dxa"/>
            <w:tcBorders>
              <w:bottom w:val="single" w:sz="4" w:space="0" w:color="auto"/>
            </w:tcBorders>
            <w:shd w:val="clear" w:color="auto" w:fill="F2DBDB" w:themeFill="accent2" w:themeFillTint="33"/>
            <w:tcMar>
              <w:top w:w="100" w:type="dxa"/>
              <w:left w:w="100" w:type="dxa"/>
              <w:bottom w:w="100" w:type="dxa"/>
              <w:right w:w="100" w:type="dxa"/>
            </w:tcMar>
          </w:tcPr>
          <w:p w14:paraId="052C9E25"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122</w:t>
            </w:r>
          </w:p>
        </w:tc>
        <w:tc>
          <w:tcPr>
            <w:tcW w:w="627" w:type="dxa"/>
            <w:tcBorders>
              <w:bottom w:val="single" w:sz="4" w:space="0" w:color="auto"/>
            </w:tcBorders>
            <w:shd w:val="clear" w:color="auto" w:fill="EAF1DD" w:themeFill="accent3" w:themeFillTint="33"/>
            <w:tcMar>
              <w:top w:w="100" w:type="dxa"/>
              <w:left w:w="100" w:type="dxa"/>
              <w:bottom w:w="100" w:type="dxa"/>
              <w:right w:w="100" w:type="dxa"/>
            </w:tcMar>
          </w:tcPr>
          <w:p w14:paraId="1BBB9944"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933</w:t>
            </w:r>
          </w:p>
        </w:tc>
        <w:tc>
          <w:tcPr>
            <w:tcW w:w="644" w:type="dxa"/>
            <w:tcBorders>
              <w:bottom w:val="single" w:sz="4" w:space="0" w:color="auto"/>
            </w:tcBorders>
            <w:shd w:val="clear" w:color="auto" w:fill="F2DBDB" w:themeFill="accent2" w:themeFillTint="33"/>
            <w:tcMar>
              <w:top w:w="100" w:type="dxa"/>
              <w:left w:w="100" w:type="dxa"/>
              <w:bottom w:w="100" w:type="dxa"/>
              <w:right w:w="100" w:type="dxa"/>
            </w:tcMar>
          </w:tcPr>
          <w:p w14:paraId="06F38A2A"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107</w:t>
            </w:r>
          </w:p>
        </w:tc>
        <w:tc>
          <w:tcPr>
            <w:tcW w:w="792" w:type="dxa"/>
            <w:tcBorders>
              <w:bottom w:val="single" w:sz="4" w:space="0" w:color="auto"/>
            </w:tcBorders>
            <w:shd w:val="clear" w:color="auto" w:fill="FFFFFF" w:themeFill="background1"/>
            <w:tcMar>
              <w:top w:w="100" w:type="dxa"/>
              <w:left w:w="100" w:type="dxa"/>
              <w:bottom w:w="100" w:type="dxa"/>
              <w:right w:w="100" w:type="dxa"/>
            </w:tcMar>
          </w:tcPr>
          <w:p w14:paraId="48081A11"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2751</w:t>
            </w:r>
          </w:p>
        </w:tc>
        <w:tc>
          <w:tcPr>
            <w:tcW w:w="893" w:type="dxa"/>
            <w:tcBorders>
              <w:bottom w:val="single" w:sz="4" w:space="0" w:color="auto"/>
            </w:tcBorders>
            <w:shd w:val="clear" w:color="auto" w:fill="F2DBDB" w:themeFill="accent2" w:themeFillTint="33"/>
            <w:tcMar>
              <w:top w:w="100" w:type="dxa"/>
              <w:left w:w="100" w:type="dxa"/>
              <w:bottom w:w="100" w:type="dxa"/>
              <w:right w:w="100" w:type="dxa"/>
            </w:tcMar>
          </w:tcPr>
          <w:p w14:paraId="79DCC97A"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53.3%</w:t>
            </w:r>
          </w:p>
        </w:tc>
        <w:tc>
          <w:tcPr>
            <w:tcW w:w="893" w:type="dxa"/>
            <w:tcBorders>
              <w:bottom w:val="single" w:sz="4" w:space="0" w:color="auto"/>
            </w:tcBorders>
            <w:shd w:val="clear" w:color="auto" w:fill="F2DBDB" w:themeFill="accent2" w:themeFillTint="33"/>
            <w:tcMar>
              <w:top w:w="100" w:type="dxa"/>
              <w:left w:w="100" w:type="dxa"/>
              <w:bottom w:w="100" w:type="dxa"/>
              <w:right w:w="100" w:type="dxa"/>
            </w:tcMar>
          </w:tcPr>
          <w:p w14:paraId="262A3C37"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11.6%</w:t>
            </w:r>
          </w:p>
        </w:tc>
        <w:tc>
          <w:tcPr>
            <w:tcW w:w="893" w:type="dxa"/>
            <w:tcBorders>
              <w:bottom w:val="single" w:sz="4" w:space="0" w:color="auto"/>
            </w:tcBorders>
            <w:shd w:val="clear" w:color="auto" w:fill="F2DBDB" w:themeFill="accent2" w:themeFillTint="33"/>
            <w:tcMar>
              <w:top w:w="100" w:type="dxa"/>
              <w:left w:w="100" w:type="dxa"/>
              <w:bottom w:w="100" w:type="dxa"/>
              <w:right w:w="100" w:type="dxa"/>
            </w:tcMar>
          </w:tcPr>
          <w:p w14:paraId="3D54DD3A"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14.8%</w:t>
            </w:r>
          </w:p>
        </w:tc>
        <w:tc>
          <w:tcPr>
            <w:tcW w:w="1021" w:type="dxa"/>
            <w:tcBorders>
              <w:bottom w:val="single" w:sz="4" w:space="0" w:color="auto"/>
            </w:tcBorders>
            <w:shd w:val="clear" w:color="auto" w:fill="F2DBDB" w:themeFill="accent2" w:themeFillTint="33"/>
            <w:tcMar>
              <w:top w:w="100" w:type="dxa"/>
              <w:left w:w="100" w:type="dxa"/>
              <w:bottom w:w="100" w:type="dxa"/>
              <w:right w:w="100" w:type="dxa"/>
            </w:tcMar>
          </w:tcPr>
          <w:p w14:paraId="7BB7CC57"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69.8%</w:t>
            </w:r>
          </w:p>
        </w:tc>
        <w:tc>
          <w:tcPr>
            <w:tcW w:w="1003" w:type="dxa"/>
            <w:tcBorders>
              <w:bottom w:val="single" w:sz="4" w:space="0" w:color="auto"/>
            </w:tcBorders>
            <w:shd w:val="clear" w:color="auto" w:fill="F2DBDB" w:themeFill="accent2" w:themeFillTint="33"/>
            <w:tcMar>
              <w:top w:w="100" w:type="dxa"/>
              <w:left w:w="100" w:type="dxa"/>
              <w:bottom w:w="100" w:type="dxa"/>
              <w:right w:w="100" w:type="dxa"/>
            </w:tcMar>
          </w:tcPr>
          <w:p w14:paraId="55271061"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13.4%</w:t>
            </w:r>
          </w:p>
        </w:tc>
        <w:tc>
          <w:tcPr>
            <w:tcW w:w="893" w:type="dxa"/>
            <w:tcBorders>
              <w:bottom w:val="single" w:sz="4" w:space="0" w:color="auto"/>
            </w:tcBorders>
            <w:shd w:val="clear" w:color="auto" w:fill="F2DBDB" w:themeFill="accent2" w:themeFillTint="33"/>
            <w:tcMar>
              <w:top w:w="100" w:type="dxa"/>
              <w:left w:w="100" w:type="dxa"/>
              <w:bottom w:w="100" w:type="dxa"/>
              <w:right w:w="100" w:type="dxa"/>
            </w:tcMar>
          </w:tcPr>
          <w:p w14:paraId="56AC2CEF" w14:textId="77777777" w:rsidR="00791BFA" w:rsidRPr="0067199C" w:rsidRDefault="00791BFA" w:rsidP="00791BFA">
            <w:pPr>
              <w:pStyle w:val="NormalWeb"/>
              <w:spacing w:before="0" w:beforeAutospacing="0" w:after="0" w:afterAutospacing="0"/>
              <w:jc w:val="right"/>
              <w:rPr>
                <w:rFonts w:ascii="Arial" w:hAnsi="Arial" w:cs="Arial"/>
                <w:color w:val="000000"/>
                <w:sz w:val="18"/>
                <w:szCs w:val="18"/>
              </w:rPr>
            </w:pPr>
            <w:r w:rsidRPr="0067199C">
              <w:rPr>
                <w:rFonts w:ascii="Arial" w:hAnsi="Arial" w:cs="Arial"/>
                <w:color w:val="000000"/>
                <w:sz w:val="18"/>
                <w:szCs w:val="18"/>
              </w:rPr>
              <w:t>0.1</w:t>
            </w:r>
          </w:p>
        </w:tc>
      </w:tr>
      <w:tr w:rsidR="00791BFA" w:rsidRPr="0067199C" w14:paraId="0A7C2A5E" w14:textId="77777777" w:rsidTr="00791BFA">
        <w:trPr>
          <w:trHeight w:val="219"/>
        </w:trPr>
        <w:tc>
          <w:tcPr>
            <w:tcW w:w="9360" w:type="dxa"/>
            <w:gridSpan w:val="11"/>
            <w:tcBorders>
              <w:top w:val="single" w:sz="4" w:space="0" w:color="auto"/>
            </w:tcBorders>
            <w:tcMar>
              <w:top w:w="100" w:type="dxa"/>
              <w:left w:w="100" w:type="dxa"/>
              <w:bottom w:w="100" w:type="dxa"/>
              <w:right w:w="100" w:type="dxa"/>
            </w:tcMar>
          </w:tcPr>
          <w:p w14:paraId="321C808B" w14:textId="77777777" w:rsidR="00791BFA" w:rsidRPr="0067199C" w:rsidRDefault="00791BFA" w:rsidP="00791BFA">
            <w:pPr>
              <w:pStyle w:val="NormalWeb"/>
              <w:spacing w:before="0" w:beforeAutospacing="0" w:after="0" w:afterAutospacing="0"/>
              <w:rPr>
                <w:rFonts w:ascii="Arial" w:hAnsi="Arial" w:cs="Arial"/>
                <w:color w:val="000000"/>
                <w:sz w:val="18"/>
                <w:szCs w:val="18"/>
              </w:rPr>
            </w:pPr>
            <w:r w:rsidRPr="0067199C">
              <w:rPr>
                <w:rFonts w:ascii="Arial" w:hAnsi="Arial" w:cs="Arial"/>
                <w:color w:val="000000"/>
                <w:sz w:val="18"/>
                <w:szCs w:val="18"/>
              </w:rPr>
              <w:t>PPF: positive prediction fraction TP: true positives FP: false positives FN: false negatives TN: true negatives TPR: true positive rate PPV: positive predictive value MCC: Matthews correlation coefficient AURC: area under the ROC curve  AUPRC: area under the precision recall curve P(TPR): probability that the model performs better than the ML model relative to TPR. Green/red colors indicates the model with the best/worst performance given that specific metric </w:t>
            </w:r>
          </w:p>
        </w:tc>
      </w:tr>
    </w:tbl>
    <w:p w14:paraId="01CFE79E" w14:textId="7A0C615F" w:rsidR="006860E3" w:rsidRDefault="006860E3" w:rsidP="00791BFA">
      <w:pPr>
        <w:pStyle w:val="Overskrift2"/>
        <w:rPr>
          <w:lang w:val="en-US"/>
        </w:rPr>
      </w:pPr>
      <w:r>
        <w:rPr>
          <w:lang w:val="en-US"/>
        </w:rPr>
        <w:t>Supplemental Digital Content</w:t>
      </w:r>
    </w:p>
    <w:p w14:paraId="167245E6" w14:textId="77777777" w:rsidR="00791BFA" w:rsidRDefault="00791BFA">
      <w:pPr>
        <w:rPr>
          <w:lang w:val="en-US"/>
        </w:rPr>
      </w:pPr>
      <w:r>
        <w:rPr>
          <w:lang w:val="en-US"/>
        </w:rPr>
        <w:br w:type="page"/>
      </w:r>
    </w:p>
    <w:p w14:paraId="3C978590" w14:textId="69024086" w:rsidR="00DE67BB" w:rsidRPr="0067199C" w:rsidRDefault="006645CD">
      <w:pPr>
        <w:rPr>
          <w:lang w:val="en-US"/>
        </w:rPr>
      </w:pPr>
      <w:r w:rsidRPr="0067199C">
        <w:rPr>
          <w:lang w:val="en-US"/>
        </w:rPr>
        <w:lastRenderedPageBreak/>
        <w:t xml:space="preserve">Figure </w:t>
      </w:r>
      <w:r w:rsidR="00791BFA">
        <w:rPr>
          <w:lang w:val="en-US"/>
        </w:rPr>
        <w:t>S</w:t>
      </w:r>
      <w:r w:rsidR="00613418" w:rsidRPr="0067199C">
        <w:rPr>
          <w:lang w:val="en-US"/>
        </w:rPr>
        <w:t xml:space="preserve">1 </w:t>
      </w:r>
      <w:proofErr w:type="spellStart"/>
      <w:r w:rsidRPr="0067199C">
        <w:rPr>
          <w:lang w:val="en-US"/>
        </w:rPr>
        <w:t>a+b</w:t>
      </w:r>
      <w:proofErr w:type="spellEnd"/>
    </w:p>
    <w:p w14:paraId="79289089" w14:textId="1860AF1F" w:rsidR="00613418" w:rsidRPr="0067199C" w:rsidRDefault="006860E3">
      <w:pPr>
        <w:rPr>
          <w:lang w:val="en-US"/>
        </w:rPr>
      </w:pPr>
      <w:r>
        <w:rPr>
          <w:noProof/>
          <w:lang w:val="en-US"/>
        </w:rPr>
        <w:drawing>
          <wp:inline distT="0" distB="0" distL="0" distR="0" wp14:anchorId="2DFD8002" wp14:editId="7C338E06">
            <wp:extent cx="5647955" cy="2953518"/>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47955" cy="2953518"/>
                    </a:xfrm>
                    <a:prstGeom prst="rect">
                      <a:avLst/>
                    </a:prstGeom>
                  </pic:spPr>
                </pic:pic>
              </a:graphicData>
            </a:graphic>
          </wp:inline>
        </w:drawing>
      </w:r>
    </w:p>
    <w:p w14:paraId="7473731D" w14:textId="19E4A05C" w:rsidR="00613418" w:rsidRPr="0067199C" w:rsidRDefault="00613418">
      <w:pPr>
        <w:rPr>
          <w:lang w:val="en-US"/>
        </w:rPr>
      </w:pPr>
    </w:p>
    <w:p w14:paraId="50293D1E" w14:textId="6A9F30E3" w:rsidR="00613418" w:rsidRPr="0067199C" w:rsidRDefault="00613418">
      <w:pPr>
        <w:rPr>
          <w:lang w:val="en-US"/>
        </w:rPr>
      </w:pPr>
    </w:p>
    <w:p w14:paraId="33043687" w14:textId="477E7D8A" w:rsidR="00DE67BB" w:rsidRPr="0067199C" w:rsidRDefault="006860E3">
      <w:pPr>
        <w:rPr>
          <w:lang w:val="en-US"/>
        </w:rPr>
      </w:pPr>
      <w:r>
        <w:rPr>
          <w:noProof/>
          <w:lang w:val="en-US"/>
        </w:rPr>
        <mc:AlternateContent>
          <mc:Choice Requires="wps">
            <w:drawing>
              <wp:anchor distT="0" distB="0" distL="114300" distR="114300" simplePos="0" relativeHeight="251674624" behindDoc="0" locked="0" layoutInCell="1" allowOverlap="1" wp14:anchorId="5AA2F3BE" wp14:editId="386DAD58">
                <wp:simplePos x="0" y="0"/>
                <wp:positionH relativeFrom="column">
                  <wp:posOffset>0</wp:posOffset>
                </wp:positionH>
                <wp:positionV relativeFrom="paragraph">
                  <wp:posOffset>184150</wp:posOffset>
                </wp:positionV>
                <wp:extent cx="6048375" cy="704850"/>
                <wp:effectExtent l="0" t="0" r="9525" b="0"/>
                <wp:wrapSquare wrapText="bothSides"/>
                <wp:docPr id="9" name="Tekstfelt 9"/>
                <wp:cNvGraphicFramePr/>
                <a:graphic xmlns:a="http://schemas.openxmlformats.org/drawingml/2006/main">
                  <a:graphicData uri="http://schemas.microsoft.com/office/word/2010/wordprocessingShape">
                    <wps:wsp>
                      <wps:cNvSpPr txBox="1"/>
                      <wps:spPr>
                        <a:xfrm>
                          <a:off x="0" y="0"/>
                          <a:ext cx="6048375" cy="704850"/>
                        </a:xfrm>
                        <a:prstGeom prst="rect">
                          <a:avLst/>
                        </a:prstGeom>
                        <a:solidFill>
                          <a:schemeClr val="lt1"/>
                        </a:solidFill>
                        <a:ln w="6350">
                          <a:noFill/>
                        </a:ln>
                      </wps:spPr>
                      <wps:txbx>
                        <w:txbxContent>
                          <w:p w14:paraId="1A51999B" w14:textId="1FA9F078" w:rsidR="00345E79" w:rsidRPr="00970E8C" w:rsidRDefault="00345E79" w:rsidP="006860E3">
                            <w:pPr>
                              <w:rPr>
                                <w:sz w:val="12"/>
                                <w:szCs w:val="12"/>
                              </w:rPr>
                            </w:pPr>
                            <w:r>
                              <w:rPr>
                                <w:color w:val="000000"/>
                                <w:sz w:val="18"/>
                                <w:szCs w:val="18"/>
                              </w:rPr>
                              <w:t>S1a</w:t>
                            </w:r>
                            <w:r w:rsidRPr="00970E8C">
                              <w:rPr>
                                <w:color w:val="000000"/>
                                <w:sz w:val="18"/>
                                <w:szCs w:val="18"/>
                              </w:rPr>
                              <w:t xml:space="preserve">) Distribution of risk scores for </w:t>
                            </w:r>
                            <w:r>
                              <w:rPr>
                                <w:color w:val="000000"/>
                                <w:sz w:val="18"/>
                                <w:szCs w:val="18"/>
                              </w:rPr>
                              <w:t xml:space="preserve">patients +/- outcome B. </w:t>
                            </w:r>
                            <w:r w:rsidRPr="00970E8C">
                              <w:rPr>
                                <w:color w:val="000000"/>
                                <w:sz w:val="18"/>
                                <w:szCs w:val="18"/>
                              </w:rPr>
                              <w:t>The dashed line show</w:t>
                            </w:r>
                            <w:r>
                              <w:rPr>
                                <w:color w:val="000000"/>
                                <w:sz w:val="18"/>
                                <w:szCs w:val="18"/>
                              </w:rPr>
                              <w:t>s</w:t>
                            </w:r>
                            <w:r w:rsidRPr="00970E8C">
                              <w:rPr>
                                <w:color w:val="000000"/>
                                <w:sz w:val="18"/>
                                <w:szCs w:val="18"/>
                              </w:rPr>
                              <w:t xml:space="preserve"> the classification threshold of 20% </w:t>
                            </w:r>
                            <w:r>
                              <w:rPr>
                                <w:color w:val="000000"/>
                                <w:sz w:val="18"/>
                                <w:szCs w:val="18"/>
                              </w:rPr>
                              <w:t>positive prediction fraction</w:t>
                            </w:r>
                            <w:r w:rsidRPr="00970E8C">
                              <w:rPr>
                                <w:color w:val="000000"/>
                                <w:sz w:val="18"/>
                                <w:szCs w:val="18"/>
                              </w:rPr>
                              <w:t>.</w:t>
                            </w:r>
                            <w:r>
                              <w:rPr>
                                <w:color w:val="000000"/>
                                <w:sz w:val="18"/>
                                <w:szCs w:val="18"/>
                              </w:rPr>
                              <w:t xml:space="preserve"> Figure</w:t>
                            </w:r>
                            <w:r w:rsidRPr="00970E8C">
                              <w:rPr>
                                <w:color w:val="000000"/>
                                <w:sz w:val="18"/>
                                <w:szCs w:val="18"/>
                              </w:rPr>
                              <w:t xml:space="preserve"> </w:t>
                            </w:r>
                            <w:r>
                              <w:rPr>
                                <w:color w:val="000000"/>
                                <w:sz w:val="18"/>
                                <w:szCs w:val="18"/>
                              </w:rPr>
                              <w:t>S1b</w:t>
                            </w:r>
                            <w:r w:rsidRPr="00970E8C">
                              <w:rPr>
                                <w:color w:val="000000"/>
                                <w:sz w:val="18"/>
                                <w:szCs w:val="18"/>
                              </w:rPr>
                              <w:t>) ROC curve</w:t>
                            </w:r>
                            <w:r>
                              <w:rPr>
                                <w:color w:val="000000"/>
                                <w:sz w:val="18"/>
                                <w:szCs w:val="18"/>
                              </w:rPr>
                              <w:t>s</w:t>
                            </w:r>
                            <w:r w:rsidRPr="00970E8C">
                              <w:rPr>
                                <w:color w:val="000000"/>
                                <w:sz w:val="18"/>
                                <w:szCs w:val="18"/>
                              </w:rPr>
                              <w:t xml:space="preserve"> for </w:t>
                            </w:r>
                            <w:r>
                              <w:rPr>
                                <w:color w:val="000000"/>
                                <w:sz w:val="18"/>
                                <w:szCs w:val="18"/>
                              </w:rPr>
                              <w:t>the complete machine learning model</w:t>
                            </w:r>
                            <w:r w:rsidRPr="00970E8C">
                              <w:rPr>
                                <w:color w:val="000000"/>
                                <w:sz w:val="18"/>
                                <w:szCs w:val="18"/>
                              </w:rPr>
                              <w:t xml:space="preserve"> (</w:t>
                            </w:r>
                            <w:r>
                              <w:rPr>
                                <w:color w:val="000000"/>
                                <w:sz w:val="18"/>
                                <w:szCs w:val="18"/>
                              </w:rPr>
                              <w:t>ML33</w:t>
                            </w:r>
                            <w:r w:rsidRPr="00970E8C">
                              <w:rPr>
                                <w:color w:val="000000"/>
                                <w:sz w:val="18"/>
                                <w:szCs w:val="18"/>
                              </w:rPr>
                              <w:t xml:space="preserve">), </w:t>
                            </w:r>
                            <w:r>
                              <w:rPr>
                                <w:color w:val="000000"/>
                                <w:sz w:val="18"/>
                                <w:szCs w:val="18"/>
                              </w:rPr>
                              <w:t xml:space="preserve">complete </w:t>
                            </w:r>
                            <w:r w:rsidRPr="00970E8C">
                              <w:rPr>
                                <w:color w:val="000000"/>
                                <w:sz w:val="18"/>
                                <w:szCs w:val="18"/>
                              </w:rPr>
                              <w:t>logistic regression</w:t>
                            </w:r>
                            <w:r>
                              <w:rPr>
                                <w:color w:val="000000"/>
                                <w:sz w:val="18"/>
                                <w:szCs w:val="18"/>
                              </w:rPr>
                              <w:t xml:space="preserve"> model</w:t>
                            </w:r>
                            <w:r w:rsidRPr="00970E8C">
                              <w:rPr>
                                <w:color w:val="000000"/>
                                <w:sz w:val="18"/>
                                <w:szCs w:val="18"/>
                              </w:rPr>
                              <w:t xml:space="preserve"> (</w:t>
                            </w:r>
                            <w:r>
                              <w:rPr>
                                <w:color w:val="000000"/>
                                <w:sz w:val="18"/>
                                <w:szCs w:val="18"/>
                              </w:rPr>
                              <w:t>LR33</w:t>
                            </w:r>
                            <w:r w:rsidRPr="00970E8C">
                              <w:rPr>
                                <w:color w:val="000000"/>
                                <w:sz w:val="18"/>
                                <w:szCs w:val="18"/>
                              </w:rPr>
                              <w:t xml:space="preserve">), </w:t>
                            </w:r>
                            <w:r>
                              <w:rPr>
                                <w:color w:val="000000"/>
                                <w:sz w:val="18"/>
                                <w:szCs w:val="18"/>
                              </w:rPr>
                              <w:t xml:space="preserve">parsimonious </w:t>
                            </w:r>
                            <w:r w:rsidRPr="00970E8C">
                              <w:rPr>
                                <w:color w:val="000000"/>
                                <w:sz w:val="18"/>
                                <w:szCs w:val="18"/>
                              </w:rPr>
                              <w:t xml:space="preserve">machine learning </w:t>
                            </w:r>
                            <w:r>
                              <w:rPr>
                                <w:color w:val="000000"/>
                                <w:sz w:val="18"/>
                                <w:szCs w:val="18"/>
                              </w:rPr>
                              <w:t>model</w:t>
                            </w:r>
                            <w:r w:rsidRPr="00970E8C">
                              <w:rPr>
                                <w:color w:val="000000"/>
                                <w:sz w:val="18"/>
                                <w:szCs w:val="18"/>
                              </w:rPr>
                              <w:t xml:space="preserve"> (</w:t>
                            </w:r>
                            <w:r>
                              <w:rPr>
                                <w:color w:val="000000"/>
                                <w:sz w:val="18"/>
                                <w:szCs w:val="18"/>
                              </w:rPr>
                              <w:t>ML10</w:t>
                            </w:r>
                            <w:r w:rsidRPr="00970E8C">
                              <w:rPr>
                                <w:color w:val="000000"/>
                                <w:sz w:val="18"/>
                                <w:szCs w:val="18"/>
                              </w:rPr>
                              <w:t xml:space="preserve">), </w:t>
                            </w:r>
                            <w:r>
                              <w:rPr>
                                <w:color w:val="000000"/>
                                <w:sz w:val="18"/>
                                <w:szCs w:val="18"/>
                              </w:rPr>
                              <w:t xml:space="preserve">parsimonious </w:t>
                            </w:r>
                            <w:r w:rsidRPr="00970E8C">
                              <w:rPr>
                                <w:color w:val="000000"/>
                                <w:sz w:val="18"/>
                                <w:szCs w:val="18"/>
                              </w:rPr>
                              <w:t>logistic regression</w:t>
                            </w:r>
                            <w:r>
                              <w:rPr>
                                <w:color w:val="000000"/>
                                <w:sz w:val="18"/>
                                <w:szCs w:val="18"/>
                              </w:rPr>
                              <w:t xml:space="preserve"> model</w:t>
                            </w:r>
                            <w:r w:rsidRPr="00970E8C">
                              <w:rPr>
                                <w:color w:val="000000"/>
                                <w:sz w:val="18"/>
                                <w:szCs w:val="18"/>
                              </w:rPr>
                              <w:t xml:space="preserve"> (</w:t>
                            </w:r>
                            <w:r>
                              <w:rPr>
                                <w:color w:val="000000"/>
                                <w:sz w:val="18"/>
                                <w:szCs w:val="18"/>
                              </w:rPr>
                              <w:t>LR10</w:t>
                            </w:r>
                            <w:r w:rsidRPr="00970E8C">
                              <w:rPr>
                                <w:color w:val="000000"/>
                                <w:sz w:val="18"/>
                                <w:szCs w:val="18"/>
                              </w:rPr>
                              <w:t>), machine learning using</w:t>
                            </w:r>
                            <w:r>
                              <w:rPr>
                                <w:color w:val="000000"/>
                                <w:sz w:val="18"/>
                                <w:szCs w:val="18"/>
                              </w:rPr>
                              <w:t xml:space="preserve"> without age</w:t>
                            </w:r>
                            <w:r w:rsidRPr="00970E8C">
                              <w:rPr>
                                <w:color w:val="000000"/>
                                <w:sz w:val="18"/>
                                <w:szCs w:val="18"/>
                              </w:rPr>
                              <w:t xml:space="preserve"> (</w:t>
                            </w:r>
                            <w:r w:rsidR="009F125F">
                              <w:rPr>
                                <w:color w:val="000000"/>
                                <w:sz w:val="18"/>
                                <w:szCs w:val="18"/>
                              </w:rPr>
                              <w:t>ML-</w:t>
                            </w:r>
                            <w:proofErr w:type="spellStart"/>
                            <w:r w:rsidR="009F125F">
                              <w:rPr>
                                <w:color w:val="000000"/>
                                <w:sz w:val="18"/>
                                <w:szCs w:val="18"/>
                              </w:rPr>
                              <w:t>NoAge</w:t>
                            </w:r>
                            <w:proofErr w:type="spellEnd"/>
                            <w:r w:rsidRPr="00970E8C">
                              <w:rPr>
                                <w:color w:val="000000"/>
                                <w:sz w:val="18"/>
                                <w:szCs w:val="18"/>
                              </w:rPr>
                              <w:t>)</w:t>
                            </w:r>
                            <w:r>
                              <w:rPr>
                                <w:color w:val="000000"/>
                                <w:sz w:val="18"/>
                                <w:szCs w:val="18"/>
                              </w:rPr>
                              <w:t xml:space="preserve"> and the</w:t>
                            </w:r>
                            <w:r w:rsidRPr="00970E8C">
                              <w:rPr>
                                <w:color w:val="000000"/>
                                <w:sz w:val="18"/>
                                <w:szCs w:val="18"/>
                              </w:rPr>
                              <w:t xml:space="preserve"> </w:t>
                            </w:r>
                            <w:r>
                              <w:rPr>
                                <w:color w:val="000000"/>
                                <w:sz w:val="18"/>
                                <w:szCs w:val="18"/>
                              </w:rPr>
                              <w:t>age</w:t>
                            </w:r>
                            <w:r w:rsidRPr="00970E8C">
                              <w:rPr>
                                <w:color w:val="000000"/>
                                <w:sz w:val="18"/>
                                <w:szCs w:val="18"/>
                              </w:rPr>
                              <w:t xml:space="preserve"> only</w:t>
                            </w:r>
                            <w:r>
                              <w:rPr>
                                <w:color w:val="000000"/>
                                <w:sz w:val="18"/>
                                <w:szCs w:val="18"/>
                              </w:rPr>
                              <w:t xml:space="preserve"> model</w:t>
                            </w:r>
                            <w:r w:rsidRPr="00970E8C">
                              <w:rPr>
                                <w:color w:val="000000"/>
                                <w:sz w:val="18"/>
                                <w:szCs w:val="18"/>
                              </w:rPr>
                              <w:t xml:space="preserve"> (Age).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A2F3BE" id="Tekstfelt 9" o:spid="_x0000_s1027" type="#_x0000_t202" style="position:absolute;margin-left:0;margin-top:14.5pt;width:476.25pt;height:55.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" fillcolor="white [3201]" stroked="f" strokeweight=".5pt">
                <v:textbox>
                  <w:txbxContent>
                    <w:p w14:paraId="1A51999B" w14:textId="1FA9F078" w:rsidR="00345E79" w:rsidRPr="00970E8C" w:rsidRDefault="00345E79" w:rsidP="006860E3">
                      <w:pPr>
                        <w:rPr>
                          <w:sz w:val="12"/>
                          <w:szCs w:val="12"/>
                        </w:rPr>
                      </w:pPr>
                      <w:r>
                        <w:rPr>
                          <w:color w:val="000000"/>
                          <w:sz w:val="18"/>
                          <w:szCs w:val="18"/>
                        </w:rPr>
                        <w:t>S1a</w:t>
                      </w:r>
                      <w:r w:rsidRPr="00970E8C">
                        <w:rPr>
                          <w:color w:val="000000"/>
                          <w:sz w:val="18"/>
                          <w:szCs w:val="18"/>
                        </w:rPr>
                        <w:t xml:space="preserve">) Distribution of risk scores for </w:t>
                      </w:r>
                      <w:r>
                        <w:rPr>
                          <w:color w:val="000000"/>
                          <w:sz w:val="18"/>
                          <w:szCs w:val="18"/>
                        </w:rPr>
                        <w:t xml:space="preserve">patients +/- outcome B. </w:t>
                      </w:r>
                      <w:r w:rsidRPr="00970E8C">
                        <w:rPr>
                          <w:color w:val="000000"/>
                          <w:sz w:val="18"/>
                          <w:szCs w:val="18"/>
                        </w:rPr>
                        <w:t>The dashed line show</w:t>
                      </w:r>
                      <w:r>
                        <w:rPr>
                          <w:color w:val="000000"/>
                          <w:sz w:val="18"/>
                          <w:szCs w:val="18"/>
                        </w:rPr>
                        <w:t>s</w:t>
                      </w:r>
                      <w:r w:rsidRPr="00970E8C">
                        <w:rPr>
                          <w:color w:val="000000"/>
                          <w:sz w:val="18"/>
                          <w:szCs w:val="18"/>
                        </w:rPr>
                        <w:t xml:space="preserve"> the classification threshold of 20% </w:t>
                      </w:r>
                      <w:r>
                        <w:rPr>
                          <w:color w:val="000000"/>
                          <w:sz w:val="18"/>
                          <w:szCs w:val="18"/>
                        </w:rPr>
                        <w:t>positive prediction fraction</w:t>
                      </w:r>
                      <w:r w:rsidRPr="00970E8C">
                        <w:rPr>
                          <w:color w:val="000000"/>
                          <w:sz w:val="18"/>
                          <w:szCs w:val="18"/>
                        </w:rPr>
                        <w:t>.</w:t>
                      </w:r>
                      <w:r>
                        <w:rPr>
                          <w:color w:val="000000"/>
                          <w:sz w:val="18"/>
                          <w:szCs w:val="18"/>
                        </w:rPr>
                        <w:t xml:space="preserve"> Figure</w:t>
                      </w:r>
                      <w:r w:rsidRPr="00970E8C">
                        <w:rPr>
                          <w:color w:val="000000"/>
                          <w:sz w:val="18"/>
                          <w:szCs w:val="18"/>
                        </w:rPr>
                        <w:t xml:space="preserve"> </w:t>
                      </w:r>
                      <w:r>
                        <w:rPr>
                          <w:color w:val="000000"/>
                          <w:sz w:val="18"/>
                          <w:szCs w:val="18"/>
                        </w:rPr>
                        <w:t>S1b</w:t>
                      </w:r>
                      <w:r w:rsidRPr="00970E8C">
                        <w:rPr>
                          <w:color w:val="000000"/>
                          <w:sz w:val="18"/>
                          <w:szCs w:val="18"/>
                        </w:rPr>
                        <w:t>) ROC curve</w:t>
                      </w:r>
                      <w:r>
                        <w:rPr>
                          <w:color w:val="000000"/>
                          <w:sz w:val="18"/>
                          <w:szCs w:val="18"/>
                        </w:rPr>
                        <w:t>s</w:t>
                      </w:r>
                      <w:r w:rsidRPr="00970E8C">
                        <w:rPr>
                          <w:color w:val="000000"/>
                          <w:sz w:val="18"/>
                          <w:szCs w:val="18"/>
                        </w:rPr>
                        <w:t xml:space="preserve"> for </w:t>
                      </w:r>
                      <w:r>
                        <w:rPr>
                          <w:color w:val="000000"/>
                          <w:sz w:val="18"/>
                          <w:szCs w:val="18"/>
                        </w:rPr>
                        <w:t>the complete machine learning model</w:t>
                      </w:r>
                      <w:r w:rsidRPr="00970E8C">
                        <w:rPr>
                          <w:color w:val="000000"/>
                          <w:sz w:val="18"/>
                          <w:szCs w:val="18"/>
                        </w:rPr>
                        <w:t xml:space="preserve"> (</w:t>
                      </w:r>
                      <w:r>
                        <w:rPr>
                          <w:color w:val="000000"/>
                          <w:sz w:val="18"/>
                          <w:szCs w:val="18"/>
                        </w:rPr>
                        <w:t>ML33</w:t>
                      </w:r>
                      <w:r w:rsidRPr="00970E8C">
                        <w:rPr>
                          <w:color w:val="000000"/>
                          <w:sz w:val="18"/>
                          <w:szCs w:val="18"/>
                        </w:rPr>
                        <w:t xml:space="preserve">), </w:t>
                      </w:r>
                      <w:r>
                        <w:rPr>
                          <w:color w:val="000000"/>
                          <w:sz w:val="18"/>
                          <w:szCs w:val="18"/>
                        </w:rPr>
                        <w:t xml:space="preserve">complete </w:t>
                      </w:r>
                      <w:r w:rsidRPr="00970E8C">
                        <w:rPr>
                          <w:color w:val="000000"/>
                          <w:sz w:val="18"/>
                          <w:szCs w:val="18"/>
                        </w:rPr>
                        <w:t>logistic regression</w:t>
                      </w:r>
                      <w:r>
                        <w:rPr>
                          <w:color w:val="000000"/>
                          <w:sz w:val="18"/>
                          <w:szCs w:val="18"/>
                        </w:rPr>
                        <w:t xml:space="preserve"> model</w:t>
                      </w:r>
                      <w:r w:rsidRPr="00970E8C">
                        <w:rPr>
                          <w:color w:val="000000"/>
                          <w:sz w:val="18"/>
                          <w:szCs w:val="18"/>
                        </w:rPr>
                        <w:t xml:space="preserve"> (</w:t>
                      </w:r>
                      <w:r>
                        <w:rPr>
                          <w:color w:val="000000"/>
                          <w:sz w:val="18"/>
                          <w:szCs w:val="18"/>
                        </w:rPr>
                        <w:t>LR33</w:t>
                      </w:r>
                      <w:r w:rsidRPr="00970E8C">
                        <w:rPr>
                          <w:color w:val="000000"/>
                          <w:sz w:val="18"/>
                          <w:szCs w:val="18"/>
                        </w:rPr>
                        <w:t xml:space="preserve">), </w:t>
                      </w:r>
                      <w:r>
                        <w:rPr>
                          <w:color w:val="000000"/>
                          <w:sz w:val="18"/>
                          <w:szCs w:val="18"/>
                        </w:rPr>
                        <w:t xml:space="preserve">parsimonious </w:t>
                      </w:r>
                      <w:r w:rsidRPr="00970E8C">
                        <w:rPr>
                          <w:color w:val="000000"/>
                          <w:sz w:val="18"/>
                          <w:szCs w:val="18"/>
                        </w:rPr>
                        <w:t xml:space="preserve">machine learning </w:t>
                      </w:r>
                      <w:r>
                        <w:rPr>
                          <w:color w:val="000000"/>
                          <w:sz w:val="18"/>
                          <w:szCs w:val="18"/>
                        </w:rPr>
                        <w:t>model</w:t>
                      </w:r>
                      <w:r w:rsidRPr="00970E8C">
                        <w:rPr>
                          <w:color w:val="000000"/>
                          <w:sz w:val="18"/>
                          <w:szCs w:val="18"/>
                        </w:rPr>
                        <w:t xml:space="preserve"> (</w:t>
                      </w:r>
                      <w:r>
                        <w:rPr>
                          <w:color w:val="000000"/>
                          <w:sz w:val="18"/>
                          <w:szCs w:val="18"/>
                        </w:rPr>
                        <w:t>ML10</w:t>
                      </w:r>
                      <w:r w:rsidRPr="00970E8C">
                        <w:rPr>
                          <w:color w:val="000000"/>
                          <w:sz w:val="18"/>
                          <w:szCs w:val="18"/>
                        </w:rPr>
                        <w:t xml:space="preserve">), </w:t>
                      </w:r>
                      <w:r>
                        <w:rPr>
                          <w:color w:val="000000"/>
                          <w:sz w:val="18"/>
                          <w:szCs w:val="18"/>
                        </w:rPr>
                        <w:t xml:space="preserve">parsimonious </w:t>
                      </w:r>
                      <w:r w:rsidRPr="00970E8C">
                        <w:rPr>
                          <w:color w:val="000000"/>
                          <w:sz w:val="18"/>
                          <w:szCs w:val="18"/>
                        </w:rPr>
                        <w:t>logistic regression</w:t>
                      </w:r>
                      <w:r>
                        <w:rPr>
                          <w:color w:val="000000"/>
                          <w:sz w:val="18"/>
                          <w:szCs w:val="18"/>
                        </w:rPr>
                        <w:t xml:space="preserve"> model</w:t>
                      </w:r>
                      <w:r w:rsidRPr="00970E8C">
                        <w:rPr>
                          <w:color w:val="000000"/>
                          <w:sz w:val="18"/>
                          <w:szCs w:val="18"/>
                        </w:rPr>
                        <w:t xml:space="preserve"> (</w:t>
                      </w:r>
                      <w:r>
                        <w:rPr>
                          <w:color w:val="000000"/>
                          <w:sz w:val="18"/>
                          <w:szCs w:val="18"/>
                        </w:rPr>
                        <w:t>LR10</w:t>
                      </w:r>
                      <w:r w:rsidRPr="00970E8C">
                        <w:rPr>
                          <w:color w:val="000000"/>
                          <w:sz w:val="18"/>
                          <w:szCs w:val="18"/>
                        </w:rPr>
                        <w:t>), machine learning using</w:t>
                      </w:r>
                      <w:r>
                        <w:rPr>
                          <w:color w:val="000000"/>
                          <w:sz w:val="18"/>
                          <w:szCs w:val="18"/>
                        </w:rPr>
                        <w:t xml:space="preserve"> without age</w:t>
                      </w:r>
                      <w:r w:rsidRPr="00970E8C">
                        <w:rPr>
                          <w:color w:val="000000"/>
                          <w:sz w:val="18"/>
                          <w:szCs w:val="18"/>
                        </w:rPr>
                        <w:t xml:space="preserve"> (</w:t>
                      </w:r>
                      <w:r w:rsidR="009F125F">
                        <w:rPr>
                          <w:color w:val="000000"/>
                          <w:sz w:val="18"/>
                          <w:szCs w:val="18"/>
                        </w:rPr>
                        <w:t>ML-</w:t>
                      </w:r>
                      <w:proofErr w:type="spellStart"/>
                      <w:r w:rsidR="009F125F">
                        <w:rPr>
                          <w:color w:val="000000"/>
                          <w:sz w:val="18"/>
                          <w:szCs w:val="18"/>
                        </w:rPr>
                        <w:t>NoAge</w:t>
                      </w:r>
                      <w:proofErr w:type="spellEnd"/>
                      <w:r w:rsidRPr="00970E8C">
                        <w:rPr>
                          <w:color w:val="000000"/>
                          <w:sz w:val="18"/>
                          <w:szCs w:val="18"/>
                        </w:rPr>
                        <w:t>)</w:t>
                      </w:r>
                      <w:r>
                        <w:rPr>
                          <w:color w:val="000000"/>
                          <w:sz w:val="18"/>
                          <w:szCs w:val="18"/>
                        </w:rPr>
                        <w:t xml:space="preserve"> and the</w:t>
                      </w:r>
                      <w:r w:rsidRPr="00970E8C">
                        <w:rPr>
                          <w:color w:val="000000"/>
                          <w:sz w:val="18"/>
                          <w:szCs w:val="18"/>
                        </w:rPr>
                        <w:t xml:space="preserve"> </w:t>
                      </w:r>
                      <w:r>
                        <w:rPr>
                          <w:color w:val="000000"/>
                          <w:sz w:val="18"/>
                          <w:szCs w:val="18"/>
                        </w:rPr>
                        <w:t>age</w:t>
                      </w:r>
                      <w:r w:rsidRPr="00970E8C">
                        <w:rPr>
                          <w:color w:val="000000"/>
                          <w:sz w:val="18"/>
                          <w:szCs w:val="18"/>
                        </w:rPr>
                        <w:t xml:space="preserve"> only</w:t>
                      </w:r>
                      <w:r>
                        <w:rPr>
                          <w:color w:val="000000"/>
                          <w:sz w:val="18"/>
                          <w:szCs w:val="18"/>
                        </w:rPr>
                        <w:t xml:space="preserve"> model</w:t>
                      </w:r>
                      <w:r w:rsidRPr="00970E8C">
                        <w:rPr>
                          <w:color w:val="000000"/>
                          <w:sz w:val="18"/>
                          <w:szCs w:val="18"/>
                        </w:rPr>
                        <w:t xml:space="preserve"> (Age).</w:t>
                      </w:r>
                    </w:p>
                  </w:txbxContent>
                </v:textbox>
                <w10:wrap type="square"/>
              </v:shape>
            </w:pict>
          </mc:Fallback>
        </mc:AlternateContent>
      </w:r>
      <w:r w:rsidR="00355961" w:rsidRPr="0067199C">
        <w:rPr>
          <w:lang w:val="en-US"/>
        </w:rPr>
        <w:br w:type="page"/>
      </w:r>
    </w:p>
    <w:p w14:paraId="7FC3A33B" w14:textId="4591B6E2" w:rsidR="00613418" w:rsidRPr="0067199C" w:rsidRDefault="00613418" w:rsidP="00613418">
      <w:pPr>
        <w:pStyle w:val="NormalWeb"/>
        <w:spacing w:before="0" w:beforeAutospacing="0" w:after="0" w:afterAutospacing="0"/>
      </w:pPr>
      <w:r w:rsidRPr="0067199C">
        <w:rPr>
          <w:rFonts w:ascii="Arial" w:hAnsi="Arial" w:cs="Arial"/>
          <w:sz w:val="22"/>
          <w:szCs w:val="22"/>
        </w:rPr>
        <w:lastRenderedPageBreak/>
        <w:t xml:space="preserve">Figure </w:t>
      </w:r>
      <w:r w:rsidR="00791BFA">
        <w:rPr>
          <w:rFonts w:ascii="Arial" w:hAnsi="Arial" w:cs="Arial"/>
          <w:sz w:val="22"/>
          <w:szCs w:val="22"/>
        </w:rPr>
        <w:t>S</w:t>
      </w:r>
      <w:r w:rsidRPr="0067199C">
        <w:rPr>
          <w:rFonts w:ascii="Arial" w:hAnsi="Arial" w:cs="Arial"/>
          <w:sz w:val="22"/>
          <w:szCs w:val="22"/>
        </w:rPr>
        <w:t>2a+b</w:t>
      </w:r>
      <w:r w:rsidRPr="0067199C">
        <w:rPr>
          <w:noProof/>
        </w:rPr>
        <w:drawing>
          <wp:inline distT="0" distB="0" distL="0" distR="0" wp14:anchorId="0A4433BF" wp14:editId="580A5B15">
            <wp:extent cx="6206247" cy="3447915"/>
            <wp:effectExtent l="0" t="0" r="4445" b="0"/>
            <wp:docPr id="10"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13257" cy="3451810"/>
                    </a:xfrm>
                    <a:prstGeom prst="rect">
                      <a:avLst/>
                    </a:prstGeom>
                  </pic:spPr>
                </pic:pic>
              </a:graphicData>
            </a:graphic>
          </wp:inline>
        </w:drawing>
      </w:r>
      <w:r w:rsidRPr="0067199C">
        <w:rPr>
          <w:rFonts w:ascii="Arial" w:hAnsi="Arial" w:cs="Arial"/>
          <w:color w:val="000000"/>
          <w:sz w:val="20"/>
          <w:szCs w:val="20"/>
        </w:rPr>
        <w:t xml:space="preserve"> </w:t>
      </w:r>
    </w:p>
    <w:p w14:paraId="54AF9A73" w14:textId="77777777" w:rsidR="006860E3" w:rsidRDefault="006860E3" w:rsidP="006860E3">
      <w:pPr>
        <w:pStyle w:val="NormalWeb"/>
        <w:spacing w:before="0" w:beforeAutospacing="0" w:after="0" w:afterAutospacing="0"/>
        <w:rPr>
          <w:rFonts w:ascii="Arial" w:hAnsi="Arial" w:cs="Arial"/>
          <w:color w:val="000000"/>
          <w:sz w:val="20"/>
          <w:szCs w:val="20"/>
        </w:rPr>
      </w:pPr>
    </w:p>
    <w:p w14:paraId="6FC517B9" w14:textId="5806B742" w:rsidR="006860E3" w:rsidRDefault="00791BFA" w:rsidP="006860E3">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S</w:t>
      </w:r>
      <w:r w:rsidR="006860E3">
        <w:rPr>
          <w:rFonts w:ascii="Arial" w:hAnsi="Arial" w:cs="Arial"/>
          <w:color w:val="000000"/>
          <w:sz w:val="20"/>
          <w:szCs w:val="20"/>
        </w:rPr>
        <w:t>2</w:t>
      </w:r>
      <w:r w:rsidR="006860E3" w:rsidRPr="0067199C">
        <w:rPr>
          <w:rFonts w:ascii="Arial" w:hAnsi="Arial" w:cs="Arial"/>
          <w:color w:val="000000"/>
          <w:sz w:val="20"/>
          <w:szCs w:val="20"/>
        </w:rPr>
        <w:t xml:space="preserve">a) The overall importance of the 10 most important variables measured by the SHAP values for both the ML33 and LR33 models. The contributions of the remaining variables are summed in the bottom bar. </w:t>
      </w:r>
      <w:r>
        <w:rPr>
          <w:rFonts w:ascii="Arial" w:hAnsi="Arial" w:cs="Arial"/>
          <w:color w:val="000000"/>
          <w:sz w:val="20"/>
          <w:szCs w:val="20"/>
        </w:rPr>
        <w:t>S</w:t>
      </w:r>
      <w:r w:rsidR="006860E3">
        <w:rPr>
          <w:rFonts w:ascii="Arial" w:hAnsi="Arial" w:cs="Arial"/>
          <w:color w:val="000000"/>
          <w:sz w:val="20"/>
          <w:szCs w:val="20"/>
        </w:rPr>
        <w:t>2</w:t>
      </w:r>
      <w:r w:rsidR="006860E3" w:rsidRPr="0067199C">
        <w:rPr>
          <w:rFonts w:ascii="Arial" w:hAnsi="Arial" w:cs="Arial"/>
          <w:color w:val="000000"/>
          <w:sz w:val="20"/>
          <w:szCs w:val="20"/>
        </w:rPr>
        <w:t>b) The SHAP values for the ML33 model.</w:t>
      </w:r>
      <w:r w:rsidR="006860E3">
        <w:rPr>
          <w:rFonts w:ascii="Arial" w:hAnsi="Arial" w:cs="Arial"/>
          <w:color w:val="000000"/>
          <w:sz w:val="20"/>
          <w:szCs w:val="20"/>
        </w:rPr>
        <w:t xml:space="preserve"> Positive SHAP-values increase the ML33 risk score while negative values decrease ML33 risk score. </w:t>
      </w:r>
      <w:r w:rsidR="006860E3" w:rsidRPr="0067199C">
        <w:rPr>
          <w:rFonts w:ascii="Arial" w:hAnsi="Arial" w:cs="Arial"/>
          <w:color w:val="000000"/>
          <w:sz w:val="20"/>
          <w:szCs w:val="20"/>
        </w:rPr>
        <w:t>The color is related to the value of the variable</w:t>
      </w:r>
      <w:r w:rsidR="006860E3">
        <w:rPr>
          <w:rFonts w:ascii="Arial" w:hAnsi="Arial" w:cs="Arial"/>
          <w:color w:val="000000"/>
          <w:sz w:val="20"/>
          <w:szCs w:val="20"/>
        </w:rPr>
        <w:t xml:space="preserve"> with blue being lowest and red highest</w:t>
      </w:r>
      <w:r w:rsidR="006860E3" w:rsidRPr="0067199C">
        <w:rPr>
          <w:rFonts w:ascii="Arial" w:hAnsi="Arial" w:cs="Arial"/>
          <w:color w:val="000000"/>
          <w:sz w:val="20"/>
          <w:szCs w:val="20"/>
        </w:rPr>
        <w:t xml:space="preserve">. </w:t>
      </w:r>
    </w:p>
    <w:p w14:paraId="772C0E43" w14:textId="77777777" w:rsidR="006860E3" w:rsidRDefault="006860E3" w:rsidP="006860E3">
      <w:pPr>
        <w:rPr>
          <w:rFonts w:eastAsia="Times New Roman"/>
          <w:color w:val="000000"/>
          <w:sz w:val="20"/>
          <w:szCs w:val="20"/>
          <w:lang w:val="en-US"/>
        </w:rPr>
      </w:pPr>
      <w:r>
        <w:rPr>
          <w:color w:val="000000"/>
          <w:sz w:val="20"/>
          <w:szCs w:val="20"/>
        </w:rPr>
        <w:br w:type="page"/>
      </w:r>
    </w:p>
    <w:p w14:paraId="4E62EB63" w14:textId="77777777" w:rsidR="00791BFA" w:rsidRDefault="00791BFA" w:rsidP="00791BFA">
      <w:pPr>
        <w:rPr>
          <w:lang w:val="en-US"/>
        </w:rPr>
        <w:sectPr w:rsidR="00791BFA" w:rsidSect="00791BFA">
          <w:headerReference w:type="default" r:id="rId14"/>
          <w:pgSz w:w="12240" w:h="15840"/>
          <w:pgMar w:top="1440" w:right="1440" w:bottom="1440" w:left="1440" w:header="720" w:footer="720" w:gutter="0"/>
          <w:cols w:space="720"/>
          <w:docGrid w:linePitch="299"/>
        </w:sectPr>
      </w:pPr>
    </w:p>
    <w:p w14:paraId="6210107F" w14:textId="186B545E" w:rsidR="00613418" w:rsidRPr="0067199C" w:rsidRDefault="00791BFA" w:rsidP="00791BFA">
      <w:pPr>
        <w:rPr>
          <w:lang w:val="en-US"/>
        </w:rPr>
      </w:pPr>
      <w:r>
        <w:rPr>
          <w:lang w:val="en-US"/>
        </w:rPr>
        <w:lastRenderedPageBreak/>
        <w:t>Figure S3a-d</w:t>
      </w:r>
    </w:p>
    <w:p w14:paraId="3C279F38" w14:textId="68DFEF97" w:rsidR="00613418" w:rsidRPr="0067199C" w:rsidRDefault="00791BFA">
      <w:pPr>
        <w:rPr>
          <w:lang w:val="en-US"/>
        </w:rPr>
      </w:pPr>
      <w:r>
        <w:rPr>
          <w:noProof/>
          <w:lang w:val="en-US"/>
        </w:rPr>
        <w:drawing>
          <wp:inline distT="0" distB="0" distL="0" distR="0" wp14:anchorId="71F76418" wp14:editId="186C99C5">
            <wp:extent cx="6887183" cy="4868856"/>
            <wp:effectExtent l="0" t="0" r="9525" b="8255"/>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06302" cy="4882372"/>
                    </a:xfrm>
                    <a:prstGeom prst="rect">
                      <a:avLst/>
                    </a:prstGeom>
                  </pic:spPr>
                </pic:pic>
              </a:graphicData>
            </a:graphic>
          </wp:inline>
        </w:drawing>
      </w:r>
    </w:p>
    <w:p w14:paraId="772A3B28" w14:textId="2A2C602C" w:rsidR="00613418" w:rsidRPr="0067199C" w:rsidRDefault="00613418">
      <w:pPr>
        <w:rPr>
          <w:lang w:val="en-US"/>
        </w:rPr>
      </w:pPr>
    </w:p>
    <w:p w14:paraId="5B1B24C0" w14:textId="7F076C1E" w:rsidR="00791BFA" w:rsidRDefault="00791BFA" w:rsidP="00791BFA">
      <w:pPr>
        <w:rPr>
          <w:sz w:val="20"/>
          <w:szCs w:val="20"/>
          <w:lang w:val="en-US"/>
        </w:rPr>
      </w:pPr>
      <w:r w:rsidRPr="0067199C">
        <w:rPr>
          <w:sz w:val="20"/>
          <w:szCs w:val="20"/>
          <w:lang w:val="en-US"/>
        </w:rPr>
        <w:t xml:space="preserve">SHAP </w:t>
      </w:r>
      <w:proofErr w:type="spellStart"/>
      <w:r w:rsidRPr="0067199C">
        <w:rPr>
          <w:sz w:val="20"/>
          <w:szCs w:val="20"/>
          <w:lang w:val="en-US"/>
        </w:rPr>
        <w:t>beeswarm</w:t>
      </w:r>
      <w:proofErr w:type="spellEnd"/>
      <w:r w:rsidRPr="0067199C">
        <w:rPr>
          <w:sz w:val="20"/>
          <w:szCs w:val="20"/>
          <w:lang w:val="en-US"/>
        </w:rPr>
        <w:t xml:space="preserve"> plot on the contributions</w:t>
      </w:r>
      <w:r>
        <w:rPr>
          <w:sz w:val="20"/>
          <w:szCs w:val="20"/>
          <w:lang w:val="en-US"/>
        </w:rPr>
        <w:t xml:space="preserve"> to the ML33 model of</w:t>
      </w:r>
      <w:r w:rsidRPr="0067199C">
        <w:rPr>
          <w:sz w:val="20"/>
          <w:szCs w:val="20"/>
          <w:lang w:val="en-US"/>
        </w:rPr>
        <w:t xml:space="preserve"> individual </w:t>
      </w:r>
      <w:r>
        <w:rPr>
          <w:sz w:val="20"/>
          <w:szCs w:val="20"/>
          <w:lang w:val="en-US"/>
        </w:rPr>
        <w:t>types</w:t>
      </w:r>
      <w:r w:rsidRPr="0067199C">
        <w:rPr>
          <w:sz w:val="20"/>
          <w:szCs w:val="20"/>
          <w:lang w:val="en-US"/>
        </w:rPr>
        <w:t xml:space="preserve"> </w:t>
      </w:r>
      <w:r>
        <w:rPr>
          <w:sz w:val="20"/>
          <w:szCs w:val="20"/>
          <w:lang w:val="en-US"/>
        </w:rPr>
        <w:t xml:space="preserve">of prescribed drugs stratified by age four outcome B. </w:t>
      </w:r>
    </w:p>
    <w:p w14:paraId="3B5DCD11" w14:textId="60BA8A8A" w:rsidR="00791BFA" w:rsidRDefault="00791BFA" w:rsidP="00791BFA">
      <w:pPr>
        <w:rPr>
          <w:color w:val="000000"/>
          <w:sz w:val="20"/>
          <w:szCs w:val="20"/>
          <w:lang w:val="en-US"/>
        </w:rPr>
        <w:sectPr w:rsidR="00791BFA" w:rsidSect="00791BFA">
          <w:pgSz w:w="15840" w:h="12240" w:orient="landscape"/>
          <w:pgMar w:top="1440" w:right="1440" w:bottom="1440" w:left="1440" w:header="720" w:footer="720" w:gutter="0"/>
          <w:cols w:space="720"/>
          <w:docGrid w:linePitch="299"/>
        </w:sectPr>
      </w:pPr>
      <w:r>
        <w:rPr>
          <w:sz w:val="20"/>
          <w:szCs w:val="20"/>
          <w:lang w:val="en-US"/>
        </w:rPr>
        <w:t>3</w:t>
      </w:r>
      <w:r w:rsidRPr="0067199C">
        <w:rPr>
          <w:sz w:val="20"/>
          <w:szCs w:val="20"/>
          <w:lang w:val="en-US"/>
        </w:rPr>
        <w:t xml:space="preserve">a) </w:t>
      </w:r>
      <w:r>
        <w:rPr>
          <w:sz w:val="20"/>
          <w:szCs w:val="20"/>
          <w:lang w:val="en-US"/>
        </w:rPr>
        <w:t>A</w:t>
      </w:r>
      <w:r w:rsidRPr="0067199C">
        <w:rPr>
          <w:color w:val="000000"/>
          <w:sz w:val="20"/>
          <w:szCs w:val="20"/>
          <w:lang w:val="en-US"/>
        </w:rPr>
        <w:t>nticoag</w:t>
      </w:r>
      <w:r>
        <w:rPr>
          <w:color w:val="000000"/>
          <w:sz w:val="20"/>
          <w:szCs w:val="20"/>
          <w:lang w:val="en-US"/>
        </w:rPr>
        <w:t>ulants</w:t>
      </w:r>
      <w:r w:rsidRPr="0067199C">
        <w:rPr>
          <w:sz w:val="20"/>
          <w:szCs w:val="20"/>
          <w:lang w:val="en-US"/>
        </w:rPr>
        <w:t xml:space="preserve"> </w:t>
      </w:r>
      <w:r>
        <w:rPr>
          <w:sz w:val="20"/>
          <w:szCs w:val="20"/>
          <w:lang w:val="en-US"/>
        </w:rPr>
        <w:t>3</w:t>
      </w:r>
      <w:r w:rsidRPr="0067199C">
        <w:rPr>
          <w:sz w:val="20"/>
          <w:szCs w:val="20"/>
          <w:lang w:val="en-US"/>
        </w:rPr>
        <w:t xml:space="preserve">b) </w:t>
      </w:r>
      <w:r w:rsidRPr="0067199C">
        <w:rPr>
          <w:color w:val="000000"/>
          <w:sz w:val="20"/>
          <w:szCs w:val="20"/>
          <w:lang w:val="en-US"/>
        </w:rPr>
        <w:t>Cardiac</w:t>
      </w:r>
      <w:r>
        <w:rPr>
          <w:color w:val="000000"/>
          <w:sz w:val="20"/>
          <w:szCs w:val="20"/>
          <w:lang w:val="en-US"/>
        </w:rPr>
        <w:t xml:space="preserve"> drugs</w:t>
      </w:r>
      <w:r w:rsidRPr="0067199C">
        <w:rPr>
          <w:color w:val="000000"/>
          <w:sz w:val="20"/>
          <w:szCs w:val="20"/>
          <w:lang w:val="en-US"/>
        </w:rPr>
        <w:t xml:space="preserve"> </w:t>
      </w:r>
      <w:r>
        <w:rPr>
          <w:color w:val="000000"/>
          <w:sz w:val="20"/>
          <w:szCs w:val="20"/>
          <w:lang w:val="en-US"/>
        </w:rPr>
        <w:t xml:space="preserve">3c) Psychotropics 3d) Respiratory drugs (der er </w:t>
      </w:r>
      <w:proofErr w:type="spellStart"/>
      <w:r>
        <w:rPr>
          <w:color w:val="000000"/>
          <w:sz w:val="20"/>
          <w:szCs w:val="20"/>
          <w:lang w:val="en-US"/>
        </w:rPr>
        <w:t>en</w:t>
      </w:r>
      <w:proofErr w:type="spellEnd"/>
      <w:r>
        <w:rPr>
          <w:color w:val="000000"/>
          <w:sz w:val="20"/>
          <w:szCs w:val="20"/>
          <w:lang w:val="en-US"/>
        </w:rPr>
        <w:t xml:space="preserve"> </w:t>
      </w:r>
      <w:proofErr w:type="spellStart"/>
      <w:r>
        <w:rPr>
          <w:color w:val="000000"/>
          <w:sz w:val="20"/>
          <w:szCs w:val="20"/>
          <w:lang w:val="en-US"/>
        </w:rPr>
        <w:t>fejl</w:t>
      </w:r>
      <w:proofErr w:type="spellEnd"/>
      <w:r>
        <w:rPr>
          <w:color w:val="000000"/>
          <w:sz w:val="20"/>
          <w:szCs w:val="20"/>
          <w:lang w:val="en-US"/>
        </w:rPr>
        <w:t xml:space="preserve"> her vi er </w:t>
      </w:r>
      <w:proofErr w:type="spellStart"/>
      <w:r>
        <w:rPr>
          <w:color w:val="000000"/>
          <w:sz w:val="20"/>
          <w:szCs w:val="20"/>
          <w:lang w:val="en-US"/>
        </w:rPr>
        <w:t>på</w:t>
      </w:r>
      <w:proofErr w:type="spellEnd"/>
      <w:r>
        <w:rPr>
          <w:color w:val="000000"/>
          <w:sz w:val="20"/>
          <w:szCs w:val="20"/>
          <w:lang w:val="en-US"/>
        </w:rPr>
        <w:t xml:space="preserve"> den</w:t>
      </w:r>
      <w:r w:rsidR="00212ED5">
        <w:rPr>
          <w:color w:val="000000"/>
          <w:sz w:val="20"/>
          <w:szCs w:val="20"/>
          <w:lang w:val="en-US"/>
        </w:rPr>
        <w:t xml:space="preserve">). </w:t>
      </w:r>
      <w:r>
        <w:rPr>
          <w:color w:val="000000"/>
          <w:sz w:val="20"/>
          <w:szCs w:val="20"/>
          <w:lang w:val="en-US"/>
        </w:rPr>
        <w:t xml:space="preserve"> NB </w:t>
      </w:r>
      <w:proofErr w:type="spellStart"/>
      <w:r>
        <w:rPr>
          <w:color w:val="000000"/>
          <w:sz w:val="20"/>
          <w:szCs w:val="20"/>
          <w:lang w:val="en-US"/>
        </w:rPr>
        <w:t>stofgrupperne</w:t>
      </w:r>
      <w:proofErr w:type="spellEnd"/>
      <w:r>
        <w:rPr>
          <w:color w:val="000000"/>
          <w:sz w:val="20"/>
          <w:szCs w:val="20"/>
          <w:lang w:val="en-US"/>
        </w:rPr>
        <w:t xml:space="preserve"> </w:t>
      </w:r>
      <w:proofErr w:type="spellStart"/>
      <w:r>
        <w:rPr>
          <w:color w:val="000000"/>
          <w:sz w:val="20"/>
          <w:szCs w:val="20"/>
          <w:lang w:val="en-US"/>
        </w:rPr>
        <w:t>kommer</w:t>
      </w:r>
      <w:proofErr w:type="spellEnd"/>
      <w:r>
        <w:rPr>
          <w:color w:val="000000"/>
          <w:sz w:val="20"/>
          <w:szCs w:val="20"/>
          <w:lang w:val="en-US"/>
        </w:rPr>
        <w:t xml:space="preserve"> </w:t>
      </w:r>
      <w:proofErr w:type="spellStart"/>
      <w:r>
        <w:rPr>
          <w:color w:val="000000"/>
          <w:sz w:val="20"/>
          <w:szCs w:val="20"/>
          <w:lang w:val="en-US"/>
        </w:rPr>
        <w:t>på</w:t>
      </w:r>
      <w:proofErr w:type="spellEnd"/>
      <w:r>
        <w:rPr>
          <w:color w:val="000000"/>
          <w:sz w:val="20"/>
          <w:szCs w:val="20"/>
          <w:lang w:val="en-US"/>
        </w:rPr>
        <w:t xml:space="preserve"> </w:t>
      </w:r>
      <w:proofErr w:type="spellStart"/>
      <w:r>
        <w:rPr>
          <w:color w:val="000000"/>
          <w:sz w:val="20"/>
          <w:szCs w:val="20"/>
          <w:lang w:val="en-US"/>
        </w:rPr>
        <w:t>snarest</w:t>
      </w:r>
      <w:proofErr w:type="spellEnd"/>
      <w:r>
        <w:rPr>
          <w:color w:val="000000"/>
          <w:sz w:val="20"/>
          <w:szCs w:val="20"/>
          <w:lang w:val="en-US"/>
        </w:rPr>
        <w:t>)</w:t>
      </w:r>
    </w:p>
    <w:bookmarkStart w:id="15" w:name="_zi617rqtpq82" w:colFirst="0" w:colLast="0"/>
    <w:bookmarkStart w:id="16" w:name="_dh3tqg42cx8g" w:colFirst="0" w:colLast="0"/>
    <w:bookmarkStart w:id="17" w:name="_tkh4vhorg9sv" w:colFirst="0" w:colLast="0"/>
    <w:bookmarkStart w:id="18" w:name="_imf4t02cn06x" w:colFirst="0" w:colLast="0"/>
    <w:bookmarkStart w:id="19" w:name="_ae6u1qmit829" w:colFirst="0" w:colLast="0"/>
    <w:bookmarkStart w:id="20" w:name="_sl1jc3cm99ng" w:colFirst="0" w:colLast="0"/>
    <w:bookmarkEnd w:id="15"/>
    <w:bookmarkEnd w:id="16"/>
    <w:bookmarkEnd w:id="17"/>
    <w:bookmarkEnd w:id="18"/>
    <w:bookmarkEnd w:id="19"/>
    <w:bookmarkEnd w:id="20"/>
    <w:p w14:paraId="3D13BB33" w14:textId="77777777" w:rsidR="00446F8D" w:rsidRPr="00446F8D" w:rsidRDefault="001D57DD" w:rsidP="00446F8D">
      <w:pPr>
        <w:pStyle w:val="EndNoteBibliographyTitle"/>
        <w:rPr>
          <w:b/>
        </w:rPr>
      </w:pPr>
      <w:r w:rsidRPr="0067199C">
        <w:lastRenderedPageBreak/>
        <w:fldChar w:fldCharType="begin"/>
      </w:r>
      <w:r w:rsidRPr="0067199C">
        <w:instrText xml:space="preserve"> ADDIN EN.REFLIST </w:instrText>
      </w:r>
      <w:r w:rsidRPr="0067199C">
        <w:fldChar w:fldCharType="separate"/>
      </w:r>
      <w:r w:rsidR="00446F8D" w:rsidRPr="00446F8D">
        <w:rPr>
          <w:b/>
        </w:rPr>
        <w:t>References</w:t>
      </w:r>
    </w:p>
    <w:p w14:paraId="034CA92D" w14:textId="77777777" w:rsidR="00446F8D" w:rsidRPr="00446F8D" w:rsidRDefault="00446F8D" w:rsidP="00446F8D">
      <w:pPr>
        <w:pStyle w:val="EndNoteBibliographyTitle"/>
        <w:rPr>
          <w:b/>
        </w:rPr>
      </w:pPr>
    </w:p>
    <w:p w14:paraId="2E37965C" w14:textId="77777777" w:rsidR="00446F8D" w:rsidRPr="00446F8D" w:rsidRDefault="00446F8D" w:rsidP="00446F8D">
      <w:pPr>
        <w:pStyle w:val="EndNoteBibliography"/>
      </w:pPr>
      <w:r w:rsidRPr="00446F8D">
        <w:t>1.</w:t>
      </w:r>
      <w:r w:rsidRPr="00446F8D">
        <w:tab/>
        <w:t>Petersen PB, Kehlet H, Jørgensen CC: Improvement in fast-track hip and knee arthroplasty: a prospective multicentre study of 36,935 procedures from 2010 to 2017. Sci Rep 2020; 10: 21233</w:t>
      </w:r>
    </w:p>
    <w:p w14:paraId="0E2755E6" w14:textId="77777777" w:rsidR="00446F8D" w:rsidRPr="00446F8D" w:rsidRDefault="00446F8D" w:rsidP="00446F8D">
      <w:pPr>
        <w:pStyle w:val="EndNoteBibliography"/>
      </w:pPr>
      <w:r w:rsidRPr="00446F8D">
        <w:t>2.</w:t>
      </w:r>
      <w:r w:rsidRPr="00446F8D">
        <w:tab/>
        <w:t>Khan SK, Malviya A, Muller SD, Carluke I, Partington PF, Emmerson KP, Reed MR: Reduced short-term complications and mortality following Enhanced Recovery primary hip and knee arthroplasty: results from 6,000 consecutive procedures. Acta Orthop. 2014; 85: 26-31</w:t>
      </w:r>
    </w:p>
    <w:p w14:paraId="20DE6037" w14:textId="77777777" w:rsidR="00446F8D" w:rsidRPr="00446F8D" w:rsidRDefault="00446F8D" w:rsidP="00446F8D">
      <w:pPr>
        <w:pStyle w:val="EndNoteBibliography"/>
      </w:pPr>
      <w:r w:rsidRPr="00446F8D">
        <w:t>3.</w:t>
      </w:r>
      <w:r w:rsidRPr="00446F8D">
        <w:tab/>
        <w:t>Savaridas T, Serrano-Pedraza I, Khan SK, Martin K, Malviya A, Reed MR: Reduced medium-term mortality following primary total hip and knee arthroplasty with an enhanced recovery program. Acta Orthop. 2013; 84: 40-3</w:t>
      </w:r>
    </w:p>
    <w:p w14:paraId="54A73301" w14:textId="77777777" w:rsidR="00446F8D" w:rsidRPr="00446F8D" w:rsidRDefault="00446F8D" w:rsidP="00446F8D">
      <w:pPr>
        <w:pStyle w:val="EndNoteBibliography"/>
      </w:pPr>
      <w:r w:rsidRPr="00446F8D">
        <w:t>4.</w:t>
      </w:r>
      <w:r w:rsidRPr="00446F8D">
        <w:tab/>
        <w:t>Partridge T, Jameson S, Baker P, Deehan D, Mason J, Reed MR: Ten-Year Trends in Medical Complications Following 540,623 Primary Total Hip Replacements from a National Database. J Bone Joint Surg Am 2018; 100: 360-367</w:t>
      </w:r>
    </w:p>
    <w:p w14:paraId="12DC0CFF" w14:textId="77777777" w:rsidR="00446F8D" w:rsidRPr="00446F8D" w:rsidRDefault="00446F8D" w:rsidP="00446F8D">
      <w:pPr>
        <w:pStyle w:val="EndNoteBibliography"/>
      </w:pPr>
      <w:r w:rsidRPr="00446F8D">
        <w:t>5.</w:t>
      </w:r>
      <w:r w:rsidRPr="00446F8D">
        <w:tab/>
        <w:t>Jorgensen CC, Gromov K, Petersen PB, Kehlet H, Lundbeck Foundation Centre for Fast-track H, Knee Replacement Collaborative G: Influence of day of surgery and prediction of LOS &gt; 2 days after fast-track hip and knee replacement. Acta Orthop 2021; 92: 170-175</w:t>
      </w:r>
    </w:p>
    <w:p w14:paraId="6C7F1B03" w14:textId="77777777" w:rsidR="00446F8D" w:rsidRPr="00446F8D" w:rsidRDefault="00446F8D" w:rsidP="00446F8D">
      <w:pPr>
        <w:pStyle w:val="EndNoteBibliography"/>
      </w:pPr>
      <w:r w:rsidRPr="00446F8D">
        <w:t>6.</w:t>
      </w:r>
      <w:r w:rsidRPr="00446F8D">
        <w:tab/>
        <w:t>Jorgensen CC, Petersen MA, Kehlet H: Preoperative prediction of potentially preventable morbidity after fast-track hip and knee arthroplasty: a detailed descriptive cohort study. BMJ Open. 2016; 6: e009813</w:t>
      </w:r>
    </w:p>
    <w:p w14:paraId="6DA2DD5E" w14:textId="77777777" w:rsidR="00446F8D" w:rsidRPr="00446F8D" w:rsidRDefault="00446F8D" w:rsidP="00446F8D">
      <w:pPr>
        <w:pStyle w:val="EndNoteBibliography"/>
      </w:pPr>
      <w:r w:rsidRPr="00446F8D">
        <w:t>7.</w:t>
      </w:r>
      <w:r w:rsidRPr="00446F8D">
        <w:tab/>
        <w:t>Johns WL, Layon D, Golladay G, Kates S, Scott M, Patel NK: Preoperative Risk Factor Screening Protocols in Total Joint Arthroplasty: A Systematic Review. J Arthroplasty 2020</w:t>
      </w:r>
    </w:p>
    <w:p w14:paraId="2A443F3A" w14:textId="77777777" w:rsidR="00446F8D" w:rsidRPr="00446F8D" w:rsidRDefault="00446F8D" w:rsidP="00446F8D">
      <w:pPr>
        <w:pStyle w:val="EndNoteBibliography"/>
      </w:pPr>
      <w:r w:rsidRPr="00446F8D">
        <w:t>8.</w:t>
      </w:r>
      <w:r w:rsidRPr="00446F8D">
        <w:tab/>
        <w:t>Adhia AH, Feinglass JM, Suleiman LI: What Are the Risk Factors for 48 or More-Hour Stay and Nonhome Discharge After Total Knee Arthroplasty? Results From 151 Illinois Hospitals, 2016-2018. J Arthroplasty 2020; 35: 1466-1473.e1</w:t>
      </w:r>
    </w:p>
    <w:p w14:paraId="38A4DCC1" w14:textId="77777777" w:rsidR="00446F8D" w:rsidRPr="00446F8D" w:rsidRDefault="00446F8D" w:rsidP="00446F8D">
      <w:pPr>
        <w:pStyle w:val="EndNoteBibliography"/>
      </w:pPr>
      <w:r w:rsidRPr="00446F8D">
        <w:t>9.</w:t>
      </w:r>
      <w:r w:rsidRPr="00446F8D">
        <w:tab/>
        <w:t>Johnson DJ, Castle JP, Hartwell MJ, D'Heurle AM, Manning DW: Risk Factors for Greater Than 24-Hour Length of Stay After Primary Total Knee Arthroplasty. J Arthroplasty 2020; 35: 633-637</w:t>
      </w:r>
    </w:p>
    <w:p w14:paraId="685B672A" w14:textId="77777777" w:rsidR="00446F8D" w:rsidRPr="00446F8D" w:rsidRDefault="00446F8D" w:rsidP="00446F8D">
      <w:pPr>
        <w:pStyle w:val="EndNoteBibliography"/>
      </w:pPr>
      <w:r w:rsidRPr="00446F8D">
        <w:t>10.</w:t>
      </w:r>
      <w:r w:rsidRPr="00446F8D">
        <w:tab/>
        <w:t>Shah A, Memon M, Kay J, Wood TJ, Tushinski DM, Khanna V: Preoperative Patient Factors Affecting Length of Stay following Total Knee Arthroplasty: A Systematic Review and Meta-Analysis. J Arthroplasty 2019; 34: 2124-2165.e1</w:t>
      </w:r>
    </w:p>
    <w:p w14:paraId="14A8F6F2" w14:textId="77777777" w:rsidR="00446F8D" w:rsidRPr="00446F8D" w:rsidRDefault="00446F8D" w:rsidP="00446F8D">
      <w:pPr>
        <w:pStyle w:val="EndNoteBibliography"/>
      </w:pPr>
      <w:r w:rsidRPr="00446F8D">
        <w:t>11.</w:t>
      </w:r>
      <w:r w:rsidRPr="00446F8D">
        <w:tab/>
        <w:t>Moonesinghe SR, Mythen MG, Das P, Rowan KM, Grocott MP: Risk stratification tools for predicting morbidity and mortality in adult patients undergoing major surgery: qualitative systematic review. Anesthesiology 2013; 119: 959-981</w:t>
      </w:r>
    </w:p>
    <w:p w14:paraId="7CE66688" w14:textId="77777777" w:rsidR="00446F8D" w:rsidRPr="00446F8D" w:rsidRDefault="00446F8D" w:rsidP="00446F8D">
      <w:pPr>
        <w:pStyle w:val="EndNoteBibliography"/>
      </w:pPr>
      <w:r w:rsidRPr="00446F8D">
        <w:t>12.</w:t>
      </w:r>
      <w:r w:rsidRPr="00446F8D">
        <w:tab/>
        <w:t>Li Q, Zhong H, Girardi FP, Poeran J, Wilson LA, Memtsoudis SG, Liu J: Machine Learning Approaches to Define Candidates for Ambulatory Single Level Laminectomy Surgery. Global Spine J 2021: 2192568220979835</w:t>
      </w:r>
    </w:p>
    <w:p w14:paraId="25A537E4" w14:textId="77777777" w:rsidR="00446F8D" w:rsidRPr="00446F8D" w:rsidRDefault="00446F8D" w:rsidP="00446F8D">
      <w:pPr>
        <w:pStyle w:val="EndNoteBibliography"/>
      </w:pPr>
      <w:r w:rsidRPr="00446F8D">
        <w:t>13.</w:t>
      </w:r>
      <w:r w:rsidRPr="00446F8D">
        <w:tab/>
        <w:t>Chiew CJ, Liu N, Wong TH, Sim YE, Abdullah HR: Utilizing Machine Learning Methods for Preoperative Prediction of Postsurgical Mortality and Intensive Care Unit Admission. Ann Surg 2020; 272: 1133-1139</w:t>
      </w:r>
    </w:p>
    <w:p w14:paraId="4425D85E" w14:textId="77777777" w:rsidR="00446F8D" w:rsidRPr="00446F8D" w:rsidRDefault="00446F8D" w:rsidP="00446F8D">
      <w:pPr>
        <w:pStyle w:val="EndNoteBibliography"/>
      </w:pPr>
      <w:r w:rsidRPr="00446F8D">
        <w:t>14.</w:t>
      </w:r>
      <w:r w:rsidRPr="00446F8D">
        <w:tab/>
        <w:t>Li H, Jiao J, Zhang S, Tang H, Qu X, Yue B: Construction and Comparison of Predictive Models for Length of Stay after Total Knee Arthroplasty: Regression Model and Machine Learning Analysis Based on 1,826 Cases in a Single Singapore Center. J Knee Surg 2020</w:t>
      </w:r>
    </w:p>
    <w:p w14:paraId="10647DE7" w14:textId="77777777" w:rsidR="00446F8D" w:rsidRPr="00446F8D" w:rsidRDefault="00446F8D" w:rsidP="00446F8D">
      <w:pPr>
        <w:pStyle w:val="EndNoteBibliography"/>
      </w:pPr>
      <w:r w:rsidRPr="00446F8D">
        <w:t>15.</w:t>
      </w:r>
      <w:r w:rsidRPr="00446F8D">
        <w:tab/>
        <w:t>Lu Y, Khazi ZM, Agarwalla A, Forsythe B, Taunton MJ: Development of a Machine Learning Algorithm to Predict Nonroutine Discharge Following Unicompartmental Knee Arthroplasty. J Arthroplasty 2021; 36: 1568-1576</w:t>
      </w:r>
    </w:p>
    <w:p w14:paraId="28A91ED6" w14:textId="77777777" w:rsidR="00446F8D" w:rsidRPr="00446F8D" w:rsidRDefault="00446F8D" w:rsidP="00446F8D">
      <w:pPr>
        <w:pStyle w:val="EndNoteBibliography"/>
      </w:pPr>
      <w:r w:rsidRPr="00446F8D">
        <w:t>16.</w:t>
      </w:r>
      <w:r w:rsidRPr="00446F8D">
        <w:tab/>
        <w:t>Shah AA, Devana SK, Lee C, Kianian R, van der Schaar M, SooHoo NF: Development of a Novel, Potentially Universal Machine Learning Algorithm for Prediction of Complications After Total Hip Arthroplasty. J Arthroplasty 2021; 36: 1655-1662.e1</w:t>
      </w:r>
    </w:p>
    <w:p w14:paraId="5009DC08" w14:textId="77777777" w:rsidR="00446F8D" w:rsidRPr="00446F8D" w:rsidRDefault="00446F8D" w:rsidP="00446F8D">
      <w:pPr>
        <w:pStyle w:val="EndNoteBibliography"/>
      </w:pPr>
      <w:r w:rsidRPr="00446F8D">
        <w:lastRenderedPageBreak/>
        <w:t>17.</w:t>
      </w:r>
      <w:r w:rsidRPr="00446F8D">
        <w:tab/>
        <w:t>Sniderman J, Stark RB, Schwartz CE, Imam H, Finkelstein JA, Nousiainen MT: Patient Factors That Matter in Predicting Hip Arthroplasty Outcomes: A Machine-Learning Approach. J Arthroplasty 2021; 36: 2024-2032</w:t>
      </w:r>
    </w:p>
    <w:p w14:paraId="0F9F192C" w14:textId="77777777" w:rsidR="00446F8D" w:rsidRPr="00446F8D" w:rsidRDefault="00446F8D" w:rsidP="00446F8D">
      <w:pPr>
        <w:pStyle w:val="EndNoteBibliography"/>
      </w:pPr>
      <w:r w:rsidRPr="00446F8D">
        <w:t>18.</w:t>
      </w:r>
      <w:r w:rsidRPr="00446F8D">
        <w:tab/>
        <w:t>Kugelman DN, Teo G, Huang S, Doran MG, Singh V, Long WJ: A Novel Machine Learning Predictive Tool Assessing Outpatient or Inpatient Designation for Medicare Patients Undergoing Total Hip Arthroplasty. Arthroplast Today 2021; 8: 194-199</w:t>
      </w:r>
    </w:p>
    <w:p w14:paraId="43A0731F" w14:textId="77777777" w:rsidR="00446F8D" w:rsidRPr="00446F8D" w:rsidRDefault="00446F8D" w:rsidP="00446F8D">
      <w:pPr>
        <w:pStyle w:val="EndNoteBibliography"/>
      </w:pPr>
      <w:r w:rsidRPr="00446F8D">
        <w:t>19.</w:t>
      </w:r>
      <w:r w:rsidRPr="00446F8D">
        <w:tab/>
        <w:t>Mohammadi R, Jain S, Namin AT, Scholem Heller M, Palacholla R, Kamarthi S, Wallace B: Predicting Unplanned Readmissions Following a Hip or Knee Arthroplasty: Retrospective Observational Study. JMIR Med Inform 2020; 8: e19761</w:t>
      </w:r>
    </w:p>
    <w:p w14:paraId="0D9C1E4B" w14:textId="77777777" w:rsidR="00446F8D" w:rsidRPr="00446F8D" w:rsidRDefault="00446F8D" w:rsidP="00446F8D">
      <w:pPr>
        <w:pStyle w:val="EndNoteBibliography"/>
      </w:pPr>
      <w:r w:rsidRPr="00446F8D">
        <w:t>20.</w:t>
      </w:r>
      <w:r w:rsidRPr="00446F8D">
        <w:tab/>
        <w:t>Ramkumar PN, Navarro SM, Haeberle HS, Karnuta JM, Mont MA, Iannotti JP, Patterson BM, Krebs VE: Development and Validation of a Machine Learning Algorithm After Primary Total Hip Arthroplasty: Applications to Length of Stay and Payment Models. J Arthroplasty 2019; 34: 632-637</w:t>
      </w:r>
    </w:p>
    <w:p w14:paraId="7720F482" w14:textId="77777777" w:rsidR="00446F8D" w:rsidRPr="00446F8D" w:rsidRDefault="00446F8D" w:rsidP="00446F8D">
      <w:pPr>
        <w:pStyle w:val="EndNoteBibliography"/>
      </w:pPr>
      <w:r w:rsidRPr="00446F8D">
        <w:t>21.</w:t>
      </w:r>
      <w:r w:rsidRPr="00446F8D">
        <w:tab/>
        <w:t>Ramkumar PN, Karnuta JM, Navarro SM, Haeberle HS, Iorio R, Mont MA, Patterson BM, Krebs VE: Preoperative Prediction of Value Metrics and a Patient-Specific Payment Model for Primary Total Hip Arthroplasty: Development and Validation of a Deep Learning Model. J Arthroplasty 2019; 34: 2228-2234.e1</w:t>
      </w:r>
    </w:p>
    <w:p w14:paraId="6929EC05" w14:textId="77777777" w:rsidR="00446F8D" w:rsidRPr="00446F8D" w:rsidRDefault="00446F8D" w:rsidP="00446F8D">
      <w:pPr>
        <w:pStyle w:val="EndNoteBibliography"/>
      </w:pPr>
      <w:r w:rsidRPr="00446F8D">
        <w:t>22.</w:t>
      </w:r>
      <w:r w:rsidRPr="00446F8D">
        <w:tab/>
        <w:t>Haeberle HS, Helm JM, Navarro SM, Karnuta JM, Schaffer JL, Callaghan JJ, Mont MA, Kamath AF, Krebs VE, Ramkumar PN: Artificial Intelligence and Machine Learning in Lower Extremity Arthroplasty: A Review. J Arthroplasty 2019; 34: 2201-2203</w:t>
      </w:r>
    </w:p>
    <w:p w14:paraId="487F0449" w14:textId="77777777" w:rsidR="00446F8D" w:rsidRPr="00446F8D" w:rsidRDefault="00446F8D" w:rsidP="00446F8D">
      <w:pPr>
        <w:pStyle w:val="EndNoteBibliography"/>
      </w:pPr>
      <w:r w:rsidRPr="00446F8D">
        <w:t>23.</w:t>
      </w:r>
      <w:r w:rsidRPr="00446F8D">
        <w:tab/>
        <w:t>Johannesdottir KB, Kehlet H, Petersen BP, Aasvang EK, Sørensen BD, Jorgensen C: Machine learning classifiers do not improve prediction of hospitalization &gt; 2 days after fast-track hip and knee arthroplasty compared</w:t>
      </w:r>
    </w:p>
    <w:p w14:paraId="29E76FE5" w14:textId="77777777" w:rsidR="00446F8D" w:rsidRPr="00446F8D" w:rsidRDefault="00446F8D" w:rsidP="00446F8D">
      <w:pPr>
        <w:pStyle w:val="EndNoteBibliography"/>
      </w:pPr>
      <w:r w:rsidRPr="00446F8D">
        <w:t>with a classical statistical risk model. acta Orthop; in press</w:t>
      </w:r>
    </w:p>
    <w:p w14:paraId="78C21FE1" w14:textId="77777777" w:rsidR="00446F8D" w:rsidRPr="00446F8D" w:rsidRDefault="00446F8D" w:rsidP="00446F8D">
      <w:pPr>
        <w:pStyle w:val="EndNoteBibliography"/>
      </w:pPr>
      <w:r w:rsidRPr="00446F8D">
        <w:t>24.</w:t>
      </w:r>
      <w:r w:rsidRPr="00446F8D">
        <w:tab/>
        <w:t>Johannesdottir SA, Horvath-Puho E, Ehrenstein V, Schmidt M, Pedersen L, Sorensen HT: Existing data sources for clinical epidemiology: The Danish National Database of Reimbursed Prescriptions. Clin.Epidemiol. 2012; 4: 303-313</w:t>
      </w:r>
    </w:p>
    <w:p w14:paraId="7ABF6598" w14:textId="77777777" w:rsidR="00446F8D" w:rsidRPr="00446F8D" w:rsidRDefault="00446F8D" w:rsidP="00446F8D">
      <w:pPr>
        <w:pStyle w:val="EndNoteBibliography"/>
      </w:pPr>
      <w:r w:rsidRPr="00446F8D">
        <w:t>25.</w:t>
      </w:r>
      <w:r w:rsidRPr="00446F8D">
        <w:tab/>
        <w:t>Moons KG, Altman DG, Reitsma JB, Ioannidis JP, Macaskill P, Steyerberg EW, Vickers AJ, Ransohoff DF, Collins GS: Transparent Reporting of a multivariable prediction model for Individual Prognosis or Diagnosis (TRIPOD): explanation and elaboration. Ann Intern Med 2015; 162: W1-73</w:t>
      </w:r>
    </w:p>
    <w:p w14:paraId="6BA416A4" w14:textId="77777777" w:rsidR="00446F8D" w:rsidRPr="00446F8D" w:rsidRDefault="00446F8D" w:rsidP="00446F8D">
      <w:pPr>
        <w:pStyle w:val="EndNoteBibliography"/>
      </w:pPr>
      <w:r w:rsidRPr="00446F8D">
        <w:t>26.</w:t>
      </w:r>
      <w:r w:rsidRPr="00446F8D">
        <w:tab/>
        <w:t>Olczak J, Pavlopoulos J, Prijs J, Ijpma FFA, Doornberg JN, Lundström C, Hedlund J, Gordon M: Presenting artificial intelligence, deep learning, and machine learning studies to clinicians and healthcare stakeholders: an introductory reference with a guideline and a Clinical AI Research (CAIR) checklist proposal. Acta Orthop 2021: 1-13</w:t>
      </w:r>
    </w:p>
    <w:p w14:paraId="5B5FEE3D" w14:textId="77777777" w:rsidR="00446F8D" w:rsidRPr="00446F8D" w:rsidRDefault="00446F8D" w:rsidP="00446F8D">
      <w:pPr>
        <w:pStyle w:val="EndNoteBibliography"/>
      </w:pPr>
      <w:r w:rsidRPr="00446F8D">
        <w:t>27.</w:t>
      </w:r>
      <w:r w:rsidRPr="00446F8D">
        <w:tab/>
        <w:t>Ke G, Meng Q, Finley T, Wang T, Chen W, Ma W, Ye Q, Liu T: LightGBM: a highly efficient gradient boosting decision tree, Proceedings of the 31st International Conference on Neural Information Processing Systems. Red Hook, NY, USA, Curran Associates Inc, 2017, pp 3149-57</w:t>
      </w:r>
    </w:p>
    <w:p w14:paraId="5B219A83" w14:textId="1249BE75" w:rsidR="00446F8D" w:rsidRPr="00446F8D" w:rsidRDefault="00446F8D" w:rsidP="00446F8D">
      <w:pPr>
        <w:pStyle w:val="EndNoteBibliography"/>
      </w:pPr>
      <w:r w:rsidRPr="00446F8D">
        <w:t>28.</w:t>
      </w:r>
      <w:r w:rsidRPr="00446F8D">
        <w:tab/>
        <w:t xml:space="preserve">Lin T-Y, Goyal P, Girshick R, He K, Dollár P: Focal Loss for Dense Object Detection. </w:t>
      </w:r>
      <w:hyperlink r:id="rId16" w:history="1">
        <w:r w:rsidRPr="00446F8D">
          <w:rPr>
            <w:rStyle w:val="Hyperlink"/>
          </w:rPr>
          <w:t>http://arxiv.org/abs/1708.02002</w:t>
        </w:r>
      </w:hyperlink>
      <w:r w:rsidRPr="00446F8D">
        <w:t>, ArXiv170802002 Cs 2018</w:t>
      </w:r>
    </w:p>
    <w:p w14:paraId="1502AE31" w14:textId="77777777" w:rsidR="00446F8D" w:rsidRPr="00446F8D" w:rsidRDefault="00446F8D" w:rsidP="00446F8D">
      <w:pPr>
        <w:pStyle w:val="EndNoteBibliography"/>
      </w:pPr>
      <w:r w:rsidRPr="00446F8D">
        <w:t>29.</w:t>
      </w:r>
      <w:r w:rsidRPr="00446F8D">
        <w:tab/>
        <w:t>Lundberg SM, Erion G, Chen H, DeGrave A, Prutkin JM, Nair B, Katz R, Himmelfarb J, Bansal N, Lee SI: From Local Explanations to Global Understanding with Explainable AI for Trees. Nat Mach Intell 2020; 2: 56-67</w:t>
      </w:r>
    </w:p>
    <w:p w14:paraId="15208B43" w14:textId="77777777" w:rsidR="00446F8D" w:rsidRPr="00446F8D" w:rsidRDefault="00446F8D" w:rsidP="00446F8D">
      <w:pPr>
        <w:pStyle w:val="EndNoteBibliography"/>
      </w:pPr>
      <w:r w:rsidRPr="00446F8D">
        <w:t>30.</w:t>
      </w:r>
      <w:r w:rsidRPr="00446F8D">
        <w:tab/>
        <w:t>Lundberg SMLSI: A Unified Approach to Interpreting Model Predictions. Edited by Guyon I. Adv Neural Inf Process Syst [Internet], Curran Associates, Inc., 2017</w:t>
      </w:r>
    </w:p>
    <w:p w14:paraId="2188E221" w14:textId="77777777" w:rsidR="00446F8D" w:rsidRPr="00446F8D" w:rsidRDefault="00446F8D" w:rsidP="00446F8D">
      <w:pPr>
        <w:pStyle w:val="EndNoteBibliography"/>
      </w:pPr>
      <w:r w:rsidRPr="00446F8D">
        <w:t>31.</w:t>
      </w:r>
      <w:r w:rsidRPr="00446F8D">
        <w:tab/>
        <w:t>McIsaac DI, Wong CA, Bryson GL, van Walraven C: Association of Polypharmacy with Survival, Complications, and Healthcare Resource Use after Elective Noncardiac Surgery: A Population-based Cohort Study. Anesthesiology 2018; 128: 1140-1150</w:t>
      </w:r>
    </w:p>
    <w:p w14:paraId="1239144F" w14:textId="77777777" w:rsidR="00446F8D" w:rsidRPr="00446F8D" w:rsidRDefault="00446F8D" w:rsidP="00446F8D">
      <w:pPr>
        <w:pStyle w:val="EndNoteBibliography"/>
      </w:pPr>
      <w:r w:rsidRPr="00446F8D">
        <w:t>32.</w:t>
      </w:r>
      <w:r w:rsidRPr="00446F8D">
        <w:tab/>
        <w:t>Chicco D: Ten quick tips for machine learning in computational biology. BioData Min 2017; 10: 35</w:t>
      </w:r>
    </w:p>
    <w:p w14:paraId="664CFE78" w14:textId="77777777" w:rsidR="00446F8D" w:rsidRPr="00446F8D" w:rsidRDefault="00446F8D" w:rsidP="00446F8D">
      <w:pPr>
        <w:pStyle w:val="EndNoteBibliography"/>
      </w:pPr>
      <w:r w:rsidRPr="00446F8D">
        <w:lastRenderedPageBreak/>
        <w:t>33.</w:t>
      </w:r>
      <w:r w:rsidRPr="00446F8D">
        <w:tab/>
        <w:t>Chicco D, Tötsch N, Jurman G: The Matthews correlation coefficient (MCC) is more reliable than balanced accuracy, bookmaker informedness, and markedness in two-class confusion matrix evaluation. BioData Min 2021; 14: 13</w:t>
      </w:r>
    </w:p>
    <w:p w14:paraId="4A7F3D1B" w14:textId="77777777" w:rsidR="00446F8D" w:rsidRPr="00446F8D" w:rsidRDefault="00446F8D" w:rsidP="00446F8D">
      <w:pPr>
        <w:pStyle w:val="EndNoteBibliography"/>
      </w:pPr>
      <w:r w:rsidRPr="00446F8D">
        <w:t>34.</w:t>
      </w:r>
      <w:r w:rsidRPr="00446F8D">
        <w:tab/>
        <w:t>Tötsch N, Hoffmann D: Classifier uncertainty: evidence, potential impact, and probabilistic treatment. PeerJ Comput Sci 2021; 7: e398</w:t>
      </w:r>
    </w:p>
    <w:p w14:paraId="41525D7C" w14:textId="77777777" w:rsidR="00446F8D" w:rsidRPr="00446F8D" w:rsidRDefault="00446F8D" w:rsidP="00446F8D">
      <w:pPr>
        <w:pStyle w:val="EndNoteBibliography"/>
      </w:pPr>
      <w:r w:rsidRPr="00446F8D">
        <w:t>35.</w:t>
      </w:r>
      <w:r w:rsidRPr="00446F8D">
        <w:tab/>
        <w:t>Lopez CD, Gazgalis A, Boddapati V, Shah RP, Cooper HJ, Geller JA: Artificial Learning and Machine Learning Decision Guidance Applications in Total Hip and Knee Arthroplasty: A Systematic Review. Arthroplast Today 2021; 11: 103-112</w:t>
      </w:r>
    </w:p>
    <w:p w14:paraId="1A339D4C" w14:textId="77777777" w:rsidR="00446F8D" w:rsidRPr="00446F8D" w:rsidRDefault="00446F8D" w:rsidP="00446F8D">
      <w:pPr>
        <w:pStyle w:val="EndNoteBibliography"/>
      </w:pPr>
      <w:r w:rsidRPr="00446F8D">
        <w:t>36.</w:t>
      </w:r>
      <w:r w:rsidRPr="00446F8D">
        <w:tab/>
        <w:t>Han C, Liu J, Wu Y, Chong Y, Chai X, Weng X: To Predict the Length of Hospital Stay After Total Knee Arthroplasty in an Orthopedic Center in China: The Use of Machine Learning Algorithms. Front Surg 2021; 8: 606038</w:t>
      </w:r>
    </w:p>
    <w:p w14:paraId="183CD4F4" w14:textId="77777777" w:rsidR="00446F8D" w:rsidRPr="00446F8D" w:rsidRDefault="00446F8D" w:rsidP="00446F8D">
      <w:pPr>
        <w:pStyle w:val="EndNoteBibliography"/>
      </w:pPr>
      <w:r w:rsidRPr="00446F8D">
        <w:t>37.</w:t>
      </w:r>
      <w:r w:rsidRPr="00446F8D">
        <w:tab/>
        <w:t>Ramkumar PN, Karnuta JM, Navarro SM, Haeberle HS, Scuderi GR, Mont MA, Krebs VE, Patterson BM: Deep Learning Preoperatively Predicts Value Metrics for Primary Total Knee Arthroplasty: Development and Validation of an Artificial Neural Network Model. J Arthroplasty 2019; 34: 2220-2227.e1</w:t>
      </w:r>
    </w:p>
    <w:p w14:paraId="259D1158" w14:textId="77777777" w:rsidR="00446F8D" w:rsidRPr="00446F8D" w:rsidRDefault="00446F8D" w:rsidP="00446F8D">
      <w:pPr>
        <w:pStyle w:val="EndNoteBibliography"/>
      </w:pPr>
      <w:r w:rsidRPr="00446F8D">
        <w:t>38.</w:t>
      </w:r>
      <w:r w:rsidRPr="00446F8D">
        <w:tab/>
        <w:t>Wei C, Quan T, Wang KY, Gu A, Fassihi SC, Kahlenberg CA, Malahias MA, Liu J, Thakkar S, Gonzalez Della Valle A, Sculco PK: Artificial neural network prediction of same-day discharge following primary total knee arthroplasty based on preoperative and intraoperative variables. Bone Joint J 2021; 103-b: 1358-1366</w:t>
      </w:r>
    </w:p>
    <w:p w14:paraId="7EE13EA1" w14:textId="77777777" w:rsidR="00446F8D" w:rsidRPr="00446F8D" w:rsidRDefault="00446F8D" w:rsidP="00446F8D">
      <w:pPr>
        <w:pStyle w:val="EndNoteBibliography"/>
      </w:pPr>
      <w:r w:rsidRPr="00446F8D">
        <w:t>39.</w:t>
      </w:r>
      <w:r w:rsidRPr="00446F8D">
        <w:tab/>
        <w:t>Griffiths R, Beech F, Brown A, Dhesi J, Foo I, Goodall J, Harrop-Griffiths W, Jameson J, Love N, Pappenheim K, White S: Peri-operative care of the elderly 2014: Association of Anaesthetists of Great Britain and Ireland. Anaesthesia 2014; 69 Suppl 1: 81-98</w:t>
      </w:r>
    </w:p>
    <w:p w14:paraId="14AB5ED0" w14:textId="77777777" w:rsidR="00446F8D" w:rsidRPr="00446F8D" w:rsidRDefault="00446F8D" w:rsidP="00446F8D">
      <w:pPr>
        <w:pStyle w:val="EndNoteBibliography"/>
      </w:pPr>
      <w:r w:rsidRPr="00446F8D">
        <w:t>40.</w:t>
      </w:r>
      <w:r w:rsidRPr="00446F8D">
        <w:tab/>
        <w:t>Schmidt M, Schmidt SA, Sandegaard JL, Ehrenstein V, Pedersen L, Sorensen HT: The Danish National Patient Registry: a review of content, data quality, and research potential. Clin Epidemiol 2015; 7: 449-90</w:t>
      </w:r>
    </w:p>
    <w:p w14:paraId="12AA25EB" w14:textId="39BCC6D4" w:rsidR="00DE67BB" w:rsidRPr="0067199C" w:rsidRDefault="001D57DD" w:rsidP="00A23424">
      <w:pPr>
        <w:rPr>
          <w:rFonts w:ascii="Courier New" w:eastAsia="Courier New" w:hAnsi="Courier New" w:cs="Courier New"/>
          <w:lang w:val="en-US"/>
        </w:rPr>
      </w:pPr>
      <w:r w:rsidRPr="0067199C">
        <w:rPr>
          <w:rFonts w:ascii="Courier New" w:eastAsia="Courier New" w:hAnsi="Courier New" w:cs="Courier New"/>
          <w:lang w:val="en-US"/>
        </w:rPr>
        <w:fldChar w:fldCharType="end"/>
      </w:r>
    </w:p>
    <w:sectPr w:rsidR="00DE67BB" w:rsidRPr="0067199C" w:rsidSect="00A2342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656FC9" w14:textId="77777777" w:rsidR="008A6485" w:rsidRDefault="008A6485">
      <w:pPr>
        <w:spacing w:line="240" w:lineRule="auto"/>
      </w:pPr>
      <w:r>
        <w:separator/>
      </w:r>
    </w:p>
  </w:endnote>
  <w:endnote w:type="continuationSeparator" w:id="0">
    <w:p w14:paraId="319F48BE" w14:textId="77777777" w:rsidR="008A6485" w:rsidRDefault="008A64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8039EF" w14:textId="77777777" w:rsidR="008A6485" w:rsidRDefault="008A6485">
      <w:pPr>
        <w:spacing w:line="240" w:lineRule="auto"/>
      </w:pPr>
      <w:del w:id="0" w:author="Christian Michelsen" w:date="2021-11-16T16:25:00Z">
        <w:r w:rsidDel="001F615B">
          <w:separator/>
        </w:r>
      </w:del>
    </w:p>
  </w:footnote>
  <w:footnote w:type="continuationSeparator" w:id="0">
    <w:p w14:paraId="66B89DA2" w14:textId="77777777" w:rsidR="008A6485" w:rsidRDefault="008A648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2860813"/>
      <w:docPartObj>
        <w:docPartGallery w:val="Page Numbers (Top of Page)"/>
        <w:docPartUnique/>
      </w:docPartObj>
    </w:sdtPr>
    <w:sdtContent>
      <w:p w14:paraId="04EFA77E" w14:textId="77777777" w:rsidR="00345E79" w:rsidRDefault="00345E79">
        <w:pPr>
          <w:pStyle w:val="Sidehoved"/>
          <w:jc w:val="right"/>
        </w:pPr>
        <w:r>
          <w:fldChar w:fldCharType="begin"/>
        </w:r>
        <w:r>
          <w:instrText>PAGE   \* MERGEFORMAT</w:instrText>
        </w:r>
        <w:r>
          <w:fldChar w:fldCharType="separate"/>
        </w:r>
        <w:r>
          <w:rPr>
            <w:lang w:val="da-DK"/>
          </w:rPr>
          <w:t>2</w:t>
        </w:r>
        <w:r>
          <w:fldChar w:fldCharType="end"/>
        </w:r>
      </w:p>
    </w:sdtContent>
  </w:sdt>
  <w:p w14:paraId="78F9420B" w14:textId="77777777" w:rsidR="00345E79" w:rsidRDefault="00345E79">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4249429"/>
      <w:docPartObj>
        <w:docPartGallery w:val="Page Numbers (Top of Page)"/>
        <w:docPartUnique/>
      </w:docPartObj>
    </w:sdtPr>
    <w:sdtContent>
      <w:p w14:paraId="2E1F3A7E" w14:textId="77777777" w:rsidR="00345E79" w:rsidRDefault="00345E79">
        <w:pPr>
          <w:pStyle w:val="Sidehoved"/>
          <w:jc w:val="right"/>
        </w:pPr>
        <w:r>
          <w:fldChar w:fldCharType="begin"/>
        </w:r>
        <w:r>
          <w:instrText>PAGE   \* MERGEFORMAT</w:instrText>
        </w:r>
        <w:r>
          <w:fldChar w:fldCharType="separate"/>
        </w:r>
        <w:r>
          <w:rPr>
            <w:lang w:val="da-DK"/>
          </w:rPr>
          <w:t>2</w:t>
        </w:r>
        <w:r>
          <w:fldChar w:fldCharType="end"/>
        </w:r>
      </w:p>
    </w:sdtContent>
  </w:sdt>
  <w:p w14:paraId="7F13B76E" w14:textId="77777777" w:rsidR="00345E79" w:rsidRDefault="00345E79">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6AE2F4AA"/>
    <w:lvl w:ilvl="0">
      <w:start w:val="1"/>
      <w:numFmt w:val="decimal"/>
      <w:pStyle w:val="Opstilling-talellerbogst"/>
      <w:lvlText w:val="%1."/>
      <w:lvlJc w:val="left"/>
      <w:pPr>
        <w:tabs>
          <w:tab w:val="num" w:pos="360"/>
        </w:tabs>
        <w:ind w:left="360" w:hanging="360"/>
      </w:pPr>
    </w:lvl>
  </w:abstractNum>
  <w:abstractNum w:abstractNumId="1" w15:restartNumberingAfterBreak="0">
    <w:nsid w:val="FFFFFF89"/>
    <w:multiLevelType w:val="singleLevel"/>
    <w:tmpl w:val="3BE0508C"/>
    <w:lvl w:ilvl="0">
      <w:start w:val="1"/>
      <w:numFmt w:val="bullet"/>
      <w:pStyle w:val="Opstilling-punkttegn"/>
      <w:lvlText w:val=""/>
      <w:lvlJc w:val="left"/>
      <w:pPr>
        <w:tabs>
          <w:tab w:val="num" w:pos="360"/>
        </w:tabs>
        <w:ind w:left="360" w:hanging="360"/>
      </w:pPr>
      <w:rPr>
        <w:rFonts w:ascii="Symbol" w:hAnsi="Symbol" w:hint="default"/>
      </w:rPr>
    </w:lvl>
  </w:abstractNum>
  <w:abstractNum w:abstractNumId="2" w15:restartNumberingAfterBreak="0">
    <w:nsid w:val="4C674823"/>
    <w:multiLevelType w:val="hybridMultilevel"/>
    <w:tmpl w:val="7F1AA378"/>
    <w:lvl w:ilvl="0" w:tplc="F7C628FA">
      <w:start w:val="2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3B408A"/>
    <w:multiLevelType w:val="hybridMultilevel"/>
    <w:tmpl w:val="BE66F764"/>
    <w:lvl w:ilvl="0" w:tplc="E0EC4CFC">
      <w:start w:val="1"/>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esthesiology&lt;/Style&gt;&lt;LeftDelim&gt;{&lt;/LeftDelim&gt;&lt;RightDelim&gt;}&lt;/RightDelim&gt;&lt;FontName&gt;Arial&lt;/FontName&gt;&lt;FontSize&gt;11&lt;/FontSize&gt;&lt;ReflistTitle&gt;&lt;style face=&quot;bold&quot;&gt;References&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xaz90vjvrv5leds09pd0vptztx95vva0pf&quot;&gt;referencer12&lt;record-ids&gt;&lt;item&gt;227&lt;/item&gt;&lt;item&gt;323&lt;/item&gt;&lt;item&gt;337&lt;/item&gt;&lt;item&gt;360&lt;/item&gt;&lt;item&gt;479&lt;/item&gt;&lt;item&gt;581&lt;/item&gt;&lt;item&gt;762&lt;/item&gt;&lt;item&gt;917&lt;/item&gt;&lt;item&gt;1119&lt;/item&gt;&lt;item&gt;1124&lt;/item&gt;&lt;item&gt;1163&lt;/item&gt;&lt;item&gt;1165&lt;/item&gt;&lt;item&gt;1200&lt;/item&gt;&lt;item&gt;1211&lt;/item&gt;&lt;item&gt;1237&lt;/item&gt;&lt;item&gt;1238&lt;/item&gt;&lt;item&gt;1239&lt;/item&gt;&lt;item&gt;1240&lt;/item&gt;&lt;item&gt;1242&lt;/item&gt;&lt;item&gt;1243&lt;/item&gt;&lt;item&gt;1244&lt;/item&gt;&lt;item&gt;1249&lt;/item&gt;&lt;item&gt;1250&lt;/item&gt;&lt;item&gt;1251&lt;/item&gt;&lt;item&gt;1252&lt;/item&gt;&lt;item&gt;1253&lt;/item&gt;&lt;item&gt;1254&lt;/item&gt;&lt;item&gt;1255&lt;/item&gt;&lt;item&gt;1256&lt;/item&gt;&lt;item&gt;1257&lt;/item&gt;&lt;item&gt;1269&lt;/item&gt;&lt;item&gt;1270&lt;/item&gt;&lt;item&gt;1273&lt;/item&gt;&lt;item&gt;1297&lt;/item&gt;&lt;item&gt;1298&lt;/item&gt;&lt;item&gt;1299&lt;/item&gt;&lt;item&gt;1300&lt;/item&gt;&lt;item&gt;1301&lt;/item&gt;&lt;item&gt;1302&lt;/item&gt;&lt;item&gt;1322&lt;/item&gt;&lt;/record-ids&gt;&lt;/item&gt;&lt;/Libraries&gt;"/>
  </w:docVars>
  <w:rsids>
    <w:rsidRoot w:val="00DE67BB"/>
    <w:rsid w:val="000172A3"/>
    <w:rsid w:val="000201D8"/>
    <w:rsid w:val="00027BA2"/>
    <w:rsid w:val="00035AC6"/>
    <w:rsid w:val="0004065F"/>
    <w:rsid w:val="0005488E"/>
    <w:rsid w:val="00073ED1"/>
    <w:rsid w:val="000A0E75"/>
    <w:rsid w:val="000A4211"/>
    <w:rsid w:val="000A5D72"/>
    <w:rsid w:val="000B355B"/>
    <w:rsid w:val="000D697D"/>
    <w:rsid w:val="000E0400"/>
    <w:rsid w:val="000E4E6D"/>
    <w:rsid w:val="000F052C"/>
    <w:rsid w:val="00100474"/>
    <w:rsid w:val="00103896"/>
    <w:rsid w:val="0010678B"/>
    <w:rsid w:val="001159B2"/>
    <w:rsid w:val="001350E7"/>
    <w:rsid w:val="00146272"/>
    <w:rsid w:val="0015180F"/>
    <w:rsid w:val="00151C85"/>
    <w:rsid w:val="00171B72"/>
    <w:rsid w:val="00177E04"/>
    <w:rsid w:val="00182A8B"/>
    <w:rsid w:val="00183BEA"/>
    <w:rsid w:val="00193933"/>
    <w:rsid w:val="001A0DB1"/>
    <w:rsid w:val="001B3151"/>
    <w:rsid w:val="001C4EB9"/>
    <w:rsid w:val="001D57DD"/>
    <w:rsid w:val="001F615B"/>
    <w:rsid w:val="002076EF"/>
    <w:rsid w:val="00212ED5"/>
    <w:rsid w:val="002269B2"/>
    <w:rsid w:val="002522F1"/>
    <w:rsid w:val="00253C16"/>
    <w:rsid w:val="00261DDE"/>
    <w:rsid w:val="00267C3E"/>
    <w:rsid w:val="00275BC0"/>
    <w:rsid w:val="00283F18"/>
    <w:rsid w:val="00292FCC"/>
    <w:rsid w:val="002950FB"/>
    <w:rsid w:val="002B42BE"/>
    <w:rsid w:val="002B5B06"/>
    <w:rsid w:val="002B670D"/>
    <w:rsid w:val="002C6B0F"/>
    <w:rsid w:val="002D0DDA"/>
    <w:rsid w:val="002D1C5A"/>
    <w:rsid w:val="002D4B35"/>
    <w:rsid w:val="002F2746"/>
    <w:rsid w:val="003034CC"/>
    <w:rsid w:val="0030433B"/>
    <w:rsid w:val="003300FD"/>
    <w:rsid w:val="0033056A"/>
    <w:rsid w:val="00330831"/>
    <w:rsid w:val="00333F22"/>
    <w:rsid w:val="00342B68"/>
    <w:rsid w:val="00345E79"/>
    <w:rsid w:val="00355961"/>
    <w:rsid w:val="003B17DB"/>
    <w:rsid w:val="003C2A30"/>
    <w:rsid w:val="003C41C3"/>
    <w:rsid w:val="003F49AB"/>
    <w:rsid w:val="003F4A36"/>
    <w:rsid w:val="0040209C"/>
    <w:rsid w:val="00436BAC"/>
    <w:rsid w:val="00446F8D"/>
    <w:rsid w:val="00460067"/>
    <w:rsid w:val="00470FFD"/>
    <w:rsid w:val="004806F7"/>
    <w:rsid w:val="00482998"/>
    <w:rsid w:val="0049353F"/>
    <w:rsid w:val="004A43EC"/>
    <w:rsid w:val="004A5136"/>
    <w:rsid w:val="004B04AB"/>
    <w:rsid w:val="004C2BAA"/>
    <w:rsid w:val="004C2BFB"/>
    <w:rsid w:val="004D150D"/>
    <w:rsid w:val="00526D1B"/>
    <w:rsid w:val="005319B5"/>
    <w:rsid w:val="00563929"/>
    <w:rsid w:val="00564949"/>
    <w:rsid w:val="00571310"/>
    <w:rsid w:val="00586A2F"/>
    <w:rsid w:val="00586E77"/>
    <w:rsid w:val="00587251"/>
    <w:rsid w:val="00593476"/>
    <w:rsid w:val="005940FB"/>
    <w:rsid w:val="005A56EC"/>
    <w:rsid w:val="005B2F43"/>
    <w:rsid w:val="005B54AB"/>
    <w:rsid w:val="005D6813"/>
    <w:rsid w:val="005E2D7F"/>
    <w:rsid w:val="005F2760"/>
    <w:rsid w:val="005F276F"/>
    <w:rsid w:val="00600B0C"/>
    <w:rsid w:val="00601EE5"/>
    <w:rsid w:val="00605877"/>
    <w:rsid w:val="00606FF0"/>
    <w:rsid w:val="00613418"/>
    <w:rsid w:val="00614B1A"/>
    <w:rsid w:val="0062034B"/>
    <w:rsid w:val="00627000"/>
    <w:rsid w:val="00627D7A"/>
    <w:rsid w:val="006313E8"/>
    <w:rsid w:val="00637A75"/>
    <w:rsid w:val="00653430"/>
    <w:rsid w:val="006549DC"/>
    <w:rsid w:val="006645CD"/>
    <w:rsid w:val="00666E32"/>
    <w:rsid w:val="0067199C"/>
    <w:rsid w:val="00674188"/>
    <w:rsid w:val="006860E3"/>
    <w:rsid w:val="006B4957"/>
    <w:rsid w:val="006B6390"/>
    <w:rsid w:val="006F3ADE"/>
    <w:rsid w:val="007059C2"/>
    <w:rsid w:val="007100C3"/>
    <w:rsid w:val="007428BB"/>
    <w:rsid w:val="007463C8"/>
    <w:rsid w:val="00746E06"/>
    <w:rsid w:val="00775035"/>
    <w:rsid w:val="00784676"/>
    <w:rsid w:val="00791BFA"/>
    <w:rsid w:val="007968AE"/>
    <w:rsid w:val="0080158D"/>
    <w:rsid w:val="00801F65"/>
    <w:rsid w:val="008179DB"/>
    <w:rsid w:val="00836275"/>
    <w:rsid w:val="00844A1E"/>
    <w:rsid w:val="008521B0"/>
    <w:rsid w:val="00853822"/>
    <w:rsid w:val="00866B8D"/>
    <w:rsid w:val="00871FF2"/>
    <w:rsid w:val="00875911"/>
    <w:rsid w:val="008A6485"/>
    <w:rsid w:val="008B006B"/>
    <w:rsid w:val="008B039D"/>
    <w:rsid w:val="008B6840"/>
    <w:rsid w:val="008C79F2"/>
    <w:rsid w:val="008E071F"/>
    <w:rsid w:val="008F1800"/>
    <w:rsid w:val="008F6EFF"/>
    <w:rsid w:val="00914AC6"/>
    <w:rsid w:val="00920014"/>
    <w:rsid w:val="00930DDC"/>
    <w:rsid w:val="0095392F"/>
    <w:rsid w:val="00970E8C"/>
    <w:rsid w:val="00971034"/>
    <w:rsid w:val="00983B11"/>
    <w:rsid w:val="0098594E"/>
    <w:rsid w:val="00996C5A"/>
    <w:rsid w:val="009A33FF"/>
    <w:rsid w:val="009A4758"/>
    <w:rsid w:val="009B2E2A"/>
    <w:rsid w:val="009B78FD"/>
    <w:rsid w:val="009C4EA1"/>
    <w:rsid w:val="009C4F7A"/>
    <w:rsid w:val="009C69F5"/>
    <w:rsid w:val="009D416A"/>
    <w:rsid w:val="009E555A"/>
    <w:rsid w:val="009F125F"/>
    <w:rsid w:val="00A11357"/>
    <w:rsid w:val="00A12BA3"/>
    <w:rsid w:val="00A1333A"/>
    <w:rsid w:val="00A23424"/>
    <w:rsid w:val="00A26E6F"/>
    <w:rsid w:val="00A3103C"/>
    <w:rsid w:val="00A57BF9"/>
    <w:rsid w:val="00A92338"/>
    <w:rsid w:val="00AB3970"/>
    <w:rsid w:val="00AB467D"/>
    <w:rsid w:val="00AB6614"/>
    <w:rsid w:val="00AD327B"/>
    <w:rsid w:val="00AF07DC"/>
    <w:rsid w:val="00AF1B20"/>
    <w:rsid w:val="00B0635E"/>
    <w:rsid w:val="00B35BEE"/>
    <w:rsid w:val="00B40332"/>
    <w:rsid w:val="00B67406"/>
    <w:rsid w:val="00B70E47"/>
    <w:rsid w:val="00BC0806"/>
    <w:rsid w:val="00BC2023"/>
    <w:rsid w:val="00BC3ECD"/>
    <w:rsid w:val="00BD681B"/>
    <w:rsid w:val="00BE005B"/>
    <w:rsid w:val="00BE4B1F"/>
    <w:rsid w:val="00BE6C24"/>
    <w:rsid w:val="00BF0120"/>
    <w:rsid w:val="00BF60F3"/>
    <w:rsid w:val="00C07C6F"/>
    <w:rsid w:val="00C117F9"/>
    <w:rsid w:val="00C12E31"/>
    <w:rsid w:val="00C23E7D"/>
    <w:rsid w:val="00C2662E"/>
    <w:rsid w:val="00C42D79"/>
    <w:rsid w:val="00C4424C"/>
    <w:rsid w:val="00C46056"/>
    <w:rsid w:val="00C54D28"/>
    <w:rsid w:val="00C66740"/>
    <w:rsid w:val="00C67C6E"/>
    <w:rsid w:val="00C7442B"/>
    <w:rsid w:val="00CA173C"/>
    <w:rsid w:val="00CB3BCC"/>
    <w:rsid w:val="00CB532E"/>
    <w:rsid w:val="00CB6416"/>
    <w:rsid w:val="00CD6E5B"/>
    <w:rsid w:val="00CE42F9"/>
    <w:rsid w:val="00CF6ACB"/>
    <w:rsid w:val="00D0116E"/>
    <w:rsid w:val="00D10289"/>
    <w:rsid w:val="00D11CD9"/>
    <w:rsid w:val="00D1627B"/>
    <w:rsid w:val="00D17394"/>
    <w:rsid w:val="00D22E48"/>
    <w:rsid w:val="00D24A45"/>
    <w:rsid w:val="00D32A9C"/>
    <w:rsid w:val="00D34763"/>
    <w:rsid w:val="00D4269A"/>
    <w:rsid w:val="00D437AD"/>
    <w:rsid w:val="00D444C3"/>
    <w:rsid w:val="00D471CD"/>
    <w:rsid w:val="00D559F4"/>
    <w:rsid w:val="00D57BF2"/>
    <w:rsid w:val="00D634C7"/>
    <w:rsid w:val="00D91F47"/>
    <w:rsid w:val="00D94A9C"/>
    <w:rsid w:val="00DA089A"/>
    <w:rsid w:val="00DA3E74"/>
    <w:rsid w:val="00DA41A1"/>
    <w:rsid w:val="00DA5123"/>
    <w:rsid w:val="00DD178F"/>
    <w:rsid w:val="00DD6AB5"/>
    <w:rsid w:val="00DD7259"/>
    <w:rsid w:val="00DE67BB"/>
    <w:rsid w:val="00DE6DEF"/>
    <w:rsid w:val="00DF2B44"/>
    <w:rsid w:val="00DF30E5"/>
    <w:rsid w:val="00E03430"/>
    <w:rsid w:val="00E04E4D"/>
    <w:rsid w:val="00E1249D"/>
    <w:rsid w:val="00E15325"/>
    <w:rsid w:val="00E219CC"/>
    <w:rsid w:val="00E251DE"/>
    <w:rsid w:val="00E34BFE"/>
    <w:rsid w:val="00E55BD4"/>
    <w:rsid w:val="00E707C5"/>
    <w:rsid w:val="00E730D1"/>
    <w:rsid w:val="00E84A78"/>
    <w:rsid w:val="00E94AFB"/>
    <w:rsid w:val="00EB2780"/>
    <w:rsid w:val="00EC6600"/>
    <w:rsid w:val="00EC6A2A"/>
    <w:rsid w:val="00EE735E"/>
    <w:rsid w:val="00EE7F45"/>
    <w:rsid w:val="00EF118A"/>
    <w:rsid w:val="00F05A80"/>
    <w:rsid w:val="00F05ED8"/>
    <w:rsid w:val="00F4291D"/>
    <w:rsid w:val="00F44476"/>
    <w:rsid w:val="00F56AB1"/>
    <w:rsid w:val="00F67693"/>
    <w:rsid w:val="00F92DE8"/>
    <w:rsid w:val="00FA3BFB"/>
    <w:rsid w:val="00FA6674"/>
    <w:rsid w:val="00FB1D47"/>
    <w:rsid w:val="00FB5D8D"/>
    <w:rsid w:val="00FD3F9F"/>
    <w:rsid w:val="00FF0860"/>
    <w:rsid w:val="00FF3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026ACA"/>
  <w15:docId w15:val="{902D0C6C-5FD8-47EC-995F-F92A51636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uiPriority w:val="9"/>
    <w:qFormat/>
    <w:pPr>
      <w:keepNext/>
      <w:keepLines/>
      <w:spacing w:before="400" w:after="120"/>
      <w:outlineLvl w:val="0"/>
    </w:pPr>
    <w:rPr>
      <w:sz w:val="40"/>
      <w:szCs w:val="40"/>
    </w:rPr>
  </w:style>
  <w:style w:type="paragraph" w:styleId="Overskrift2">
    <w:name w:val="heading 2"/>
    <w:basedOn w:val="Normal"/>
    <w:next w:val="Normal"/>
    <w:uiPriority w:val="9"/>
    <w:unhideWhenUsed/>
    <w:qFormat/>
    <w:pPr>
      <w:keepNext/>
      <w:keepLines/>
      <w:spacing w:before="360" w:after="120"/>
      <w:outlineLvl w:val="1"/>
    </w:pPr>
    <w:rPr>
      <w:sz w:val="32"/>
      <w:szCs w:val="32"/>
    </w:rPr>
  </w:style>
  <w:style w:type="paragraph" w:styleId="Overskrift3">
    <w:name w:val="heading 3"/>
    <w:basedOn w:val="Normal"/>
    <w:next w:val="Normal"/>
    <w:uiPriority w:val="9"/>
    <w:unhideWhenUsed/>
    <w:qFormat/>
    <w:pPr>
      <w:keepNext/>
      <w:keepLines/>
      <w:spacing w:before="320" w:after="80"/>
      <w:outlineLvl w:val="2"/>
    </w:pPr>
    <w:rPr>
      <w:color w:val="434343"/>
      <w:sz w:val="28"/>
      <w:szCs w:val="28"/>
    </w:rPr>
  </w:style>
  <w:style w:type="paragraph" w:styleId="Overskrift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Overskrift5">
    <w:name w:val="heading 5"/>
    <w:basedOn w:val="Normal"/>
    <w:next w:val="Normal"/>
    <w:uiPriority w:val="9"/>
    <w:semiHidden/>
    <w:unhideWhenUsed/>
    <w:qFormat/>
    <w:pPr>
      <w:keepNext/>
      <w:keepLines/>
      <w:spacing w:before="240" w:after="80"/>
      <w:outlineLvl w:val="4"/>
    </w:pPr>
    <w:rPr>
      <w:color w:val="666666"/>
    </w:rPr>
  </w:style>
  <w:style w:type="paragraph" w:styleId="Overskrift6">
    <w:name w:val="heading 6"/>
    <w:basedOn w:val="Normal"/>
    <w:next w:val="Normal"/>
    <w:uiPriority w:val="9"/>
    <w:semiHidden/>
    <w:unhideWhenUsed/>
    <w:qFormat/>
    <w:pPr>
      <w:keepNext/>
      <w:keepLines/>
      <w:spacing w:before="240" w:after="80"/>
      <w:outlineLvl w:val="5"/>
    </w:pPr>
    <w:rPr>
      <w:i/>
      <w:color w:val="666666"/>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el">
    <w:name w:val="Title"/>
    <w:basedOn w:val="Normal"/>
    <w:next w:val="Normal"/>
    <w:uiPriority w:val="10"/>
    <w:qFormat/>
    <w:pPr>
      <w:keepNext/>
      <w:keepLines/>
      <w:spacing w:after="60"/>
    </w:pPr>
    <w:rPr>
      <w:sz w:val="52"/>
      <w:szCs w:val="52"/>
    </w:rPr>
  </w:style>
  <w:style w:type="paragraph" w:styleId="Undertitel">
    <w:name w:val="Subtitle"/>
    <w:basedOn w:val="Normal"/>
    <w:next w:val="Normal"/>
    <w:uiPriority w:val="11"/>
    <w:qFormat/>
    <w:pPr>
      <w:keepNext/>
      <w:keepLines/>
      <w:spacing w:after="320"/>
    </w:pPr>
    <w:rPr>
      <w:color w:val="666666"/>
      <w:sz w:val="30"/>
      <w:szCs w:val="30"/>
    </w:rPr>
  </w:style>
  <w:style w:type="table" w:customStyle="1" w:styleId="4">
    <w:name w:val="4"/>
    <w:basedOn w:val="TableNormal1"/>
    <w:tblPr>
      <w:tblStyleRowBandSize w:val="1"/>
      <w:tblStyleColBandSize w:val="1"/>
      <w:tblCellMar>
        <w:top w:w="100" w:type="dxa"/>
        <w:left w:w="100" w:type="dxa"/>
        <w:bottom w:w="100" w:type="dxa"/>
        <w:right w:w="100" w:type="dxa"/>
      </w:tblCellMar>
    </w:tblPr>
  </w:style>
  <w:style w:type="table" w:customStyle="1" w:styleId="3">
    <w:name w:val="3"/>
    <w:basedOn w:val="TableNormal1"/>
    <w:tblPr>
      <w:tblStyleRowBandSize w:val="1"/>
      <w:tblStyleColBandSize w:val="1"/>
      <w:tblCellMar>
        <w:top w:w="100" w:type="dxa"/>
        <w:left w:w="100" w:type="dxa"/>
        <w:bottom w:w="100" w:type="dxa"/>
        <w:right w:w="100" w:type="dxa"/>
      </w:tblCellMar>
    </w:tblPr>
  </w:style>
  <w:style w:type="table" w:customStyle="1" w:styleId="2">
    <w:name w:val="2"/>
    <w:basedOn w:val="TableNormal1"/>
    <w:tblPr>
      <w:tblStyleRowBandSize w:val="1"/>
      <w:tblStyleColBandSize w:val="1"/>
      <w:tblCellMar>
        <w:top w:w="100" w:type="dxa"/>
        <w:left w:w="100" w:type="dxa"/>
        <w:bottom w:w="100" w:type="dxa"/>
        <w:right w:w="100" w:type="dxa"/>
      </w:tblCellMar>
    </w:tblPr>
  </w:style>
  <w:style w:type="table" w:customStyle="1" w:styleId="1">
    <w:name w:val="1"/>
    <w:basedOn w:val="TableNormal1"/>
    <w:tblPr>
      <w:tblStyleRowBandSize w:val="1"/>
      <w:tblStyleColBandSize w:val="1"/>
      <w:tblCellMar>
        <w:top w:w="100" w:type="dxa"/>
        <w:left w:w="100" w:type="dxa"/>
        <w:bottom w:w="100" w:type="dxa"/>
        <w:right w:w="100" w:type="dxa"/>
      </w:tblCellMar>
    </w:tblPr>
  </w:style>
  <w:style w:type="paragraph" w:styleId="Kommentartekst">
    <w:name w:val="annotation text"/>
    <w:basedOn w:val="Normal"/>
    <w:link w:val="KommentartekstTegn"/>
    <w:uiPriority w:val="99"/>
    <w:semiHidden/>
    <w:unhideWhenUsed/>
    <w:pPr>
      <w:spacing w:line="240" w:lineRule="auto"/>
    </w:pPr>
    <w:rPr>
      <w:sz w:val="20"/>
      <w:szCs w:val="20"/>
    </w:rPr>
  </w:style>
  <w:style w:type="character" w:customStyle="1" w:styleId="KommentartekstTegn">
    <w:name w:val="Kommentartekst Tegn"/>
    <w:basedOn w:val="Standardskrifttypeiafsnit"/>
    <w:link w:val="Kommentartekst"/>
    <w:uiPriority w:val="99"/>
    <w:semiHidden/>
    <w:rPr>
      <w:sz w:val="20"/>
      <w:szCs w:val="20"/>
    </w:rPr>
  </w:style>
  <w:style w:type="character" w:styleId="Kommentarhenvisning">
    <w:name w:val="annotation reference"/>
    <w:basedOn w:val="Standardskrifttypeiafsnit"/>
    <w:uiPriority w:val="99"/>
    <w:semiHidden/>
    <w:unhideWhenUsed/>
    <w:rPr>
      <w:sz w:val="16"/>
      <w:szCs w:val="16"/>
    </w:rPr>
  </w:style>
  <w:style w:type="paragraph" w:styleId="Markeringsbobletekst">
    <w:name w:val="Balloon Text"/>
    <w:basedOn w:val="Normal"/>
    <w:link w:val="MarkeringsbobletekstTegn"/>
    <w:uiPriority w:val="99"/>
    <w:semiHidden/>
    <w:unhideWhenUsed/>
    <w:rsid w:val="001D57DD"/>
    <w:pPr>
      <w:spacing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1D57DD"/>
    <w:rPr>
      <w:rFonts w:ascii="Segoe UI" w:hAnsi="Segoe UI" w:cs="Segoe UI"/>
      <w:sz w:val="18"/>
      <w:szCs w:val="18"/>
    </w:rPr>
  </w:style>
  <w:style w:type="paragraph" w:customStyle="1" w:styleId="EndNoteBibliographyTitle">
    <w:name w:val="EndNote Bibliography Title"/>
    <w:basedOn w:val="Normal"/>
    <w:link w:val="EndNoteBibliographyTitleTegn"/>
    <w:rsid w:val="001D57DD"/>
    <w:pPr>
      <w:jc w:val="center"/>
    </w:pPr>
    <w:rPr>
      <w:noProof/>
      <w:lang w:val="en-US"/>
    </w:rPr>
  </w:style>
  <w:style w:type="character" w:customStyle="1" w:styleId="EndNoteBibliographyTitleTegn">
    <w:name w:val="EndNote Bibliography Title Tegn"/>
    <w:basedOn w:val="Standardskrifttypeiafsnit"/>
    <w:link w:val="EndNoteBibliographyTitle"/>
    <w:rsid w:val="001D57DD"/>
    <w:rPr>
      <w:noProof/>
      <w:lang w:val="en-US"/>
    </w:rPr>
  </w:style>
  <w:style w:type="paragraph" w:customStyle="1" w:styleId="EndNoteBibliography">
    <w:name w:val="EndNote Bibliography"/>
    <w:basedOn w:val="Normal"/>
    <w:link w:val="EndNoteBibliographyTegn"/>
    <w:rsid w:val="001D57DD"/>
    <w:pPr>
      <w:spacing w:line="240" w:lineRule="auto"/>
    </w:pPr>
    <w:rPr>
      <w:noProof/>
      <w:lang w:val="en-US"/>
    </w:rPr>
  </w:style>
  <w:style w:type="character" w:customStyle="1" w:styleId="EndNoteBibliographyTegn">
    <w:name w:val="EndNote Bibliography Tegn"/>
    <w:basedOn w:val="Standardskrifttypeiafsnit"/>
    <w:link w:val="EndNoteBibliography"/>
    <w:rsid w:val="001D57DD"/>
    <w:rPr>
      <w:noProof/>
      <w:lang w:val="en-US"/>
    </w:rPr>
  </w:style>
  <w:style w:type="character" w:styleId="Hyperlink">
    <w:name w:val="Hyperlink"/>
    <w:basedOn w:val="Standardskrifttypeiafsnit"/>
    <w:uiPriority w:val="99"/>
    <w:unhideWhenUsed/>
    <w:rsid w:val="00C117F9"/>
    <w:rPr>
      <w:color w:val="0000FF" w:themeColor="hyperlink"/>
      <w:u w:val="single"/>
    </w:rPr>
  </w:style>
  <w:style w:type="character" w:styleId="Ulstomtale">
    <w:name w:val="Unresolved Mention"/>
    <w:basedOn w:val="Standardskrifttypeiafsnit"/>
    <w:uiPriority w:val="99"/>
    <w:semiHidden/>
    <w:unhideWhenUsed/>
    <w:rsid w:val="00C117F9"/>
    <w:rPr>
      <w:color w:val="605E5C"/>
      <w:shd w:val="clear" w:color="auto" w:fill="E1DFDD"/>
    </w:rPr>
  </w:style>
  <w:style w:type="paragraph" w:styleId="Opstilling-punkttegn">
    <w:name w:val="List Bullet"/>
    <w:basedOn w:val="Normal"/>
    <w:uiPriority w:val="99"/>
    <w:semiHidden/>
    <w:unhideWhenUsed/>
    <w:rsid w:val="00E04E4D"/>
    <w:pPr>
      <w:numPr>
        <w:numId w:val="1"/>
      </w:numPr>
      <w:contextualSpacing/>
    </w:pPr>
  </w:style>
  <w:style w:type="paragraph" w:styleId="Opstilling-talellerbogst">
    <w:name w:val="List Number"/>
    <w:basedOn w:val="Normal"/>
    <w:uiPriority w:val="99"/>
    <w:semiHidden/>
    <w:unhideWhenUsed/>
    <w:rsid w:val="00E04E4D"/>
    <w:pPr>
      <w:numPr>
        <w:numId w:val="2"/>
      </w:numPr>
      <w:contextualSpacing/>
    </w:pPr>
  </w:style>
  <w:style w:type="paragraph" w:styleId="Sidehoved">
    <w:name w:val="header"/>
    <w:basedOn w:val="Normal"/>
    <w:link w:val="SidehovedTegn"/>
    <w:uiPriority w:val="99"/>
    <w:unhideWhenUsed/>
    <w:rsid w:val="00E04E4D"/>
    <w:pPr>
      <w:tabs>
        <w:tab w:val="center" w:pos="4986"/>
        <w:tab w:val="right" w:pos="9972"/>
      </w:tabs>
      <w:spacing w:line="240" w:lineRule="auto"/>
    </w:pPr>
  </w:style>
  <w:style w:type="character" w:customStyle="1" w:styleId="SidehovedTegn">
    <w:name w:val="Sidehoved Tegn"/>
    <w:basedOn w:val="Standardskrifttypeiafsnit"/>
    <w:link w:val="Sidehoved"/>
    <w:uiPriority w:val="99"/>
    <w:rsid w:val="00E04E4D"/>
  </w:style>
  <w:style w:type="paragraph" w:styleId="Sidefod">
    <w:name w:val="footer"/>
    <w:basedOn w:val="Normal"/>
    <w:link w:val="SidefodTegn"/>
    <w:uiPriority w:val="99"/>
    <w:unhideWhenUsed/>
    <w:rsid w:val="00E04E4D"/>
    <w:pPr>
      <w:tabs>
        <w:tab w:val="center" w:pos="4986"/>
        <w:tab w:val="right" w:pos="9972"/>
      </w:tabs>
      <w:spacing w:line="240" w:lineRule="auto"/>
    </w:pPr>
  </w:style>
  <w:style w:type="character" w:customStyle="1" w:styleId="SidefodTegn">
    <w:name w:val="Sidefod Tegn"/>
    <w:basedOn w:val="Standardskrifttypeiafsnit"/>
    <w:link w:val="Sidefod"/>
    <w:uiPriority w:val="99"/>
    <w:rsid w:val="00E04E4D"/>
  </w:style>
  <w:style w:type="paragraph" w:styleId="Kommentaremne">
    <w:name w:val="annotation subject"/>
    <w:basedOn w:val="Kommentartekst"/>
    <w:next w:val="Kommentartekst"/>
    <w:link w:val="KommentaremneTegn"/>
    <w:uiPriority w:val="99"/>
    <w:semiHidden/>
    <w:unhideWhenUsed/>
    <w:rsid w:val="00674188"/>
    <w:rPr>
      <w:b/>
      <w:bCs/>
    </w:rPr>
  </w:style>
  <w:style w:type="character" w:customStyle="1" w:styleId="KommentaremneTegn">
    <w:name w:val="Kommentaremne Tegn"/>
    <w:basedOn w:val="KommentartekstTegn"/>
    <w:link w:val="Kommentaremne"/>
    <w:uiPriority w:val="99"/>
    <w:semiHidden/>
    <w:rsid w:val="00674188"/>
    <w:rPr>
      <w:b/>
      <w:bCs/>
      <w:sz w:val="20"/>
      <w:szCs w:val="20"/>
    </w:rPr>
  </w:style>
  <w:style w:type="paragraph" w:styleId="Korrektur">
    <w:name w:val="Revision"/>
    <w:hidden/>
    <w:uiPriority w:val="99"/>
    <w:semiHidden/>
    <w:rsid w:val="00BF60F3"/>
    <w:pPr>
      <w:spacing w:line="240" w:lineRule="auto"/>
    </w:pPr>
  </w:style>
  <w:style w:type="paragraph" w:styleId="NormalWeb">
    <w:name w:val="Normal (Web)"/>
    <w:basedOn w:val="Normal"/>
    <w:uiPriority w:val="99"/>
    <w:unhideWhenUsed/>
    <w:rsid w:val="00D471C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eafsnit">
    <w:name w:val="List Paragraph"/>
    <w:basedOn w:val="Normal"/>
    <w:uiPriority w:val="34"/>
    <w:qFormat/>
    <w:rsid w:val="00EE735E"/>
    <w:pPr>
      <w:ind w:left="720"/>
      <w:contextualSpacing/>
    </w:pPr>
  </w:style>
  <w:style w:type="character" w:styleId="BesgtLink">
    <w:name w:val="FollowedHyperlink"/>
    <w:basedOn w:val="Standardskrifttypeiafsnit"/>
    <w:uiPriority w:val="99"/>
    <w:semiHidden/>
    <w:unhideWhenUsed/>
    <w:rsid w:val="002076E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964855">
      <w:bodyDiv w:val="1"/>
      <w:marLeft w:val="0"/>
      <w:marRight w:val="0"/>
      <w:marTop w:val="0"/>
      <w:marBottom w:val="0"/>
      <w:divBdr>
        <w:top w:val="none" w:sz="0" w:space="0" w:color="auto"/>
        <w:left w:val="none" w:sz="0" w:space="0" w:color="auto"/>
        <w:bottom w:val="none" w:sz="0" w:space="0" w:color="auto"/>
        <w:right w:val="none" w:sz="0" w:space="0" w:color="auto"/>
      </w:divBdr>
    </w:div>
    <w:div w:id="302740754">
      <w:bodyDiv w:val="1"/>
      <w:marLeft w:val="0"/>
      <w:marRight w:val="0"/>
      <w:marTop w:val="0"/>
      <w:marBottom w:val="0"/>
      <w:divBdr>
        <w:top w:val="none" w:sz="0" w:space="0" w:color="auto"/>
        <w:left w:val="none" w:sz="0" w:space="0" w:color="auto"/>
        <w:bottom w:val="none" w:sz="0" w:space="0" w:color="auto"/>
        <w:right w:val="none" w:sz="0" w:space="0" w:color="auto"/>
      </w:divBdr>
    </w:div>
    <w:div w:id="399180009">
      <w:bodyDiv w:val="1"/>
      <w:marLeft w:val="0"/>
      <w:marRight w:val="0"/>
      <w:marTop w:val="0"/>
      <w:marBottom w:val="0"/>
      <w:divBdr>
        <w:top w:val="none" w:sz="0" w:space="0" w:color="auto"/>
        <w:left w:val="none" w:sz="0" w:space="0" w:color="auto"/>
        <w:bottom w:val="none" w:sz="0" w:space="0" w:color="auto"/>
        <w:right w:val="none" w:sz="0" w:space="0" w:color="auto"/>
      </w:divBdr>
    </w:div>
    <w:div w:id="433523804">
      <w:bodyDiv w:val="1"/>
      <w:marLeft w:val="0"/>
      <w:marRight w:val="0"/>
      <w:marTop w:val="0"/>
      <w:marBottom w:val="0"/>
      <w:divBdr>
        <w:top w:val="none" w:sz="0" w:space="0" w:color="auto"/>
        <w:left w:val="none" w:sz="0" w:space="0" w:color="auto"/>
        <w:bottom w:val="none" w:sz="0" w:space="0" w:color="auto"/>
        <w:right w:val="none" w:sz="0" w:space="0" w:color="auto"/>
      </w:divBdr>
    </w:div>
    <w:div w:id="442069283">
      <w:bodyDiv w:val="1"/>
      <w:marLeft w:val="0"/>
      <w:marRight w:val="0"/>
      <w:marTop w:val="0"/>
      <w:marBottom w:val="0"/>
      <w:divBdr>
        <w:top w:val="none" w:sz="0" w:space="0" w:color="auto"/>
        <w:left w:val="none" w:sz="0" w:space="0" w:color="auto"/>
        <w:bottom w:val="none" w:sz="0" w:space="0" w:color="auto"/>
        <w:right w:val="none" w:sz="0" w:space="0" w:color="auto"/>
      </w:divBdr>
    </w:div>
    <w:div w:id="497042298">
      <w:bodyDiv w:val="1"/>
      <w:marLeft w:val="0"/>
      <w:marRight w:val="0"/>
      <w:marTop w:val="0"/>
      <w:marBottom w:val="0"/>
      <w:divBdr>
        <w:top w:val="none" w:sz="0" w:space="0" w:color="auto"/>
        <w:left w:val="none" w:sz="0" w:space="0" w:color="auto"/>
        <w:bottom w:val="none" w:sz="0" w:space="0" w:color="auto"/>
        <w:right w:val="none" w:sz="0" w:space="0" w:color="auto"/>
      </w:divBdr>
    </w:div>
    <w:div w:id="1116022137">
      <w:bodyDiv w:val="1"/>
      <w:marLeft w:val="0"/>
      <w:marRight w:val="0"/>
      <w:marTop w:val="0"/>
      <w:marBottom w:val="0"/>
      <w:divBdr>
        <w:top w:val="none" w:sz="0" w:space="0" w:color="auto"/>
        <w:left w:val="none" w:sz="0" w:space="0" w:color="auto"/>
        <w:bottom w:val="none" w:sz="0" w:space="0" w:color="auto"/>
        <w:right w:val="none" w:sz="0" w:space="0" w:color="auto"/>
      </w:divBdr>
    </w:div>
    <w:div w:id="1118984033">
      <w:bodyDiv w:val="1"/>
      <w:marLeft w:val="0"/>
      <w:marRight w:val="0"/>
      <w:marTop w:val="0"/>
      <w:marBottom w:val="0"/>
      <w:divBdr>
        <w:top w:val="none" w:sz="0" w:space="0" w:color="auto"/>
        <w:left w:val="none" w:sz="0" w:space="0" w:color="auto"/>
        <w:bottom w:val="none" w:sz="0" w:space="0" w:color="auto"/>
        <w:right w:val="none" w:sz="0" w:space="0" w:color="auto"/>
      </w:divBdr>
    </w:div>
    <w:div w:id="1161626036">
      <w:bodyDiv w:val="1"/>
      <w:marLeft w:val="0"/>
      <w:marRight w:val="0"/>
      <w:marTop w:val="0"/>
      <w:marBottom w:val="0"/>
      <w:divBdr>
        <w:top w:val="none" w:sz="0" w:space="0" w:color="auto"/>
        <w:left w:val="none" w:sz="0" w:space="0" w:color="auto"/>
        <w:bottom w:val="none" w:sz="0" w:space="0" w:color="auto"/>
        <w:right w:val="none" w:sz="0" w:space="0" w:color="auto"/>
      </w:divBdr>
    </w:div>
    <w:div w:id="1178808382">
      <w:bodyDiv w:val="1"/>
      <w:marLeft w:val="0"/>
      <w:marRight w:val="0"/>
      <w:marTop w:val="0"/>
      <w:marBottom w:val="0"/>
      <w:divBdr>
        <w:top w:val="none" w:sz="0" w:space="0" w:color="auto"/>
        <w:left w:val="none" w:sz="0" w:space="0" w:color="auto"/>
        <w:bottom w:val="none" w:sz="0" w:space="0" w:color="auto"/>
        <w:right w:val="none" w:sz="0" w:space="0" w:color="auto"/>
      </w:divBdr>
    </w:div>
    <w:div w:id="1572302430">
      <w:bodyDiv w:val="1"/>
      <w:marLeft w:val="0"/>
      <w:marRight w:val="0"/>
      <w:marTop w:val="0"/>
      <w:marBottom w:val="0"/>
      <w:divBdr>
        <w:top w:val="none" w:sz="0" w:space="0" w:color="auto"/>
        <w:left w:val="none" w:sz="0" w:space="0" w:color="auto"/>
        <w:bottom w:val="none" w:sz="0" w:space="0" w:color="auto"/>
        <w:right w:val="none" w:sz="0" w:space="0" w:color="auto"/>
      </w:divBdr>
    </w:div>
    <w:div w:id="1676110984">
      <w:bodyDiv w:val="1"/>
      <w:marLeft w:val="0"/>
      <w:marRight w:val="0"/>
      <w:marTop w:val="0"/>
      <w:marBottom w:val="0"/>
      <w:divBdr>
        <w:top w:val="none" w:sz="0" w:space="0" w:color="auto"/>
        <w:left w:val="none" w:sz="0" w:space="0" w:color="auto"/>
        <w:bottom w:val="none" w:sz="0" w:space="0" w:color="auto"/>
        <w:right w:val="none" w:sz="0" w:space="0" w:color="auto"/>
      </w:divBdr>
    </w:div>
    <w:div w:id="1886209148">
      <w:bodyDiv w:val="1"/>
      <w:marLeft w:val="0"/>
      <w:marRight w:val="0"/>
      <w:marTop w:val="0"/>
      <w:marBottom w:val="0"/>
      <w:divBdr>
        <w:top w:val="none" w:sz="0" w:space="0" w:color="auto"/>
        <w:left w:val="none" w:sz="0" w:space="0" w:color="auto"/>
        <w:bottom w:val="none" w:sz="0" w:space="0" w:color="auto"/>
        <w:right w:val="none" w:sz="0" w:space="0" w:color="auto"/>
      </w:divBdr>
    </w:div>
    <w:div w:id="21269206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arxiv.org/abs/1708.0200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tif"/><Relationship Id="rId10" Type="http://schemas.openxmlformats.org/officeDocument/2006/relationships/image" Target="media/image3.t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64DCFA-D914-4942-BF8C-7A9CEC8B7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3115</TotalTime>
  <Pages>27</Pages>
  <Words>11369</Words>
  <Characters>64804</Characters>
  <Application>Microsoft Office Word</Application>
  <DocSecurity>0</DocSecurity>
  <Lines>540</Lines>
  <Paragraphs>152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Annett Finken</dc:creator>
  <cp:keywords/>
  <dc:description/>
  <cp:lastModifiedBy>Christoffer Calov Jørgensen</cp:lastModifiedBy>
  <cp:revision>30</cp:revision>
  <cp:lastPrinted>2021-11-17T09:22:00Z</cp:lastPrinted>
  <dcterms:created xsi:type="dcterms:W3CDTF">2021-11-24T12:59:00Z</dcterms:created>
  <dcterms:modified xsi:type="dcterms:W3CDTF">2021-11-29T09:14:00Z</dcterms:modified>
</cp:coreProperties>
</file>