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923DA" w14:textId="6EC175F8" w:rsidR="00DE67BB" w:rsidRPr="0040209C" w:rsidRDefault="00C67C6E">
      <w:pPr>
        <w:pStyle w:val="Heading1"/>
        <w:rPr>
          <w:lang w:val="en-GB"/>
        </w:rPr>
      </w:pPr>
      <w:bookmarkStart w:id="0" w:name="_Hlk81387619"/>
      <w:r>
        <w:rPr>
          <w:lang w:val="en-GB"/>
        </w:rPr>
        <w:t>P</w:t>
      </w:r>
      <w:r w:rsidR="00355961" w:rsidRPr="0040209C">
        <w:rPr>
          <w:lang w:val="en-GB"/>
        </w:rPr>
        <w:t xml:space="preserve">reoperative prediction of </w:t>
      </w:r>
      <w:r>
        <w:rPr>
          <w:lang w:val="en-GB"/>
        </w:rPr>
        <w:t>medical morbidity</w:t>
      </w:r>
      <w:r w:rsidR="00355961" w:rsidRPr="0040209C">
        <w:rPr>
          <w:lang w:val="en-GB"/>
        </w:rPr>
        <w:t xml:space="preserve"> after fast-track hip and knee arthroplasty</w:t>
      </w:r>
      <w:r>
        <w:rPr>
          <w:lang w:val="en-GB"/>
        </w:rPr>
        <w:t xml:space="preserve">, </w:t>
      </w:r>
      <w:bookmarkStart w:id="1" w:name="_vvml4r2q70p7" w:colFirst="0" w:colLast="0"/>
      <w:bookmarkEnd w:id="1"/>
      <w:r>
        <w:rPr>
          <w:lang w:val="en-GB"/>
        </w:rPr>
        <w:t>a m</w:t>
      </w:r>
      <w:r w:rsidRPr="0040209C">
        <w:rPr>
          <w:lang w:val="en-GB"/>
        </w:rPr>
        <w:t xml:space="preserve">achine learning </w:t>
      </w:r>
      <w:r>
        <w:rPr>
          <w:lang w:val="en-GB"/>
        </w:rPr>
        <w:t>based approach.</w:t>
      </w:r>
    </w:p>
    <w:bookmarkEnd w:id="0"/>
    <w:p w14:paraId="536137B0" w14:textId="77777777" w:rsidR="00DE67BB" w:rsidRPr="0040209C" w:rsidRDefault="00DE67BB">
      <w:pPr>
        <w:rPr>
          <w:lang w:val="en-GB"/>
        </w:rPr>
      </w:pPr>
    </w:p>
    <w:p w14:paraId="53A23E71" w14:textId="6B131F75" w:rsidR="00DE67BB" w:rsidRPr="00EA10AA" w:rsidRDefault="00355961">
      <w:pPr>
        <w:rPr>
          <w:lang w:val="da-DK"/>
        </w:rPr>
      </w:pPr>
      <w:bookmarkStart w:id="2" w:name="_Hlk81387715"/>
      <w:r w:rsidRPr="00EA10AA">
        <w:rPr>
          <w:lang w:val="da-DK"/>
        </w:rPr>
        <w:t>Christian Michelsen</w:t>
      </w:r>
      <w:r w:rsidRPr="00EA10AA">
        <w:rPr>
          <w:vertAlign w:val="superscript"/>
          <w:lang w:val="da-DK"/>
        </w:rPr>
        <w:t>1, 3</w:t>
      </w:r>
      <w:r w:rsidRPr="00EA10AA">
        <w:rPr>
          <w:lang w:val="da-DK"/>
        </w:rPr>
        <w:t xml:space="preserve">, Christoffer </w:t>
      </w:r>
      <w:r w:rsidR="004806F7" w:rsidRPr="00EA10AA">
        <w:rPr>
          <w:lang w:val="da-DK"/>
        </w:rPr>
        <w:t>C</w:t>
      </w:r>
      <w:r w:rsidRPr="00EA10AA">
        <w:rPr>
          <w:lang w:val="da-DK"/>
        </w:rPr>
        <w:t xml:space="preserve"> Jørgensen</w:t>
      </w:r>
      <w:r w:rsidRPr="00EA10AA">
        <w:rPr>
          <w:vertAlign w:val="superscript"/>
          <w:lang w:val="da-DK"/>
        </w:rPr>
        <w:t>2, 3</w:t>
      </w:r>
      <w:r w:rsidRPr="00EA10AA">
        <w:rPr>
          <w:lang w:val="da-DK"/>
        </w:rPr>
        <w:t>, Mathias Heltberg</w:t>
      </w:r>
      <w:r w:rsidRPr="00EA10AA">
        <w:rPr>
          <w:vertAlign w:val="superscript"/>
          <w:lang w:val="da-DK"/>
        </w:rPr>
        <w:t>1</w:t>
      </w:r>
      <w:r w:rsidRPr="00EA10AA">
        <w:rPr>
          <w:lang w:val="da-DK"/>
        </w:rPr>
        <w:t>, Mogens</w:t>
      </w:r>
      <w:r w:rsidR="004806F7" w:rsidRPr="00EA10AA">
        <w:rPr>
          <w:lang w:val="da-DK"/>
        </w:rPr>
        <w:t xml:space="preserve"> H Jensen</w:t>
      </w:r>
      <w:r w:rsidRPr="00EA10AA">
        <w:rPr>
          <w:vertAlign w:val="superscript"/>
          <w:lang w:val="da-DK"/>
        </w:rPr>
        <w:t>1</w:t>
      </w:r>
      <w:r w:rsidRPr="00EA10AA">
        <w:rPr>
          <w:lang w:val="da-DK"/>
        </w:rPr>
        <w:t>, Alessandra</w:t>
      </w:r>
      <w:r w:rsidR="004806F7" w:rsidRPr="00EA10AA">
        <w:rPr>
          <w:lang w:val="da-DK"/>
        </w:rPr>
        <w:t xml:space="preserve"> Luchetti</w:t>
      </w:r>
      <w:r w:rsidRPr="00EA10AA">
        <w:rPr>
          <w:vertAlign w:val="superscript"/>
          <w:lang w:val="da-DK"/>
        </w:rPr>
        <w:t>1</w:t>
      </w:r>
      <w:r w:rsidRPr="00EA10AA">
        <w:rPr>
          <w:lang w:val="da-DK"/>
        </w:rPr>
        <w:t>, Pelle</w:t>
      </w:r>
      <w:r w:rsidR="002F2746" w:rsidRPr="00EA10AA">
        <w:rPr>
          <w:lang w:val="da-DK"/>
        </w:rPr>
        <w:t xml:space="preserve"> B Petersen</w:t>
      </w:r>
      <w:r w:rsidRPr="00EA10AA">
        <w:rPr>
          <w:vertAlign w:val="superscript"/>
          <w:lang w:val="da-DK"/>
        </w:rPr>
        <w:t>2</w:t>
      </w:r>
      <w:r w:rsidRPr="00EA10AA">
        <w:rPr>
          <w:lang w:val="da-DK"/>
        </w:rPr>
        <w:t>, Troels Petersen</w:t>
      </w:r>
      <w:r w:rsidRPr="00EA10AA">
        <w:rPr>
          <w:vertAlign w:val="superscript"/>
          <w:lang w:val="da-DK"/>
        </w:rPr>
        <w:t>1</w:t>
      </w:r>
      <w:r w:rsidRPr="00EA10AA">
        <w:rPr>
          <w:lang w:val="da-DK"/>
        </w:rPr>
        <w:t>, Henrik Kehlet</w:t>
      </w:r>
      <w:r w:rsidRPr="00EA10AA">
        <w:rPr>
          <w:vertAlign w:val="superscript"/>
          <w:lang w:val="da-DK"/>
        </w:rPr>
        <w:t>2</w:t>
      </w:r>
      <w:r w:rsidRPr="00EA10AA">
        <w:rPr>
          <w:lang w:val="da-DK"/>
        </w:rPr>
        <w:t xml:space="preserve">.  </w:t>
      </w:r>
    </w:p>
    <w:bookmarkEnd w:id="2"/>
    <w:p w14:paraId="12425749" w14:textId="77777777" w:rsidR="00DE67BB" w:rsidRPr="00EA10AA" w:rsidRDefault="00DE67BB">
      <w:pPr>
        <w:rPr>
          <w:lang w:val="da-DK"/>
        </w:rPr>
      </w:pPr>
    </w:p>
    <w:p w14:paraId="161B4405" w14:textId="77777777" w:rsidR="00DE67BB" w:rsidRPr="00EA10AA" w:rsidRDefault="00355961">
      <w:pPr>
        <w:rPr>
          <w:lang w:val="da-DK"/>
        </w:rPr>
      </w:pPr>
      <w:r w:rsidRPr="00EA10AA">
        <w:rPr>
          <w:lang w:val="da-DK"/>
        </w:rPr>
        <w:t xml:space="preserve"> </w:t>
      </w:r>
    </w:p>
    <w:p w14:paraId="2F0D25A5" w14:textId="77777777" w:rsidR="00DE67BB" w:rsidRPr="0040209C" w:rsidRDefault="00355961">
      <w:pPr>
        <w:rPr>
          <w:lang w:val="en-GB"/>
        </w:rPr>
      </w:pPr>
      <w:r w:rsidRPr="0040209C">
        <w:rPr>
          <w:lang w:val="en-GB"/>
        </w:rPr>
        <w:t xml:space="preserve">1. </w:t>
      </w:r>
      <w:r w:rsidRPr="0040209C">
        <w:rPr>
          <w:lang w:val="en-GB"/>
        </w:rPr>
        <w:tab/>
        <w:t>Niels Bohr Institute, University of Copenhagen, Denmark</w:t>
      </w:r>
    </w:p>
    <w:p w14:paraId="2669FCC4" w14:textId="77777777" w:rsidR="00DE67BB" w:rsidRPr="0040209C" w:rsidRDefault="00355961">
      <w:pPr>
        <w:rPr>
          <w:lang w:val="en-GB"/>
        </w:rPr>
      </w:pPr>
      <w:r w:rsidRPr="0040209C">
        <w:rPr>
          <w:lang w:val="en-GB"/>
        </w:rPr>
        <w:t xml:space="preserve">2. </w:t>
      </w:r>
      <w:r w:rsidRPr="0040209C">
        <w:rPr>
          <w:lang w:val="en-GB"/>
        </w:rPr>
        <w:tab/>
        <w:t xml:space="preserve">Section of Surgical Pathophysiology 7621, </w:t>
      </w:r>
      <w:proofErr w:type="spellStart"/>
      <w:r w:rsidRPr="0040209C">
        <w:rPr>
          <w:lang w:val="en-GB"/>
        </w:rPr>
        <w:t>Rigshospitalet</w:t>
      </w:r>
      <w:proofErr w:type="spellEnd"/>
      <w:r w:rsidRPr="0040209C">
        <w:rPr>
          <w:lang w:val="en-GB"/>
        </w:rPr>
        <w:t>, Copenhagen, Denmark</w:t>
      </w:r>
    </w:p>
    <w:p w14:paraId="4B12AC2A" w14:textId="77777777" w:rsidR="00DE67BB" w:rsidRPr="0040209C" w:rsidRDefault="00355961">
      <w:pPr>
        <w:rPr>
          <w:lang w:val="en-GB"/>
        </w:rPr>
      </w:pPr>
      <w:r w:rsidRPr="0040209C">
        <w:rPr>
          <w:lang w:val="en-GB"/>
        </w:rPr>
        <w:t>3.</w:t>
      </w:r>
      <w:r w:rsidRPr="0040209C">
        <w:rPr>
          <w:lang w:val="en-GB"/>
        </w:rPr>
        <w:tab/>
        <w:t>Joint first authors</w:t>
      </w:r>
    </w:p>
    <w:p w14:paraId="2663B39B" w14:textId="77777777" w:rsidR="00DE67BB" w:rsidRPr="0040209C" w:rsidRDefault="00DE67BB">
      <w:pPr>
        <w:rPr>
          <w:lang w:val="en-GB"/>
        </w:rPr>
      </w:pPr>
    </w:p>
    <w:p w14:paraId="59EE0DCF" w14:textId="77777777" w:rsidR="00DE67BB" w:rsidRPr="0040209C" w:rsidRDefault="00DE67BB">
      <w:pPr>
        <w:rPr>
          <w:lang w:val="en-GB"/>
        </w:rPr>
      </w:pPr>
    </w:p>
    <w:p w14:paraId="1C94A980" w14:textId="77777777" w:rsidR="00DE67BB" w:rsidRPr="0040209C" w:rsidRDefault="00355961">
      <w:pPr>
        <w:rPr>
          <w:b/>
          <w:lang w:val="en-GB"/>
        </w:rPr>
      </w:pPr>
      <w:r w:rsidRPr="0040209C">
        <w:rPr>
          <w:b/>
          <w:lang w:val="en-GB"/>
        </w:rPr>
        <w:t>Corresponding author:</w:t>
      </w:r>
    </w:p>
    <w:p w14:paraId="0E374B2D" w14:textId="77777777" w:rsidR="00DE67BB" w:rsidRPr="0040209C" w:rsidRDefault="00355961">
      <w:pPr>
        <w:rPr>
          <w:lang w:val="en-GB"/>
        </w:rPr>
      </w:pPr>
      <w:r w:rsidRPr="0040209C">
        <w:rPr>
          <w:lang w:val="en-GB"/>
        </w:rPr>
        <w:t>NAME</w:t>
      </w:r>
      <w:r w:rsidR="001D57DD" w:rsidRPr="0040209C">
        <w:rPr>
          <w:lang w:val="en-GB"/>
        </w:rPr>
        <w:t xml:space="preserve"> Christoffer C Jørgensen</w:t>
      </w:r>
    </w:p>
    <w:p w14:paraId="7A4BAF3F" w14:textId="77777777" w:rsidR="00DE67BB" w:rsidRPr="0040209C" w:rsidRDefault="00355961">
      <w:pPr>
        <w:rPr>
          <w:lang w:val="en-GB"/>
        </w:rPr>
      </w:pPr>
      <w:r w:rsidRPr="0040209C">
        <w:rPr>
          <w:lang w:val="en-GB"/>
        </w:rPr>
        <w:t xml:space="preserve">Email address: </w:t>
      </w:r>
      <w:r w:rsidR="001D57DD" w:rsidRPr="0040209C">
        <w:rPr>
          <w:lang w:val="en-GB"/>
        </w:rPr>
        <w:t>christoffer.calov.joergensen@regionh.dk</w:t>
      </w:r>
    </w:p>
    <w:p w14:paraId="448F030A" w14:textId="77777777" w:rsidR="00DE67BB" w:rsidRPr="0040209C" w:rsidRDefault="00DE67BB">
      <w:pPr>
        <w:rPr>
          <w:lang w:val="en-GB"/>
        </w:rPr>
      </w:pPr>
    </w:p>
    <w:p w14:paraId="3D7479EA" w14:textId="77777777" w:rsidR="00DE67BB" w:rsidRPr="0040209C" w:rsidRDefault="00355961">
      <w:pPr>
        <w:rPr>
          <w:lang w:val="en-GB"/>
        </w:rPr>
      </w:pPr>
      <w:r w:rsidRPr="0040209C">
        <w:rPr>
          <w:b/>
          <w:lang w:val="en-GB"/>
        </w:rPr>
        <w:t>Text pages</w:t>
      </w:r>
      <w:r w:rsidRPr="0040209C">
        <w:rPr>
          <w:lang w:val="en-GB"/>
        </w:rPr>
        <w:t xml:space="preserve"> (including tables): </w:t>
      </w:r>
    </w:p>
    <w:p w14:paraId="3875D356" w14:textId="77777777" w:rsidR="00DE67BB" w:rsidRPr="0040209C" w:rsidRDefault="00355961">
      <w:pPr>
        <w:rPr>
          <w:lang w:val="en-GB"/>
        </w:rPr>
      </w:pPr>
      <w:r w:rsidRPr="0040209C">
        <w:rPr>
          <w:lang w:val="en-GB"/>
        </w:rPr>
        <w:t xml:space="preserve">Number of Words (excluding references): </w:t>
      </w:r>
    </w:p>
    <w:p w14:paraId="1B394F1B" w14:textId="77777777" w:rsidR="00DE67BB" w:rsidRPr="0040209C" w:rsidRDefault="00355961">
      <w:pPr>
        <w:rPr>
          <w:lang w:val="en-GB"/>
        </w:rPr>
      </w:pPr>
      <w:r w:rsidRPr="0040209C">
        <w:rPr>
          <w:lang w:val="en-GB"/>
        </w:rPr>
        <w:t>Number of Tables</w:t>
      </w:r>
      <w:proofErr w:type="gramStart"/>
      <w:r w:rsidRPr="0040209C">
        <w:rPr>
          <w:lang w:val="en-GB"/>
        </w:rPr>
        <w:t>: ;</w:t>
      </w:r>
      <w:proofErr w:type="gramEnd"/>
      <w:r w:rsidRPr="0040209C">
        <w:rPr>
          <w:lang w:val="en-GB"/>
        </w:rPr>
        <w:t xml:space="preserve"> Number of Figures: </w:t>
      </w:r>
    </w:p>
    <w:p w14:paraId="009C6F84" w14:textId="77777777" w:rsidR="00DE67BB" w:rsidRPr="0040209C" w:rsidRDefault="00DE67BB">
      <w:pPr>
        <w:rPr>
          <w:lang w:val="en-GB"/>
        </w:rPr>
      </w:pPr>
    </w:p>
    <w:p w14:paraId="0C6ED0FB" w14:textId="77777777" w:rsidR="00DE67BB" w:rsidRPr="0040209C" w:rsidRDefault="00DE67BB">
      <w:pPr>
        <w:rPr>
          <w:lang w:val="en-GB"/>
        </w:rPr>
      </w:pPr>
    </w:p>
    <w:p w14:paraId="1253DF3D" w14:textId="77777777" w:rsidR="00DE67BB" w:rsidRPr="0040209C" w:rsidRDefault="00355961">
      <w:pPr>
        <w:rPr>
          <w:lang w:val="en-GB"/>
        </w:rPr>
      </w:pPr>
      <w:r w:rsidRPr="0040209C">
        <w:rPr>
          <w:b/>
          <w:lang w:val="en-GB"/>
        </w:rPr>
        <w:t>Conflict of interest</w:t>
      </w:r>
      <w:r w:rsidRPr="0040209C">
        <w:rPr>
          <w:lang w:val="en-GB"/>
        </w:rPr>
        <w:t>: No conflict of interest.</w:t>
      </w:r>
    </w:p>
    <w:p w14:paraId="36A7F307" w14:textId="77777777" w:rsidR="00DE67BB" w:rsidRPr="0040209C" w:rsidRDefault="00355961">
      <w:pPr>
        <w:rPr>
          <w:lang w:val="en-GB"/>
        </w:rPr>
      </w:pPr>
      <w:r w:rsidRPr="0040209C">
        <w:rPr>
          <w:b/>
          <w:lang w:val="en-GB"/>
        </w:rPr>
        <w:t>Funding</w:t>
      </w:r>
      <w:r w:rsidRPr="0040209C">
        <w:rPr>
          <w:lang w:val="en-GB"/>
        </w:rPr>
        <w:t>: None.</w:t>
      </w:r>
    </w:p>
    <w:p w14:paraId="642316CA" w14:textId="77777777" w:rsidR="00DE67BB" w:rsidRPr="0040209C" w:rsidRDefault="00DE67BB">
      <w:pPr>
        <w:rPr>
          <w:lang w:val="en-GB"/>
        </w:rPr>
      </w:pPr>
    </w:p>
    <w:p w14:paraId="312E313B" w14:textId="77777777" w:rsidR="00DE67BB" w:rsidRPr="0040209C" w:rsidRDefault="00DE67BB">
      <w:pPr>
        <w:rPr>
          <w:lang w:val="en-GB"/>
        </w:rPr>
      </w:pPr>
    </w:p>
    <w:p w14:paraId="542362D9" w14:textId="77777777" w:rsidR="00DE67BB" w:rsidRPr="0040209C" w:rsidRDefault="00DE67BB">
      <w:pPr>
        <w:rPr>
          <w:lang w:val="en-GB"/>
        </w:rPr>
      </w:pPr>
    </w:p>
    <w:p w14:paraId="6C94046F" w14:textId="77777777" w:rsidR="00DE67BB" w:rsidRPr="0040209C" w:rsidRDefault="00355961">
      <w:pPr>
        <w:rPr>
          <w:lang w:val="en-GB"/>
        </w:rPr>
      </w:pPr>
      <w:r w:rsidRPr="0040209C">
        <w:rPr>
          <w:lang w:val="en-GB"/>
        </w:rPr>
        <w:br w:type="page"/>
      </w:r>
    </w:p>
    <w:p w14:paraId="057AFBDB" w14:textId="77777777" w:rsidR="00DE67BB" w:rsidRPr="0040209C" w:rsidRDefault="00355961">
      <w:pPr>
        <w:pStyle w:val="Heading1"/>
        <w:rPr>
          <w:lang w:val="en-GB"/>
        </w:rPr>
      </w:pPr>
      <w:bookmarkStart w:id="3" w:name="_3sidi7bhk83r" w:colFirst="0" w:colLast="0"/>
      <w:bookmarkEnd w:id="3"/>
      <w:r w:rsidRPr="0040209C">
        <w:rPr>
          <w:lang w:val="en-GB"/>
        </w:rPr>
        <w:lastRenderedPageBreak/>
        <w:t>Abstract</w:t>
      </w:r>
    </w:p>
    <w:p w14:paraId="5A1CB8D4" w14:textId="77777777" w:rsidR="00DE67BB" w:rsidRPr="0040209C" w:rsidRDefault="00DE67BB">
      <w:pPr>
        <w:rPr>
          <w:lang w:val="en-GB"/>
        </w:rPr>
      </w:pPr>
    </w:p>
    <w:p w14:paraId="1AEB86AB" w14:textId="77777777" w:rsidR="00DE67BB" w:rsidRPr="0040209C" w:rsidRDefault="00355961">
      <w:pPr>
        <w:rPr>
          <w:lang w:val="en-GB"/>
        </w:rPr>
      </w:pPr>
      <w:r w:rsidRPr="0040209C">
        <w:rPr>
          <w:lang w:val="en-GB"/>
        </w:rPr>
        <w:br w:type="page"/>
      </w:r>
    </w:p>
    <w:p w14:paraId="589A05F1" w14:textId="77777777" w:rsidR="00DE67BB" w:rsidRPr="0040209C" w:rsidRDefault="00355961">
      <w:pPr>
        <w:pStyle w:val="Heading1"/>
        <w:spacing w:line="360" w:lineRule="auto"/>
        <w:rPr>
          <w:lang w:val="en-GB"/>
        </w:rPr>
      </w:pPr>
      <w:bookmarkStart w:id="4" w:name="_48a8c1xb5uz3" w:colFirst="0" w:colLast="0"/>
      <w:bookmarkEnd w:id="4"/>
      <w:r w:rsidRPr="0040209C">
        <w:rPr>
          <w:lang w:val="en-GB"/>
        </w:rPr>
        <w:lastRenderedPageBreak/>
        <w:t>INTRODUCTION</w:t>
      </w:r>
    </w:p>
    <w:p w14:paraId="44C4F702" w14:textId="0B9B5BD8" w:rsidR="00DE67BB" w:rsidRPr="0040209C" w:rsidRDefault="00355961">
      <w:pPr>
        <w:spacing w:line="360" w:lineRule="auto"/>
        <w:rPr>
          <w:lang w:val="en-GB"/>
        </w:rPr>
      </w:pPr>
      <w:r w:rsidRPr="0040209C">
        <w:rPr>
          <w:lang w:val="en-GB"/>
        </w:rPr>
        <w:t xml:space="preserve">Prediction of postoperative morbidity and requirement for </w:t>
      </w:r>
      <w:r w:rsidR="0040209C" w:rsidRPr="0040209C">
        <w:rPr>
          <w:lang w:val="en-GB"/>
        </w:rPr>
        <w:t>hospitalisation</w:t>
      </w:r>
      <w:r w:rsidRPr="0040209C">
        <w:rPr>
          <w:lang w:val="en-GB"/>
        </w:rPr>
        <w:t xml:space="preserve"> is important for planning of health care resources. With regard to the common surgical procedures of primary total hip and knee arthroplasty (THA and TKA), the introduction of enhanced recovery or fast-track programs have led to a significant reduction of postoperative length of stay (LOS) as well as morbidity</w:t>
      </w:r>
      <w:r w:rsidR="001D57DD" w:rsidRPr="0040209C">
        <w:rPr>
          <w:lang w:val="en-GB"/>
        </w:rPr>
        <w:t xml:space="preserve"> and mortality.</w:t>
      </w:r>
      <w:r w:rsidR="001D57DD" w:rsidRPr="0040209C">
        <w:rPr>
          <w:lang w:val="en-GB"/>
        </w:rPr>
        <w:fldChar w:fldCharType="begin">
          <w:fldData xml:space="preserve">PEVuZE5vdGU+PENpdGU+PEF1dGhvcj5QZXRlcnNlbjwvQXV0aG9yPjxZZWFyPjIwMjA8L1llYXI+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</w:fldData>
        </w:fldChar>
      </w:r>
      <w:r w:rsidR="001D57DD" w:rsidRPr="0040209C">
        <w:rPr>
          <w:lang w:val="en-GB"/>
        </w:rPr>
        <w:instrText xml:space="preserve"> ADDIN EN.CITE </w:instrText>
      </w:r>
      <w:r w:rsidR="001D57DD" w:rsidRPr="0040209C">
        <w:rPr>
          <w:lang w:val="en-GB"/>
        </w:rPr>
        <w:fldChar w:fldCharType="begin">
          <w:fldData xml:space="preserve">PEVuZE5vdGU+PENpdGU+PEF1dGhvcj5QZXRlcnNlbjwvQXV0aG9yPjxZZWFyPjIwMjA8L1llYXI+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</w:fldData>
        </w:fldChar>
      </w:r>
      <w:r w:rsidR="001D57DD" w:rsidRPr="0040209C">
        <w:rPr>
          <w:lang w:val="en-GB"/>
        </w:rPr>
        <w:instrText xml:space="preserve"> ADDIN EN.CITE.DATA </w:instrText>
      </w:r>
      <w:r w:rsidR="001D57DD" w:rsidRPr="0040209C">
        <w:rPr>
          <w:lang w:val="en-GB"/>
        </w:rPr>
      </w:r>
      <w:r w:rsidR="001D57DD" w:rsidRPr="0040209C">
        <w:rPr>
          <w:lang w:val="en-GB"/>
        </w:rPr>
        <w:fldChar w:fldCharType="end"/>
      </w:r>
      <w:r w:rsidR="001D57DD" w:rsidRPr="0040209C">
        <w:rPr>
          <w:lang w:val="en-GB"/>
        </w:rPr>
      </w:r>
      <w:r w:rsidR="001D57DD" w:rsidRPr="0040209C">
        <w:rPr>
          <w:lang w:val="en-GB"/>
        </w:rPr>
        <w:fldChar w:fldCharType="separate"/>
      </w:r>
      <w:r w:rsidR="001D57DD" w:rsidRPr="0040209C">
        <w:rPr>
          <w:noProof/>
          <w:vertAlign w:val="superscript"/>
          <w:lang w:val="en-GB"/>
        </w:rPr>
        <w:t>1-4</w:t>
      </w:r>
      <w:r w:rsidR="001D57DD" w:rsidRPr="0040209C">
        <w:rPr>
          <w:lang w:val="en-GB"/>
        </w:rPr>
        <w:fldChar w:fldCharType="end"/>
      </w:r>
      <w:r w:rsidR="0040209C">
        <w:rPr>
          <w:lang w:val="en-GB"/>
        </w:rPr>
        <w:t xml:space="preserve"> </w:t>
      </w:r>
      <w:r w:rsidRPr="0040209C">
        <w:rPr>
          <w:lang w:val="en-GB"/>
        </w:rPr>
        <w:t xml:space="preserve">However, despite this progress, a </w:t>
      </w:r>
      <w:r w:rsidR="00AB6614" w:rsidRPr="0040209C">
        <w:rPr>
          <w:lang w:val="en-GB"/>
        </w:rPr>
        <w:t>fraction</w:t>
      </w:r>
      <w:r w:rsidRPr="0040209C">
        <w:rPr>
          <w:lang w:val="en-GB"/>
        </w:rPr>
        <w:t xml:space="preserve"> of patients still have postoperative complications </w:t>
      </w:r>
      <w:r w:rsidR="001D57DD" w:rsidRPr="0040209C">
        <w:rPr>
          <w:lang w:val="en-GB"/>
        </w:rPr>
        <w:t>leading to prolonged LOS</w:t>
      </w:r>
      <w:r w:rsidRPr="0040209C">
        <w:rPr>
          <w:lang w:val="en-GB"/>
        </w:rPr>
        <w:t xml:space="preserve"> or readmissions.</w:t>
      </w:r>
      <w:r w:rsidR="001D57DD" w:rsidRPr="0040209C">
        <w:rPr>
          <w:lang w:val="en-GB"/>
        </w:rPr>
        <w:fldChar w:fldCharType="begin">
          <w:fldData xml:space="preserve">PEVuZE5vdGU+PENpdGU+PEF1dGhvcj5Kb3JnZW5zZW48L0F1dGhvcj48WWVhcj4yMDIxPC9ZZWFy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</w:fldData>
        </w:fldChar>
      </w:r>
      <w:r w:rsidR="009A33FF" w:rsidRPr="0040209C">
        <w:rPr>
          <w:lang w:val="en-GB"/>
        </w:rPr>
        <w:instrText xml:space="preserve"> ADDIN EN.CITE </w:instrText>
      </w:r>
      <w:r w:rsidR="009A33FF" w:rsidRPr="0040209C">
        <w:rPr>
          <w:lang w:val="en-GB"/>
        </w:rPr>
        <w:fldChar w:fldCharType="begin">
          <w:fldData xml:space="preserve">PEVuZE5vdGU+PENpdGU+PEF1dGhvcj5Kb3JnZW5zZW48L0F1dGhvcj48WWVhcj4yMDIxPC9ZZWFy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</w:fldData>
        </w:fldChar>
      </w:r>
      <w:r w:rsidR="009A33FF" w:rsidRPr="0040209C">
        <w:rPr>
          <w:lang w:val="en-GB"/>
        </w:rPr>
        <w:instrText xml:space="preserve"> ADDIN EN.CITE.DATA </w:instrText>
      </w:r>
      <w:r w:rsidR="009A33FF" w:rsidRPr="0040209C">
        <w:rPr>
          <w:lang w:val="en-GB"/>
        </w:rPr>
      </w:r>
      <w:r w:rsidR="009A33FF" w:rsidRPr="0040209C">
        <w:rPr>
          <w:lang w:val="en-GB"/>
        </w:rPr>
        <w:fldChar w:fldCharType="end"/>
      </w:r>
      <w:r w:rsidR="001D57DD" w:rsidRPr="0040209C">
        <w:rPr>
          <w:lang w:val="en-GB"/>
        </w:rPr>
      </w:r>
      <w:r w:rsidR="001D57DD" w:rsidRPr="0040209C">
        <w:rPr>
          <w:lang w:val="en-GB"/>
        </w:rPr>
        <w:fldChar w:fldCharType="separate"/>
      </w:r>
      <w:r w:rsidR="001D57DD" w:rsidRPr="0040209C">
        <w:rPr>
          <w:noProof/>
          <w:vertAlign w:val="superscript"/>
          <w:lang w:val="en-GB"/>
        </w:rPr>
        <w:t>1, 4, 5</w:t>
      </w:r>
      <w:r w:rsidR="001D57DD" w:rsidRPr="0040209C">
        <w:rPr>
          <w:lang w:val="en-GB"/>
        </w:rPr>
        <w:fldChar w:fldCharType="end"/>
      </w:r>
      <w:r w:rsidRPr="0040209C">
        <w:rPr>
          <w:lang w:val="en-GB"/>
        </w:rPr>
        <w:t xml:space="preserve"> Consequently,</w:t>
      </w:r>
      <w:r w:rsidR="007968AE" w:rsidRPr="0040209C">
        <w:rPr>
          <w:lang w:val="en-GB"/>
        </w:rPr>
        <w:t xml:space="preserve"> </w:t>
      </w:r>
      <w:bookmarkStart w:id="5" w:name="_Hlk81387951"/>
      <w:r w:rsidR="007968AE" w:rsidRPr="0040209C">
        <w:rPr>
          <w:lang w:val="en-GB"/>
        </w:rPr>
        <w:t>in order to prioritize perioperative care,</w:t>
      </w:r>
      <w:r w:rsidRPr="0040209C">
        <w:rPr>
          <w:lang w:val="en-GB"/>
        </w:rPr>
        <w:t xml:space="preserve"> many efforts have been published to preoperatively predict LOS and morbidity using traditional risk factors such as age, preoperative cardio-pulmonary disease, anaemia, diabetes, frailty, etc.</w:t>
      </w:r>
      <w:r w:rsidR="001D57DD" w:rsidRPr="0040209C">
        <w:rPr>
          <w:lang w:val="en-GB"/>
        </w:rPr>
        <w:fldChar w:fldCharType="begin">
          <w:fldData xml:space="preserve">PEVuZE5vdGU+PENpdGU+PEF1dGhvcj5Kb3JnZW5zZW48L0F1dGhvcj48WWVhcj4yMDIxPC9ZZWFy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</w:fldData>
        </w:fldChar>
      </w:r>
      <w:r w:rsidR="00D471CD">
        <w:rPr>
          <w:lang w:val="en-GB"/>
        </w:rPr>
        <w:instrText xml:space="preserve"> ADDIN EN.CITE </w:instrText>
      </w:r>
      <w:r w:rsidR="00D471CD">
        <w:rPr>
          <w:lang w:val="en-GB"/>
        </w:rPr>
        <w:fldChar w:fldCharType="begin">
          <w:fldData xml:space="preserve">PEVuZE5vdGU+PENpdGU+PEF1dGhvcj5Kb3JnZW5zZW48L0F1dGhvcj48WWVhcj4yMDIxPC9ZZWFy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</w:fldData>
        </w:fldChar>
      </w:r>
      <w:r w:rsidR="00D471CD">
        <w:rPr>
          <w:lang w:val="en-GB"/>
        </w:rPr>
        <w:instrText xml:space="preserve"> ADDIN EN.CITE.DATA </w:instrText>
      </w:r>
      <w:r w:rsidR="00D471CD">
        <w:rPr>
          <w:lang w:val="en-GB"/>
        </w:rPr>
      </w:r>
      <w:r w:rsidR="00D471CD">
        <w:rPr>
          <w:lang w:val="en-GB"/>
        </w:rPr>
        <w:fldChar w:fldCharType="end"/>
      </w:r>
      <w:r w:rsidR="001D57DD" w:rsidRPr="0040209C">
        <w:rPr>
          <w:lang w:val="en-GB"/>
        </w:rPr>
      </w:r>
      <w:r w:rsidR="001D57DD" w:rsidRPr="0040209C">
        <w:rPr>
          <w:lang w:val="en-GB"/>
        </w:rPr>
        <w:fldChar w:fldCharType="separate"/>
      </w:r>
      <w:r w:rsidR="00B70E47" w:rsidRPr="0040209C">
        <w:rPr>
          <w:noProof/>
          <w:vertAlign w:val="superscript"/>
          <w:lang w:val="en-GB"/>
        </w:rPr>
        <w:t>5-10</w:t>
      </w:r>
      <w:r w:rsidR="001D57DD" w:rsidRPr="0040209C">
        <w:rPr>
          <w:lang w:val="en-GB"/>
        </w:rPr>
        <w:fldChar w:fldCharType="end"/>
      </w:r>
      <w:r w:rsidR="00E04E4D" w:rsidRPr="0040209C">
        <w:rPr>
          <w:lang w:val="en-GB"/>
        </w:rPr>
        <w:t xml:space="preserve"> </w:t>
      </w:r>
      <w:r w:rsidRPr="0040209C">
        <w:rPr>
          <w:lang w:val="en-GB"/>
        </w:rPr>
        <w:t>These efforts have been based on traditional statistical methods including multiple regression analyses and essentially concluding that it is “better to be young and healthy than old and sick”.</w:t>
      </w:r>
      <w:bookmarkEnd w:id="5"/>
      <w:r w:rsidRPr="0040209C">
        <w:rPr>
          <w:lang w:val="en-GB"/>
        </w:rPr>
        <w:t xml:space="preserve"> </w:t>
      </w:r>
      <w:bookmarkStart w:id="6" w:name="_Hlk81388032"/>
      <w:r w:rsidR="00B70E47" w:rsidRPr="0040209C">
        <w:rPr>
          <w:lang w:val="en-GB"/>
        </w:rPr>
        <w:t>Also</w:t>
      </w:r>
      <w:r w:rsidRPr="0040209C">
        <w:rPr>
          <w:lang w:val="en-GB"/>
        </w:rPr>
        <w:t>, despite being statistically significant, conventional risk</w:t>
      </w:r>
      <w:r w:rsidR="0040209C">
        <w:rPr>
          <w:lang w:val="en-GB"/>
        </w:rPr>
        <w:t>-</w:t>
      </w:r>
      <w:r w:rsidR="007968AE" w:rsidRPr="0040209C">
        <w:rPr>
          <w:lang w:val="en-GB"/>
        </w:rPr>
        <w:t>stratification based on</w:t>
      </w:r>
      <w:r w:rsidRPr="0040209C">
        <w:rPr>
          <w:lang w:val="en-GB"/>
        </w:rPr>
        <w:t xml:space="preserve"> </w:t>
      </w:r>
      <w:r w:rsidR="007968AE" w:rsidRPr="0040209C">
        <w:rPr>
          <w:lang w:val="en-GB"/>
        </w:rPr>
        <w:t>such</w:t>
      </w:r>
      <w:r w:rsidRPr="0040209C">
        <w:rPr>
          <w:lang w:val="en-GB"/>
        </w:rPr>
        <w:t xml:space="preserve"> studies have had a relatively limited</w:t>
      </w:r>
      <w:r w:rsidR="007968AE" w:rsidRPr="0040209C">
        <w:rPr>
          <w:lang w:val="en-GB"/>
        </w:rPr>
        <w:t xml:space="preserve"> clinically relevant ability </w:t>
      </w:r>
      <w:r w:rsidRPr="0040209C">
        <w:rPr>
          <w:lang w:val="en-GB"/>
        </w:rPr>
        <w:t xml:space="preserve">to </w:t>
      </w:r>
      <w:r w:rsidR="0040209C">
        <w:rPr>
          <w:lang w:val="en-GB"/>
        </w:rPr>
        <w:t>predict</w:t>
      </w:r>
      <w:r w:rsidR="007968AE" w:rsidRPr="0040209C">
        <w:rPr>
          <w:lang w:val="en-GB"/>
        </w:rPr>
        <w:t xml:space="preserve"> </w:t>
      </w:r>
      <w:r w:rsidRPr="0040209C">
        <w:rPr>
          <w:lang w:val="en-GB"/>
        </w:rPr>
        <w:t>potentially preventable morbidity and LOS</w:t>
      </w:r>
      <w:r w:rsidR="007968AE" w:rsidRPr="0040209C">
        <w:rPr>
          <w:lang w:val="en-GB"/>
        </w:rPr>
        <w:t>.</w:t>
      </w:r>
      <w:bookmarkEnd w:id="6"/>
      <w:r w:rsidR="007968AE" w:rsidRPr="0040209C">
        <w:rPr>
          <w:lang w:val="en-GB"/>
        </w:rPr>
        <w:fldChar w:fldCharType="begin">
          <w:fldData xml:space="preserve">PEVuZE5vdGU+PENpdGU+PEF1dGhvcj5Kb3JnZW5zZW48L0F1dGhvcj48WWVhcj4yMDIxPC9ZZWFy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</w:fldData>
        </w:fldChar>
      </w:r>
      <w:r w:rsidR="00D471CD">
        <w:rPr>
          <w:lang w:val="en-GB"/>
        </w:rPr>
        <w:instrText xml:space="preserve"> ADDIN EN.CITE </w:instrText>
      </w:r>
      <w:r w:rsidR="00D471CD">
        <w:rPr>
          <w:lang w:val="en-GB"/>
        </w:rPr>
        <w:fldChar w:fldCharType="begin">
          <w:fldData xml:space="preserve">PEVuZE5vdGU+PENpdGU+PEF1dGhvcj5Kb3JnZW5zZW48L0F1dGhvcj48WWVhcj4yMDIxPC9ZZWFy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</w:fldData>
        </w:fldChar>
      </w:r>
      <w:r w:rsidR="00D471CD">
        <w:rPr>
          <w:lang w:val="en-GB"/>
        </w:rPr>
        <w:instrText xml:space="preserve"> ADDIN EN.CITE.DATA </w:instrText>
      </w:r>
      <w:r w:rsidR="00D471CD">
        <w:rPr>
          <w:lang w:val="en-GB"/>
        </w:rPr>
      </w:r>
      <w:r w:rsidR="00D471CD">
        <w:rPr>
          <w:lang w:val="en-GB"/>
        </w:rPr>
        <w:fldChar w:fldCharType="end"/>
      </w:r>
      <w:r w:rsidR="007968AE" w:rsidRPr="0040209C">
        <w:rPr>
          <w:lang w:val="en-GB"/>
        </w:rPr>
      </w:r>
      <w:r w:rsidR="007968AE" w:rsidRPr="0040209C">
        <w:rPr>
          <w:lang w:val="en-GB"/>
        </w:rPr>
        <w:fldChar w:fldCharType="separate"/>
      </w:r>
      <w:r w:rsidR="007968AE" w:rsidRPr="0040209C">
        <w:rPr>
          <w:noProof/>
          <w:vertAlign w:val="superscript"/>
          <w:lang w:val="en-GB"/>
        </w:rPr>
        <w:t>5-11</w:t>
      </w:r>
      <w:r w:rsidR="007968AE" w:rsidRPr="0040209C">
        <w:rPr>
          <w:lang w:val="en-GB"/>
        </w:rPr>
        <w:fldChar w:fldCharType="end"/>
      </w:r>
    </w:p>
    <w:p w14:paraId="175A0926" w14:textId="6C61E6A2" w:rsidR="00DE67BB" w:rsidRPr="0040209C" w:rsidRDefault="00355961">
      <w:pPr>
        <w:spacing w:line="360" w:lineRule="auto"/>
        <w:rPr>
          <w:lang w:val="en-GB"/>
        </w:rPr>
      </w:pPr>
      <w:r w:rsidRPr="0040209C">
        <w:rPr>
          <w:lang w:val="en-GB"/>
        </w:rPr>
        <w:t>More r</w:t>
      </w:r>
      <w:bookmarkStart w:id="7" w:name="_Hlk81388165"/>
      <w:r w:rsidRPr="0040209C">
        <w:rPr>
          <w:lang w:val="en-GB"/>
        </w:rPr>
        <w:t>ecently, machine learning (ML) methods have been introduced with success in several areas of healthcare and where preliminary data suggest them to improve surgical risk prediction compared to traditional risk calculation in certain anaesthetic and surgical conditions</w:t>
      </w:r>
      <w:bookmarkEnd w:id="7"/>
      <w:r w:rsidR="00460067" w:rsidRPr="0040209C">
        <w:rPr>
          <w:lang w:val="en-GB"/>
        </w:rPr>
        <w:fldChar w:fldCharType="begin">
          <w:fldData xml:space="preserve">PEVuZE5vdGU+PENpdGU+PEF1dGhvcj5MaTwvQXV0aG9yPjxZZWFyPjIwMjE8L1llYXI+PFJlY051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</w:fldData>
        </w:fldChar>
      </w:r>
      <w:r w:rsidR="00C117F9" w:rsidRPr="0040209C">
        <w:rPr>
          <w:lang w:val="en-GB"/>
        </w:rPr>
        <w:instrText xml:space="preserve"> ADDIN EN.CITE </w:instrText>
      </w:r>
      <w:r w:rsidR="00C117F9" w:rsidRPr="0040209C">
        <w:rPr>
          <w:lang w:val="en-GB"/>
        </w:rPr>
        <w:fldChar w:fldCharType="begin">
          <w:fldData xml:space="preserve">PEVuZE5vdGU+PENpdGU+PEF1dGhvcj5MaTwvQXV0aG9yPjxZZWFyPjIwMjE8L1llYXI+PFJlY051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</w:fldData>
        </w:fldChar>
      </w:r>
      <w:r w:rsidR="00C117F9" w:rsidRPr="0040209C">
        <w:rPr>
          <w:lang w:val="en-GB"/>
        </w:rPr>
        <w:instrText xml:space="preserve"> ADDIN EN.CITE.DATA </w:instrText>
      </w:r>
      <w:r w:rsidR="00C117F9" w:rsidRPr="0040209C">
        <w:rPr>
          <w:lang w:val="en-GB"/>
        </w:rPr>
      </w:r>
      <w:r w:rsidR="00C117F9" w:rsidRPr="0040209C">
        <w:rPr>
          <w:lang w:val="en-GB"/>
        </w:rPr>
        <w:fldChar w:fldCharType="end"/>
      </w:r>
      <w:r w:rsidR="00460067" w:rsidRPr="0040209C">
        <w:rPr>
          <w:lang w:val="en-GB"/>
        </w:rPr>
      </w:r>
      <w:r w:rsidR="00460067" w:rsidRPr="0040209C">
        <w:rPr>
          <w:lang w:val="en-GB"/>
        </w:rPr>
        <w:fldChar w:fldCharType="separate"/>
      </w:r>
      <w:r w:rsidR="00C117F9" w:rsidRPr="0040209C">
        <w:rPr>
          <w:noProof/>
          <w:vertAlign w:val="superscript"/>
          <w:lang w:val="en-GB"/>
        </w:rPr>
        <w:t>12, 13</w:t>
      </w:r>
      <w:r w:rsidR="00460067" w:rsidRPr="0040209C">
        <w:rPr>
          <w:lang w:val="en-GB"/>
        </w:rPr>
        <w:fldChar w:fldCharType="end"/>
      </w:r>
      <w:r w:rsidRPr="0040209C">
        <w:rPr>
          <w:lang w:val="en-GB"/>
        </w:rPr>
        <w:t xml:space="preserve"> </w:t>
      </w:r>
      <w:r w:rsidR="00027BA2" w:rsidRPr="0040209C">
        <w:rPr>
          <w:lang w:val="en-GB"/>
        </w:rPr>
        <w:t xml:space="preserve">This is also the case in in THA and </w:t>
      </w:r>
      <w:proofErr w:type="spellStart"/>
      <w:r w:rsidR="00027BA2" w:rsidRPr="0040209C">
        <w:rPr>
          <w:lang w:val="en-GB"/>
        </w:rPr>
        <w:t>unicompartmental</w:t>
      </w:r>
      <w:proofErr w:type="spellEnd"/>
      <w:r w:rsidR="00027BA2" w:rsidRPr="0040209C">
        <w:rPr>
          <w:lang w:val="en-GB"/>
        </w:rPr>
        <w:t xml:space="preserve"> knee replacement (UKA), where</w:t>
      </w:r>
      <w:r w:rsidRPr="0040209C">
        <w:rPr>
          <w:lang w:val="en-GB"/>
        </w:rPr>
        <w:t xml:space="preserve"> several publications </w:t>
      </w:r>
      <w:r w:rsidR="00027BA2" w:rsidRPr="0040209C">
        <w:rPr>
          <w:lang w:val="en-GB"/>
        </w:rPr>
        <w:t>on</w:t>
      </w:r>
      <w:r w:rsidRPr="0040209C">
        <w:rPr>
          <w:lang w:val="en-GB"/>
        </w:rPr>
        <w:t xml:space="preserve"> ML</w:t>
      </w:r>
      <w:r w:rsidR="00027BA2" w:rsidRPr="0040209C">
        <w:rPr>
          <w:lang w:val="en-GB"/>
        </w:rPr>
        <w:t xml:space="preserve">-algorithms for prediction of </w:t>
      </w:r>
      <w:r w:rsidRPr="0040209C">
        <w:rPr>
          <w:lang w:val="en-GB"/>
        </w:rPr>
        <w:t xml:space="preserve"> LOS</w:t>
      </w:r>
      <w:r w:rsidR="00AB3970" w:rsidRPr="0040209C">
        <w:rPr>
          <w:lang w:val="en-GB"/>
        </w:rPr>
        <w:fldChar w:fldCharType="begin">
          <w:fldData xml:space="preserve">PEVuZE5vdGU+PENpdGU+PEF1dGhvcj5MaTwvQXV0aG9yPjxZZWFyPjIwMjA8L1llYXI+PFJlY051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=
</w:fldData>
        </w:fldChar>
      </w:r>
      <w:r w:rsidR="00E04E4D" w:rsidRPr="0040209C">
        <w:rPr>
          <w:lang w:val="en-GB"/>
        </w:rPr>
        <w:instrText xml:space="preserve"> ADDIN EN.CITE </w:instrText>
      </w:r>
      <w:r w:rsidR="00E04E4D" w:rsidRPr="0040209C">
        <w:rPr>
          <w:lang w:val="en-GB"/>
        </w:rPr>
        <w:fldChar w:fldCharType="begin">
          <w:fldData xml:space="preserve">PEVuZE5vdGU+PENpdGU+PEF1dGhvcj5MaTwvQXV0aG9yPjxZZWFyPjIwMjA8L1llYXI+PFJlY051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=
</w:fldData>
        </w:fldChar>
      </w:r>
      <w:r w:rsidR="00E04E4D" w:rsidRPr="0040209C">
        <w:rPr>
          <w:lang w:val="en-GB"/>
        </w:rPr>
        <w:instrText xml:space="preserve"> ADDIN EN.CITE.DATA </w:instrText>
      </w:r>
      <w:r w:rsidR="00E04E4D" w:rsidRPr="0040209C">
        <w:rPr>
          <w:lang w:val="en-GB"/>
        </w:rPr>
      </w:r>
      <w:r w:rsidR="00E04E4D" w:rsidRPr="0040209C">
        <w:rPr>
          <w:lang w:val="en-GB"/>
        </w:rPr>
        <w:fldChar w:fldCharType="end"/>
      </w:r>
      <w:r w:rsidR="00AB3970" w:rsidRPr="0040209C">
        <w:rPr>
          <w:lang w:val="en-GB"/>
        </w:rPr>
      </w:r>
      <w:r w:rsidR="00AB3970" w:rsidRPr="0040209C">
        <w:rPr>
          <w:lang w:val="en-GB"/>
        </w:rPr>
        <w:fldChar w:fldCharType="separate"/>
      </w:r>
      <w:r w:rsidR="00E04E4D" w:rsidRPr="0040209C">
        <w:rPr>
          <w:noProof/>
          <w:vertAlign w:val="superscript"/>
          <w:lang w:val="en-GB"/>
        </w:rPr>
        <w:t>14, 15</w:t>
      </w:r>
      <w:r w:rsidR="00AB3970" w:rsidRPr="0040209C">
        <w:rPr>
          <w:lang w:val="en-GB"/>
        </w:rPr>
        <w:fldChar w:fldCharType="end"/>
      </w:r>
      <w:r w:rsidRPr="0040209C">
        <w:rPr>
          <w:lang w:val="en-GB"/>
        </w:rPr>
        <w:t>, complications</w:t>
      </w:r>
      <w:r w:rsidR="00E04E4D" w:rsidRPr="0040209C">
        <w:rPr>
          <w:lang w:val="en-GB"/>
        </w:rPr>
        <w:t>,</w:t>
      </w:r>
      <w:r w:rsidR="00E04E4D" w:rsidRPr="0040209C">
        <w:rPr>
          <w:lang w:val="en-GB"/>
        </w:rPr>
        <w:fldChar w:fldCharType="begin">
          <w:fldData xml:space="preserve">PEVuZE5vdGU+PENpdGU+PEF1dGhvcj5TaGFoPC9BdXRob3I+PFllYXI+MjAyMTwvWWVhcj48UmVj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</w:fldData>
        </w:fldChar>
      </w:r>
      <w:r w:rsidR="00E04E4D" w:rsidRPr="0040209C">
        <w:rPr>
          <w:lang w:val="en-GB"/>
        </w:rPr>
        <w:instrText xml:space="preserve"> ADDIN EN.CITE </w:instrText>
      </w:r>
      <w:r w:rsidR="00E04E4D" w:rsidRPr="0040209C">
        <w:rPr>
          <w:lang w:val="en-GB"/>
        </w:rPr>
        <w:fldChar w:fldCharType="begin">
          <w:fldData xml:space="preserve">PEVuZE5vdGU+PENpdGU+PEF1dGhvcj5TaGFoPC9BdXRob3I+PFllYXI+MjAyMTwvWWVhcj48UmVj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</w:fldData>
        </w:fldChar>
      </w:r>
      <w:r w:rsidR="00E04E4D" w:rsidRPr="0040209C">
        <w:rPr>
          <w:lang w:val="en-GB"/>
        </w:rPr>
        <w:instrText xml:space="preserve"> ADDIN EN.CITE.DATA </w:instrText>
      </w:r>
      <w:r w:rsidR="00E04E4D" w:rsidRPr="0040209C">
        <w:rPr>
          <w:lang w:val="en-GB"/>
        </w:rPr>
      </w:r>
      <w:r w:rsidR="00E04E4D" w:rsidRPr="0040209C">
        <w:rPr>
          <w:lang w:val="en-GB"/>
        </w:rPr>
        <w:fldChar w:fldCharType="end"/>
      </w:r>
      <w:r w:rsidR="00E04E4D" w:rsidRPr="0040209C">
        <w:rPr>
          <w:lang w:val="en-GB"/>
        </w:rPr>
      </w:r>
      <w:r w:rsidR="00E04E4D" w:rsidRPr="0040209C">
        <w:rPr>
          <w:lang w:val="en-GB"/>
        </w:rPr>
        <w:fldChar w:fldCharType="separate"/>
      </w:r>
      <w:r w:rsidR="00E04E4D" w:rsidRPr="0040209C">
        <w:rPr>
          <w:noProof/>
          <w:vertAlign w:val="superscript"/>
          <w:lang w:val="en-GB"/>
        </w:rPr>
        <w:t>16</w:t>
      </w:r>
      <w:r w:rsidR="00E04E4D" w:rsidRPr="0040209C">
        <w:rPr>
          <w:lang w:val="en-GB"/>
        </w:rPr>
        <w:fldChar w:fldCharType="end"/>
      </w:r>
      <w:r w:rsidRPr="0040209C">
        <w:rPr>
          <w:lang w:val="en-GB"/>
        </w:rPr>
        <w:t xml:space="preserve"> disability</w:t>
      </w:r>
      <w:r w:rsidR="00E04E4D" w:rsidRPr="0040209C">
        <w:rPr>
          <w:lang w:val="en-GB"/>
        </w:rPr>
        <w:t>,</w:t>
      </w:r>
      <w:r w:rsidR="00E04E4D" w:rsidRPr="0040209C">
        <w:rPr>
          <w:lang w:val="en-GB"/>
        </w:rPr>
        <w:fldChar w:fldCharType="begin">
          <w:fldData xml:space="preserve">PEVuZE5vdGU+PENpdGU+PEF1dGhvcj5TbmlkZXJtYW48L0F1dGhvcj48WWVhcj4yMDIxPC9ZZWFy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</w:fldData>
        </w:fldChar>
      </w:r>
      <w:r w:rsidR="00E04E4D" w:rsidRPr="0040209C">
        <w:rPr>
          <w:lang w:val="en-GB"/>
        </w:rPr>
        <w:instrText xml:space="preserve"> ADDIN EN.CITE </w:instrText>
      </w:r>
      <w:r w:rsidR="00E04E4D" w:rsidRPr="0040209C">
        <w:rPr>
          <w:lang w:val="en-GB"/>
        </w:rPr>
        <w:fldChar w:fldCharType="begin">
          <w:fldData xml:space="preserve">PEVuZE5vdGU+PENpdGU+PEF1dGhvcj5TbmlkZXJtYW48L0F1dGhvcj48WWVhcj4yMDIxPC9ZZWFy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</w:fldData>
        </w:fldChar>
      </w:r>
      <w:r w:rsidR="00E04E4D" w:rsidRPr="0040209C">
        <w:rPr>
          <w:lang w:val="en-GB"/>
        </w:rPr>
        <w:instrText xml:space="preserve"> ADDIN EN.CITE.DATA </w:instrText>
      </w:r>
      <w:r w:rsidR="00E04E4D" w:rsidRPr="0040209C">
        <w:rPr>
          <w:lang w:val="en-GB"/>
        </w:rPr>
      </w:r>
      <w:r w:rsidR="00E04E4D" w:rsidRPr="0040209C">
        <w:rPr>
          <w:lang w:val="en-GB"/>
        </w:rPr>
        <w:fldChar w:fldCharType="end"/>
      </w:r>
      <w:r w:rsidR="00E04E4D" w:rsidRPr="0040209C">
        <w:rPr>
          <w:lang w:val="en-GB"/>
        </w:rPr>
      </w:r>
      <w:r w:rsidR="00E04E4D" w:rsidRPr="0040209C">
        <w:rPr>
          <w:lang w:val="en-GB"/>
        </w:rPr>
        <w:fldChar w:fldCharType="separate"/>
      </w:r>
      <w:r w:rsidR="00E04E4D" w:rsidRPr="0040209C">
        <w:rPr>
          <w:noProof/>
          <w:vertAlign w:val="superscript"/>
          <w:lang w:val="en-GB"/>
        </w:rPr>
        <w:t>17</w:t>
      </w:r>
      <w:r w:rsidR="00E04E4D" w:rsidRPr="0040209C">
        <w:rPr>
          <w:lang w:val="en-GB"/>
        </w:rPr>
        <w:fldChar w:fldCharType="end"/>
      </w:r>
      <w:r w:rsidRPr="0040209C">
        <w:rPr>
          <w:lang w:val="en-GB"/>
        </w:rPr>
        <w:t xml:space="preserve"> potential outpatient setup</w:t>
      </w:r>
      <w:r w:rsidR="00E04E4D" w:rsidRPr="0040209C">
        <w:rPr>
          <w:lang w:val="en-GB"/>
        </w:rPr>
        <w:t>,</w:t>
      </w:r>
      <w:r w:rsidR="00E04E4D" w:rsidRPr="0040209C">
        <w:rPr>
          <w:lang w:val="en-GB"/>
        </w:rPr>
        <w:fldChar w:fldCharType="begin"/>
      </w:r>
      <w:r w:rsidR="00E04E4D" w:rsidRPr="0040209C">
        <w:rPr>
          <w:lang w:val="en-GB"/>
        </w:rPr>
        <w:instrText xml:space="preserve"> ADDIN EN.CITE &lt;EndNote&gt;&lt;Cite&gt;&lt;Author&gt;Kugelman&lt;/Author&gt;&lt;Year&gt;2021&lt;/Year&gt;&lt;RecNum&gt;1251&lt;/RecNum&gt;&lt;DisplayText&gt;&lt;style face="superscript"&gt;18&lt;/style&gt;&lt;/DisplayText&gt;&lt;record&gt;&lt;rec-number&gt;1251&lt;/rec-number&gt;&lt;foreign-keys&gt;&lt;key app="EN" db-id="5zxaz90vjvrv5leds09pd0vptztx95vva0pf" timestamp="1627461598"&gt;1251&lt;/key&gt;&lt;/foreign-keys&gt;&lt;ref-type name="Journal Article"&gt;17&lt;/ref-type&gt;&lt;contributors&gt;&lt;authors&gt;&lt;author&gt;Kugelman, D. N.&lt;/author&gt;&lt;author&gt;Teo, G.&lt;/author&gt;&lt;author&gt;Huang, S.&lt;/author&gt;&lt;author&gt;Doran, M. G.&lt;/author&gt;&lt;author&gt;Singh, V.&lt;/author&gt;&lt;author&gt;Long, W. J.&lt;/author&gt;&lt;/authors&gt;&lt;/contributors&gt;&lt;auth-address&gt;New York University Langone Orthopaedic Hospital, New York, NY.&lt;/auth-address&gt;&lt;titles&gt;&lt;title&gt;A Novel Machine Learning Predictive Tool Assessing Outpatient or Inpatient Designation for Medicare Patients Undergoing Total Hip Arthroplasty&lt;/title&gt;&lt;secondary-title&gt;Arthroplast Today&lt;/secondary-title&gt;&lt;alt-title&gt;Arthroplasty today&lt;/alt-title&gt;&lt;/titles&gt;&lt;periodical&gt;&lt;full-title&gt;Arthroplast Today&lt;/full-title&gt;&lt;abbr-1&gt;Arthroplasty today&lt;/abbr-1&gt;&lt;/periodical&gt;&lt;alt-periodical&gt;&lt;full-title&gt;Arthroplast Today&lt;/full-title&gt;&lt;abbr-1&gt;Arthroplasty today&lt;/abbr-1&gt;&lt;/alt-periodical&gt;&lt;pages&gt;194-199&lt;/pages&gt;&lt;volume&gt;8&lt;/volume&gt;&lt;edition&gt;2021/05/04&lt;/edition&gt;&lt;keywords&gt;&lt;keyword&gt;Arthroplasty inpatient only&lt;/keyword&gt;&lt;keyword&gt;Medicare bundle payment&lt;/keyword&gt;&lt;keyword&gt;Medicare inpatient only list&lt;/keyword&gt;&lt;keyword&gt;Medicare total hip&lt;/keyword&gt;&lt;keyword&gt;Predictive model&lt;/keyword&gt;&lt;keyword&gt;Total hip arthroplasty&lt;/keyword&gt;&lt;/keywords&gt;&lt;dates&gt;&lt;year&gt;2021&lt;/year&gt;&lt;pub-dates&gt;&lt;date&gt;Apr&lt;/date&gt;&lt;/pub-dates&gt;&lt;/dates&gt;&lt;isbn&gt;2352-3441 (Print)&amp;#xD;2352-3441&lt;/isbn&gt;&lt;accession-num&gt;33937457&lt;/accession-num&gt;&lt;urls&gt;&lt;related-urls&gt;&lt;url&gt;https://www.ncbi.nlm.nih.gov/pmc/articles/PMC8076615/pdf/main.pdf&lt;/url&gt;&lt;/related-urls&gt;&lt;/urls&gt;&lt;custom2&gt;PMC8076615&lt;/custom2&gt;&lt;electronic-resource-num&gt;10.1016/j.artd.2021.03.001&lt;/electronic-resource-num&gt;&lt;remote-database-provider&gt;NLM&lt;/remote-database-provider&gt;&lt;language&gt;eng&lt;/language&gt;&lt;/record&gt;&lt;/Cite&gt;&lt;/EndNote&gt;</w:instrText>
      </w:r>
      <w:r w:rsidR="00E04E4D" w:rsidRPr="0040209C">
        <w:rPr>
          <w:lang w:val="en-GB"/>
        </w:rPr>
        <w:fldChar w:fldCharType="separate"/>
      </w:r>
      <w:r w:rsidR="00E04E4D" w:rsidRPr="0040209C">
        <w:rPr>
          <w:noProof/>
          <w:vertAlign w:val="superscript"/>
          <w:lang w:val="en-GB"/>
        </w:rPr>
        <w:t>18</w:t>
      </w:r>
      <w:r w:rsidR="00E04E4D" w:rsidRPr="0040209C">
        <w:rPr>
          <w:lang w:val="en-GB"/>
        </w:rPr>
        <w:fldChar w:fldCharType="end"/>
      </w:r>
      <w:r w:rsidRPr="0040209C">
        <w:rPr>
          <w:lang w:val="en-GB"/>
        </w:rPr>
        <w:t xml:space="preserve"> readmissions</w:t>
      </w:r>
      <w:r w:rsidR="00E04E4D" w:rsidRPr="0040209C">
        <w:rPr>
          <w:lang w:val="en-GB"/>
        </w:rPr>
        <w:fldChar w:fldCharType="begin"/>
      </w:r>
      <w:r w:rsidR="00E04E4D" w:rsidRPr="0040209C">
        <w:rPr>
          <w:lang w:val="en-GB"/>
        </w:rPr>
        <w:instrText xml:space="preserve"> ADDIN EN.CITE &lt;EndNote&gt;&lt;Cite&gt;&lt;Author&gt;Mohammadi&lt;/Author&gt;&lt;Year&gt;2020&lt;/Year&gt;&lt;RecNum&gt;1252&lt;/RecNum&gt;&lt;DisplayText&gt;&lt;style face="superscript"&gt;19&lt;/style&gt;&lt;/DisplayText&gt;&lt;record&gt;&lt;rec-number&gt;1252&lt;/rec-number&gt;&lt;foreign-keys&gt;&lt;key app="EN" db-id="5zxaz90vjvrv5leds09pd0vptztx95vva0pf" timestamp="1627461749"&gt;1252&lt;/key&gt;&lt;/foreign-keys&gt;&lt;ref-type name="Journal Article"&gt;17&lt;/ref-type&gt;&lt;contributors&gt;&lt;authors&gt;&lt;author&gt;Mohammadi, R.&lt;/author&gt;&lt;author&gt;Jain, S.&lt;/author&gt;&lt;author&gt;Namin, A. T.&lt;/author&gt;&lt;author&gt;Scholem Heller, M.&lt;/author&gt;&lt;author&gt;Palacholla, R.&lt;/author&gt;&lt;author&gt;Kamarthi, S.&lt;/author&gt;&lt;author&gt;Wallace, B.&lt;/author&gt;&lt;/authors&gt;&lt;/contributors&gt;&lt;auth-address&gt;Northeastern University, Boston, MA, United States.&amp;#xD;Tufts University School of Medicine, Boston, MA, United States.&lt;/auth-address&gt;&lt;titles&gt;&lt;title&gt;Predicting Unplanned Readmissions Following a Hip or Knee Arthroplasty: Retrospective Observational Study&lt;/title&gt;&lt;secondary-title&gt;JMIR Med Inform&lt;/secondary-title&gt;&lt;alt-title&gt;JMIR medical informatics&lt;/alt-title&gt;&lt;/titles&gt;&lt;periodical&gt;&lt;full-title&gt;JMIR Med Inform&lt;/full-title&gt;&lt;abbr-1&gt;JMIR medical informatics&lt;/abbr-1&gt;&lt;/periodical&gt;&lt;alt-periodical&gt;&lt;full-title&gt;JMIR Med Inform&lt;/full-title&gt;&lt;abbr-1&gt;JMIR medical informatics&lt;/abbr-1&gt;&lt;/alt-periodical&gt;&lt;pages&gt;e19761&lt;/pages&gt;&lt;volume&gt;8&lt;/volume&gt;&lt;number&gt;11&lt;/number&gt;&lt;edition&gt;2020/11/28&lt;/edition&gt;&lt;keywords&gt;&lt;keyword&gt;30-days readmission&lt;/keyword&gt;&lt;keyword&gt;auto ML&lt;/keyword&gt;&lt;keyword&gt;deep learning&lt;/keyword&gt;&lt;keyword&gt;electronic health records&lt;/keyword&gt;&lt;keyword&gt;hip arthroplasty&lt;/keyword&gt;&lt;keyword&gt;knee arthroplasty&lt;/keyword&gt;&lt;keyword&gt;natural language processing&lt;/keyword&gt;&lt;/keywords&gt;&lt;dates&gt;&lt;year&gt;2020&lt;/year&gt;&lt;pub-dates&gt;&lt;date&gt;Nov 27&lt;/date&gt;&lt;/pub-dates&gt;&lt;/dates&gt;&lt;isbn&gt;2291-9694 (Print)&lt;/isbn&gt;&lt;accession-num&gt;33245283&lt;/accession-num&gt;&lt;urls&gt;&lt;/urls&gt;&lt;custom2&gt;PMC7732713&lt;/custom2&gt;&lt;electronic-resource-num&gt;10.2196/19761&lt;/electronic-resource-num&gt;&lt;remote-database-provider&gt;NLM&lt;/remote-database-provider&gt;&lt;language&gt;eng&lt;/language&gt;&lt;/record&gt;&lt;/Cite&gt;&lt;/EndNote&gt;</w:instrText>
      </w:r>
      <w:r w:rsidR="00E04E4D" w:rsidRPr="0040209C">
        <w:rPr>
          <w:lang w:val="en-GB"/>
        </w:rPr>
        <w:fldChar w:fldCharType="separate"/>
      </w:r>
      <w:r w:rsidR="00E04E4D" w:rsidRPr="0040209C">
        <w:rPr>
          <w:noProof/>
          <w:vertAlign w:val="superscript"/>
          <w:lang w:val="en-GB"/>
        </w:rPr>
        <w:t>19</w:t>
      </w:r>
      <w:r w:rsidR="00E04E4D" w:rsidRPr="0040209C">
        <w:rPr>
          <w:lang w:val="en-GB"/>
        </w:rPr>
        <w:fldChar w:fldCharType="end"/>
      </w:r>
      <w:r w:rsidRPr="0040209C">
        <w:rPr>
          <w:lang w:val="en-GB"/>
        </w:rPr>
        <w:t xml:space="preserve">  or payment models</w:t>
      </w:r>
      <w:r w:rsidR="00E04E4D" w:rsidRPr="0040209C">
        <w:rPr>
          <w:lang w:val="en-GB"/>
        </w:rPr>
        <w:fldChar w:fldCharType="begin">
          <w:fldData xml:space="preserve">PEVuZE5vdGU+PENpdGU+PEF1dGhvcj5SYW1rdW1hcjwvQXV0aG9yPjxZZWFyPjIwMTk8L1llYXI+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==
</w:fldData>
        </w:fldChar>
      </w:r>
      <w:r w:rsidR="00E04E4D" w:rsidRPr="0040209C">
        <w:rPr>
          <w:lang w:val="en-GB"/>
        </w:rPr>
        <w:instrText xml:space="preserve"> ADDIN EN.CITE </w:instrText>
      </w:r>
      <w:r w:rsidR="00E04E4D" w:rsidRPr="0040209C">
        <w:rPr>
          <w:lang w:val="en-GB"/>
        </w:rPr>
        <w:fldChar w:fldCharType="begin">
          <w:fldData xml:space="preserve">PEVuZE5vdGU+PENpdGU+PEF1dGhvcj5SYW1rdW1hcjwvQXV0aG9yPjxZZWFyPjIwMTk8L1llYXI+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==
</w:fldData>
        </w:fldChar>
      </w:r>
      <w:r w:rsidR="00E04E4D" w:rsidRPr="0040209C">
        <w:rPr>
          <w:lang w:val="en-GB"/>
        </w:rPr>
        <w:instrText xml:space="preserve"> ADDIN EN.CITE.DATA </w:instrText>
      </w:r>
      <w:r w:rsidR="00E04E4D" w:rsidRPr="0040209C">
        <w:rPr>
          <w:lang w:val="en-GB"/>
        </w:rPr>
      </w:r>
      <w:r w:rsidR="00E04E4D" w:rsidRPr="0040209C">
        <w:rPr>
          <w:lang w:val="en-GB"/>
        </w:rPr>
        <w:fldChar w:fldCharType="end"/>
      </w:r>
      <w:r w:rsidR="00E04E4D" w:rsidRPr="0040209C">
        <w:rPr>
          <w:lang w:val="en-GB"/>
        </w:rPr>
      </w:r>
      <w:r w:rsidR="00E04E4D" w:rsidRPr="0040209C">
        <w:rPr>
          <w:lang w:val="en-GB"/>
        </w:rPr>
        <w:fldChar w:fldCharType="separate"/>
      </w:r>
      <w:r w:rsidR="00E04E4D" w:rsidRPr="0040209C">
        <w:rPr>
          <w:noProof/>
          <w:vertAlign w:val="superscript"/>
          <w:lang w:val="en-GB"/>
        </w:rPr>
        <w:t>20, 21</w:t>
      </w:r>
      <w:r w:rsidR="00E04E4D" w:rsidRPr="0040209C">
        <w:rPr>
          <w:lang w:val="en-GB"/>
        </w:rPr>
        <w:fldChar w:fldCharType="end"/>
      </w:r>
      <w:r w:rsidRPr="0040209C">
        <w:rPr>
          <w:lang w:val="en-GB"/>
        </w:rPr>
        <w:t xml:space="preserve">, </w:t>
      </w:r>
      <w:r w:rsidR="00027BA2" w:rsidRPr="0040209C">
        <w:rPr>
          <w:lang w:val="en-GB"/>
        </w:rPr>
        <w:t>have shown</w:t>
      </w:r>
      <w:r w:rsidRPr="0040209C">
        <w:rPr>
          <w:lang w:val="en-GB"/>
        </w:rPr>
        <w:t xml:space="preserve"> promising predictive value compared to conventional statistical methods</w:t>
      </w:r>
      <w:r w:rsidR="00E04E4D" w:rsidRPr="0040209C">
        <w:rPr>
          <w:lang w:val="en-GB"/>
        </w:rPr>
        <w:t>.</w:t>
      </w:r>
      <w:r w:rsidR="00E04E4D" w:rsidRPr="0040209C">
        <w:rPr>
          <w:lang w:val="en-GB"/>
        </w:rPr>
        <w:fldChar w:fldCharType="begin">
          <w:fldData xml:space="preserve">PEVuZE5vdGU+PENpdGU+PEF1dGhvcj5IYWViZXJsZTwvQXV0aG9yPjxZZWFyPjIwMTk8L1llYXI+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</w:fldData>
        </w:fldChar>
      </w:r>
      <w:r w:rsidR="00E04E4D" w:rsidRPr="0040209C">
        <w:rPr>
          <w:lang w:val="en-GB"/>
        </w:rPr>
        <w:instrText xml:space="preserve"> ADDIN EN.CITE </w:instrText>
      </w:r>
      <w:r w:rsidR="00E04E4D" w:rsidRPr="0040209C">
        <w:rPr>
          <w:lang w:val="en-GB"/>
        </w:rPr>
        <w:fldChar w:fldCharType="begin">
          <w:fldData xml:space="preserve">PEVuZE5vdGU+PENpdGU+PEF1dGhvcj5IYWViZXJsZTwvQXV0aG9yPjxZZWFyPjIwMTk8L1llYXI+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</w:fldData>
        </w:fldChar>
      </w:r>
      <w:r w:rsidR="00E04E4D" w:rsidRPr="0040209C">
        <w:rPr>
          <w:lang w:val="en-GB"/>
        </w:rPr>
        <w:instrText xml:space="preserve"> ADDIN EN.CITE.DATA </w:instrText>
      </w:r>
      <w:r w:rsidR="00E04E4D" w:rsidRPr="0040209C">
        <w:rPr>
          <w:lang w:val="en-GB"/>
        </w:rPr>
      </w:r>
      <w:r w:rsidR="00E04E4D" w:rsidRPr="0040209C">
        <w:rPr>
          <w:lang w:val="en-GB"/>
        </w:rPr>
        <w:fldChar w:fldCharType="end"/>
      </w:r>
      <w:r w:rsidR="00E04E4D" w:rsidRPr="0040209C">
        <w:rPr>
          <w:lang w:val="en-GB"/>
        </w:rPr>
      </w:r>
      <w:r w:rsidR="00E04E4D" w:rsidRPr="0040209C">
        <w:rPr>
          <w:lang w:val="en-GB"/>
        </w:rPr>
        <w:fldChar w:fldCharType="separate"/>
      </w:r>
      <w:r w:rsidR="00E04E4D" w:rsidRPr="0040209C">
        <w:rPr>
          <w:noProof/>
          <w:vertAlign w:val="superscript"/>
          <w:lang w:val="en-GB"/>
        </w:rPr>
        <w:t>22</w:t>
      </w:r>
      <w:r w:rsidR="00E04E4D" w:rsidRPr="0040209C">
        <w:rPr>
          <w:lang w:val="en-GB"/>
        </w:rPr>
        <w:fldChar w:fldCharType="end"/>
      </w:r>
      <w:r w:rsidRPr="0040209C">
        <w:rPr>
          <w:lang w:val="en-GB"/>
        </w:rPr>
        <w:t xml:space="preserve"> </w:t>
      </w:r>
    </w:p>
    <w:p w14:paraId="29857420" w14:textId="33125C25" w:rsidR="00DE67BB" w:rsidRPr="0040209C" w:rsidRDefault="00355961">
      <w:pPr>
        <w:spacing w:line="360" w:lineRule="auto"/>
        <w:rPr>
          <w:lang w:val="en-GB"/>
        </w:rPr>
      </w:pPr>
      <w:r w:rsidRPr="0040209C">
        <w:rPr>
          <w:lang w:val="en-GB"/>
        </w:rPr>
        <w:t>However,</w:t>
      </w:r>
      <w:r w:rsidR="0040209C">
        <w:rPr>
          <w:lang w:val="en-GB"/>
        </w:rPr>
        <w:t xml:space="preserve"> few of such papers have considered the presence of enhanced recovery programs, as</w:t>
      </w:r>
      <w:r w:rsidRPr="0040209C">
        <w:rPr>
          <w:lang w:val="en-GB"/>
        </w:rPr>
        <w:t xml:space="preserve"> most are based on large database cohorts with </w:t>
      </w:r>
      <w:r w:rsidR="0040209C" w:rsidRPr="0040209C">
        <w:rPr>
          <w:lang w:val="en-GB"/>
        </w:rPr>
        <w:t xml:space="preserve">the </w:t>
      </w:r>
      <w:r w:rsidR="0040209C">
        <w:rPr>
          <w:lang w:val="en-GB"/>
        </w:rPr>
        <w:t xml:space="preserve">presence of </w:t>
      </w:r>
      <w:r w:rsidR="0040209C" w:rsidRPr="0040209C">
        <w:rPr>
          <w:lang w:val="en-GB"/>
        </w:rPr>
        <w:t xml:space="preserve">risk factors </w:t>
      </w:r>
      <w:r w:rsidR="0040209C">
        <w:rPr>
          <w:lang w:val="en-GB"/>
        </w:rPr>
        <w:t xml:space="preserve">and complications </w:t>
      </w:r>
      <w:r w:rsidR="0040209C" w:rsidRPr="0040209C">
        <w:rPr>
          <w:lang w:val="en-GB"/>
        </w:rPr>
        <w:t>often being based on diagnostic codes</w:t>
      </w:r>
      <w:r w:rsidR="0040209C">
        <w:rPr>
          <w:lang w:val="en-GB"/>
        </w:rPr>
        <w:t xml:space="preserve"> and </w:t>
      </w:r>
      <w:r w:rsidRPr="0040209C">
        <w:rPr>
          <w:lang w:val="en-GB"/>
        </w:rPr>
        <w:t xml:space="preserve">limited information on </w:t>
      </w:r>
      <w:r w:rsidR="009A4758">
        <w:rPr>
          <w:lang w:val="en-GB"/>
        </w:rPr>
        <w:t xml:space="preserve">perioperative care, </w:t>
      </w:r>
      <w:r w:rsidRPr="0040209C">
        <w:rPr>
          <w:lang w:val="en-GB"/>
        </w:rPr>
        <w:t xml:space="preserve">follow-up and discharge </w:t>
      </w:r>
      <w:r w:rsidR="00AB6614" w:rsidRPr="0040209C">
        <w:rPr>
          <w:lang w:val="en-GB"/>
        </w:rPr>
        <w:t>destination</w:t>
      </w:r>
      <w:r w:rsidR="0040209C">
        <w:rPr>
          <w:lang w:val="en-GB"/>
        </w:rPr>
        <w:t xml:space="preserve">. </w:t>
      </w:r>
      <w:r w:rsidR="009A4758">
        <w:rPr>
          <w:lang w:val="en-GB"/>
        </w:rPr>
        <w:t>Despite that such an</w:t>
      </w:r>
      <w:r w:rsidR="0040209C">
        <w:rPr>
          <w:lang w:val="en-GB"/>
        </w:rPr>
        <w:t xml:space="preserve"> approach</w:t>
      </w:r>
      <w:r w:rsidRPr="0040209C">
        <w:rPr>
          <w:lang w:val="en-GB"/>
        </w:rPr>
        <w:t xml:space="preserve"> may be suboptimal compared to patient specific comorbidity</w:t>
      </w:r>
      <w:r w:rsidR="0040209C">
        <w:rPr>
          <w:lang w:val="en-GB"/>
        </w:rPr>
        <w:t xml:space="preserve"> and outcome</w:t>
      </w:r>
      <w:r w:rsidRPr="0040209C">
        <w:rPr>
          <w:lang w:val="en-GB"/>
        </w:rPr>
        <w:t xml:space="preserve"> asses</w:t>
      </w:r>
      <w:r w:rsidR="00E04E4D" w:rsidRPr="0040209C">
        <w:rPr>
          <w:lang w:val="en-GB"/>
        </w:rPr>
        <w:t>sment</w:t>
      </w:r>
      <w:r w:rsidR="009A4758">
        <w:rPr>
          <w:lang w:val="en-GB"/>
        </w:rPr>
        <w:t>s</w:t>
      </w:r>
      <w:r w:rsidRPr="0040209C">
        <w:rPr>
          <w:lang w:val="en-GB"/>
        </w:rPr>
        <w:t xml:space="preserve"> independen</w:t>
      </w:r>
      <w:r w:rsidR="00E04E4D" w:rsidRPr="0040209C">
        <w:rPr>
          <w:lang w:val="en-GB"/>
        </w:rPr>
        <w:t>t</w:t>
      </w:r>
      <w:r w:rsidRPr="0040209C">
        <w:rPr>
          <w:lang w:val="en-GB"/>
        </w:rPr>
        <w:t xml:space="preserve"> from economic reimbursement systems</w:t>
      </w:r>
      <w:r w:rsidR="009A4758">
        <w:rPr>
          <w:lang w:val="en-GB"/>
        </w:rPr>
        <w:t>,</w:t>
      </w:r>
      <w:r w:rsidRPr="0040209C">
        <w:rPr>
          <w:lang w:val="en-GB"/>
        </w:rPr>
        <w:t xml:space="preserve"> ML predictive models seem promising and could provide an improved basis for identifying a potential “high-risk” surgical population who may benefit from more </w:t>
      </w:r>
      <w:r w:rsidR="00146272" w:rsidRPr="0040209C">
        <w:rPr>
          <w:lang w:val="en-GB"/>
        </w:rPr>
        <w:t>ext</w:t>
      </w:r>
      <w:r w:rsidRPr="0040209C">
        <w:rPr>
          <w:lang w:val="en-GB"/>
        </w:rPr>
        <w:t>ensive preoperative evaluation and postoperative medical care.</w:t>
      </w:r>
    </w:p>
    <w:p w14:paraId="499F910A" w14:textId="50858CBE" w:rsidR="00DE67BB" w:rsidRPr="0040209C" w:rsidRDefault="00355961" w:rsidP="00E04E4D">
      <w:pPr>
        <w:spacing w:line="360" w:lineRule="auto"/>
        <w:rPr>
          <w:lang w:val="en-GB"/>
        </w:rPr>
      </w:pPr>
      <w:r w:rsidRPr="0040209C">
        <w:rPr>
          <w:lang w:val="en-GB"/>
        </w:rPr>
        <w:t xml:space="preserve">Consequently, </w:t>
      </w:r>
      <w:r w:rsidR="009A33FF" w:rsidRPr="0040209C">
        <w:rPr>
          <w:lang w:val="en-GB"/>
        </w:rPr>
        <w:t xml:space="preserve">we </w:t>
      </w:r>
      <w:r w:rsidR="00C12E31">
        <w:rPr>
          <w:lang w:val="en-GB"/>
        </w:rPr>
        <w:t xml:space="preserve">used a </w:t>
      </w:r>
      <w:r w:rsidRPr="0040209C">
        <w:rPr>
          <w:lang w:val="en-GB"/>
        </w:rPr>
        <w:t xml:space="preserve">large, consecutive cohort from a well-established fast-track </w:t>
      </w:r>
      <w:r w:rsidR="00AB6614" w:rsidRPr="0040209C">
        <w:rPr>
          <w:lang w:val="en-GB"/>
        </w:rPr>
        <w:t>THA/TKA</w:t>
      </w:r>
      <w:r w:rsidRPr="0040209C">
        <w:rPr>
          <w:lang w:val="en-GB"/>
        </w:rPr>
        <w:t xml:space="preserve"> setup in a national public health</w:t>
      </w:r>
      <w:r w:rsidR="009A33FF" w:rsidRPr="0040209C">
        <w:rPr>
          <w:lang w:val="en-GB"/>
        </w:rPr>
        <w:t>-</w:t>
      </w:r>
      <w:r w:rsidRPr="0040209C">
        <w:rPr>
          <w:lang w:val="en-GB"/>
        </w:rPr>
        <w:t>care system and with a median LOS of 1 day</w:t>
      </w:r>
      <w:r w:rsidR="00C12E31">
        <w:rPr>
          <w:lang w:val="en-GB"/>
        </w:rPr>
        <w:t>,</w:t>
      </w:r>
      <w:r w:rsidR="009A33FF" w:rsidRPr="0040209C">
        <w:rPr>
          <w:lang w:val="en-GB"/>
        </w:rPr>
        <w:fldChar w:fldCharType="begin"/>
      </w:r>
      <w:r w:rsidR="009A33FF" w:rsidRPr="0040209C">
        <w:rPr>
          <w:lang w:val="en-GB"/>
        </w:rPr>
        <w:instrText xml:space="preserve"> ADDIN EN.CITE &lt;EndNote&gt;&lt;Cite&gt;&lt;Author&gt;Petersen&lt;/Author&gt;&lt;Year&gt;2020&lt;/Year&gt;&lt;RecNum&gt;1165&lt;/RecNum&gt;&lt;DisplayText&gt;&lt;style face="superscript"&gt;1&lt;/style&gt;&lt;/DisplayText&gt;&lt;record&gt;&lt;rec-number&gt;1165&lt;/rec-number&gt;&lt;foreign-keys&gt;&lt;key app="EN" db-id="5zxaz90vjvrv5leds09pd0vptztx95vva0pf" timestamp="1607362891"&gt;1165&lt;/key&gt;&lt;/foreign-keys&gt;&lt;ref-type name="Journal Article"&gt;17&lt;/ref-type&gt;&lt;contributors&gt;&lt;authors&gt;&lt;author&gt;Petersen, P. B.&lt;/author&gt;&lt;author&gt;Kehlet, H.&lt;/author&gt;&lt;author&gt;Jørgensen, C. C.&lt;/author&gt;&lt;/authors&gt;&lt;/contributors&gt;&lt;auth-address&gt;Section for Surgical Pathophysiology, 7621, Copenhagen University Hospital, Rigshospitalet, Blegdamsvej 9, 2100, Copenhagen, Denmark. Pelle.Petersen.01@regionh.dk.&amp;#xD;Section for Surgical Pathophysiology, 7621, Copenhagen University Hospital, Rigshospitalet, Blegdamsvej 9, 2100, Copenhagen, Denmark.&amp;#xD;Lundbeck Foundation Centre for Fast-Track Hip and Knee Arthroplasty, Copenhagen, Denmark.&lt;/auth-address&gt;&lt;titles&gt;&lt;title&gt;Improvement in fast-track hip and knee arthroplasty: a prospective multicentre study of 36,935 procedures from 2010 to 2017&lt;/title&gt;&lt;secondary-title&gt;Sci Rep&lt;/secondary-title&gt;&lt;alt-title&gt;Scientific reports&lt;/alt-title&gt;&lt;/titles&gt;&lt;periodical&gt;&lt;full-title&gt;Sci Rep&lt;/full-title&gt;&lt;abbr-1&gt;Scientific reports&lt;/abbr-1&gt;&lt;/periodical&gt;&lt;alt-periodical&gt;&lt;full-title&gt;Sci Rep&lt;/full-title&gt;&lt;abbr-1&gt;Scientific reports&lt;/abbr-1&gt;&lt;/alt-periodical&gt;&lt;pages&gt;21233&lt;/pages&gt;&lt;volume&gt;10&lt;/volume&gt;&lt;number&gt;1&lt;/number&gt;&lt;edition&gt;2020/12/06&lt;/edition&gt;&lt;dates&gt;&lt;year&gt;2020&lt;/year&gt;&lt;pub-dates&gt;&lt;date&gt;Dec 4&lt;/date&gt;&lt;/pub-dates&gt;&lt;/dates&gt;&lt;isbn&gt;2045-2322&lt;/isbn&gt;&lt;accession-num&gt;33277508&lt;/accession-num&gt;&lt;urls&gt;&lt;related-urls&gt;&lt;url&gt;https://www.nature.com/articles/s41598-020-77127-6.pdf&lt;/url&gt;&lt;/related-urls&gt;&lt;/urls&gt;&lt;electronic-resource-num&gt;10.1038/s41598-020-77127-6&lt;/electronic-resource-num&gt;&lt;remote-database-provider&gt;NLM&lt;/remote-database-provider&gt;&lt;language&gt;eng&lt;/language&gt;&lt;/record&gt;&lt;/Cite&gt;&lt;/EndNote&gt;</w:instrText>
      </w:r>
      <w:r w:rsidR="009A33FF" w:rsidRPr="0040209C">
        <w:rPr>
          <w:lang w:val="en-GB"/>
        </w:rPr>
        <w:fldChar w:fldCharType="separate"/>
      </w:r>
      <w:r w:rsidR="009A33FF" w:rsidRPr="0040209C">
        <w:rPr>
          <w:noProof/>
          <w:vertAlign w:val="superscript"/>
          <w:lang w:val="en-GB"/>
        </w:rPr>
        <w:t>1</w:t>
      </w:r>
      <w:r w:rsidR="009A33FF" w:rsidRPr="0040209C">
        <w:rPr>
          <w:lang w:val="en-GB"/>
        </w:rPr>
        <w:fldChar w:fldCharType="end"/>
      </w:r>
      <w:r w:rsidRPr="0040209C">
        <w:rPr>
          <w:lang w:val="en-GB"/>
        </w:rPr>
        <w:t xml:space="preserve"> </w:t>
      </w:r>
      <w:r w:rsidR="00AB6614" w:rsidRPr="0040209C">
        <w:rPr>
          <w:lang w:val="en-GB"/>
        </w:rPr>
        <w:t xml:space="preserve">to </w:t>
      </w:r>
      <w:r w:rsidRPr="0040209C">
        <w:rPr>
          <w:lang w:val="en-GB"/>
        </w:rPr>
        <w:t>investigat</w:t>
      </w:r>
      <w:r w:rsidR="00AB6614" w:rsidRPr="0040209C">
        <w:rPr>
          <w:lang w:val="en-GB"/>
        </w:rPr>
        <w:t xml:space="preserve">e </w:t>
      </w:r>
      <w:r w:rsidRPr="0040209C">
        <w:rPr>
          <w:lang w:val="en-GB"/>
        </w:rPr>
        <w:lastRenderedPageBreak/>
        <w:t xml:space="preserve">whether a </w:t>
      </w:r>
      <w:r w:rsidR="009A33FF" w:rsidRPr="0040209C">
        <w:rPr>
          <w:lang w:val="en-GB"/>
        </w:rPr>
        <w:t>ML-algorithm</w:t>
      </w:r>
      <w:r w:rsidRPr="0040209C">
        <w:rPr>
          <w:lang w:val="en-GB"/>
        </w:rPr>
        <w:t xml:space="preserve"> </w:t>
      </w:r>
      <w:r w:rsidR="009A4758">
        <w:rPr>
          <w:lang w:val="en-GB"/>
        </w:rPr>
        <w:t>was</w:t>
      </w:r>
      <w:r w:rsidRPr="0040209C">
        <w:rPr>
          <w:lang w:val="en-GB"/>
        </w:rPr>
        <w:t xml:space="preserve"> able to improve </w:t>
      </w:r>
      <w:r w:rsidR="009A4758">
        <w:rPr>
          <w:lang w:val="en-GB"/>
        </w:rPr>
        <w:t xml:space="preserve">prediction of medical </w:t>
      </w:r>
      <w:r w:rsidR="00C12E31">
        <w:rPr>
          <w:lang w:val="en-GB"/>
        </w:rPr>
        <w:t>complications</w:t>
      </w:r>
      <w:r w:rsidR="009A4758">
        <w:rPr>
          <w:lang w:val="en-GB"/>
        </w:rPr>
        <w:t xml:space="preserve"> resulting in </w:t>
      </w:r>
      <w:r w:rsidRPr="0040209C">
        <w:rPr>
          <w:lang w:val="en-GB"/>
        </w:rPr>
        <w:t>prolonged LOS and</w:t>
      </w:r>
      <w:r w:rsidR="00E04E4D" w:rsidRPr="0040209C">
        <w:rPr>
          <w:lang w:val="en-GB"/>
        </w:rPr>
        <w:t xml:space="preserve"> </w:t>
      </w:r>
      <w:r w:rsidRPr="0040209C">
        <w:rPr>
          <w:lang w:val="en-GB"/>
        </w:rPr>
        <w:t xml:space="preserve">readmissions </w:t>
      </w:r>
      <w:r w:rsidR="00C12E31">
        <w:rPr>
          <w:lang w:val="en-GB"/>
        </w:rPr>
        <w:t>compared to</w:t>
      </w:r>
      <w:r w:rsidR="009A4758">
        <w:rPr>
          <w:lang w:val="en-GB"/>
        </w:rPr>
        <w:t xml:space="preserve"> a</w:t>
      </w:r>
      <w:r w:rsidR="009A33FF" w:rsidRPr="0040209C">
        <w:rPr>
          <w:lang w:val="en-GB"/>
        </w:rPr>
        <w:t xml:space="preserve"> traditional logistic regression model</w:t>
      </w:r>
      <w:r w:rsidRPr="0040209C">
        <w:rPr>
          <w:lang w:val="en-GB"/>
        </w:rPr>
        <w:t xml:space="preserve">. </w:t>
      </w:r>
    </w:p>
    <w:p w14:paraId="098C099F" w14:textId="77777777" w:rsidR="00DE67BB" w:rsidRPr="0040209C" w:rsidRDefault="00355961">
      <w:pPr>
        <w:pStyle w:val="Heading1"/>
        <w:rPr>
          <w:lang w:val="en-GB"/>
        </w:rPr>
      </w:pPr>
      <w:bookmarkStart w:id="8" w:name="_ikpsx5rv2zs0" w:colFirst="0" w:colLast="0"/>
      <w:bookmarkEnd w:id="8"/>
      <w:r w:rsidRPr="0040209C">
        <w:rPr>
          <w:lang w:val="en-GB"/>
        </w:rPr>
        <w:t>Method</w:t>
      </w:r>
    </w:p>
    <w:p w14:paraId="58AB07A6" w14:textId="269168EF" w:rsidR="00E04E4D" w:rsidRPr="0040209C" w:rsidRDefault="00355961" w:rsidP="00E04E4D">
      <w:pPr>
        <w:spacing w:line="360" w:lineRule="auto"/>
        <w:rPr>
          <w:rFonts w:eastAsia="Arial Unicode MS"/>
          <w:lang w:val="en-GB"/>
        </w:rPr>
      </w:pPr>
      <w:r w:rsidRPr="0040209C">
        <w:rPr>
          <w:lang w:val="en-GB"/>
        </w:rPr>
        <w:br/>
      </w:r>
      <w:r w:rsidR="00844A1E">
        <w:rPr>
          <w:lang w:val="en-GB"/>
        </w:rPr>
        <w:t>Reporting of the study is done in accordance with the Transparent reporting of multivariable prediction model for individual prognosis or diagnosis (TRIPOD) statement</w:t>
      </w:r>
      <w:r w:rsidR="00844A1E">
        <w:rPr>
          <w:lang w:val="en-GB"/>
        </w:rPr>
        <w:fldChar w:fldCharType="begin"/>
      </w:r>
      <w:r w:rsidR="00844A1E">
        <w:rPr>
          <w:lang w:val="en-GB"/>
        </w:rPr>
        <w:instrText xml:space="preserve"> ADDIN EN.CITE &lt;EndNote&gt;&lt;Cite&gt;&lt;Author&gt;Moons&lt;/Author&gt;&lt;Year&gt;2015&lt;/Year&gt;&lt;RecNum&gt;1211&lt;/RecNum&gt;&lt;DisplayText&gt;&lt;style face="superscript"&gt;23&lt;/style&gt;&lt;/DisplayText&gt;&lt;record&gt;&lt;rec-number&gt;1211&lt;/rec-number&gt;&lt;foreign-keys&gt;&lt;key app="EN" db-id="5zxaz90vjvrv5leds09pd0vptztx95vva0pf" timestamp="1621441792"&gt;1211&lt;/key&gt;&lt;/foreign-keys&gt;&lt;ref-type name="Journal Article"&gt;17&lt;/ref-type&gt;&lt;contributors&gt;&lt;authors&gt;&lt;author&gt;Moons, K. G.&lt;/author&gt;&lt;author&gt;Altman, D. G.&lt;/author&gt;&lt;author&gt;Reitsma, J. B.&lt;/author&gt;&lt;author&gt;Ioannidis, J. P.&lt;/author&gt;&lt;author&gt;Macaskill, P.&lt;/author&gt;&lt;author&gt;Steyerberg, E. W.&lt;/author&gt;&lt;author&gt;Vickers, A. J.&lt;/author&gt;&lt;author&gt;Ransohoff, D. F.&lt;/author&gt;&lt;author&gt;Collins, G. S.&lt;/author&gt;&lt;/authors&gt;&lt;/contributors&gt;&lt;titles&gt;&lt;title&gt;Transparent Reporting of a multivariable prediction model for Individual Prognosis or Diagnosis (TRIPOD): explanation and elaboration&lt;/title&gt;&lt;secondary-title&gt;Ann Intern Med&lt;/secondary-title&gt;&lt;alt-title&gt;Annals of internal medicine&lt;/alt-title&gt;&lt;/titles&gt;&lt;periodical&gt;&lt;full-title&gt;Ann Intern Med&lt;/full-title&gt;&lt;abbr-1&gt;Annals of internal medicine&lt;/abbr-1&gt;&lt;/periodical&gt;&lt;alt-periodical&gt;&lt;full-title&gt;Ann Intern Med&lt;/full-title&gt;&lt;abbr-1&gt;Annals of internal medicine&lt;/abbr-1&gt;&lt;/alt-periodical&gt;&lt;pages&gt;W1-73&lt;/pages&gt;&lt;volume&gt;162&lt;/volume&gt;&lt;number&gt;1&lt;/number&gt;&lt;edition&gt;2015/01/07&lt;/edition&gt;&lt;keywords&gt;&lt;keyword&gt;Checklist&lt;/keyword&gt;&lt;keyword&gt;*Decision Support Techniques&lt;/keyword&gt;&lt;keyword&gt;*Diagnosis&lt;/keyword&gt;&lt;keyword&gt;Guidelines as Topic&lt;/keyword&gt;&lt;keyword&gt;Humans&lt;/keyword&gt;&lt;keyword&gt;*Models, Statistical&lt;/keyword&gt;&lt;keyword&gt;Multivariate Analysis&lt;/keyword&gt;&lt;keyword&gt;*Prognosis&lt;/keyword&gt;&lt;keyword&gt;Publishing/*standards&lt;/keyword&gt;&lt;keyword&gt;Reproducibility of Results&lt;/keyword&gt;&lt;/keywords&gt;&lt;dates&gt;&lt;year&gt;2015&lt;/year&gt;&lt;pub-dates&gt;&lt;date&gt;Jan 6&lt;/date&gt;&lt;/pub-dates&gt;&lt;/dates&gt;&lt;isbn&gt;0003-4819&lt;/isbn&gt;&lt;accession-num&gt;25560730&lt;/accession-num&gt;&lt;urls&gt;&lt;/urls&gt;&lt;electronic-resource-num&gt;10.7326/m14-0698&lt;/electronic-resource-num&gt;&lt;remote-database-provider&gt;NLM&lt;/remote-database-provider&gt;&lt;language&gt;eng&lt;/language&gt;&lt;/record&gt;&lt;/Cite&gt;&lt;/EndNote&gt;</w:instrText>
      </w:r>
      <w:r w:rsidR="00844A1E">
        <w:rPr>
          <w:lang w:val="en-GB"/>
        </w:rPr>
        <w:fldChar w:fldCharType="separate"/>
      </w:r>
      <w:r w:rsidR="00844A1E" w:rsidRPr="00844A1E">
        <w:rPr>
          <w:noProof/>
          <w:vertAlign w:val="superscript"/>
          <w:lang w:val="en-GB"/>
        </w:rPr>
        <w:t>23</w:t>
      </w:r>
      <w:r w:rsidR="00844A1E">
        <w:rPr>
          <w:lang w:val="en-GB"/>
        </w:rPr>
        <w:fldChar w:fldCharType="end"/>
      </w:r>
      <w:r w:rsidR="00844A1E">
        <w:rPr>
          <w:lang w:val="en-GB"/>
        </w:rPr>
        <w:t xml:space="preserve"> and the Clinical AI Research (CAIR) checklist proposal.</w:t>
      </w:r>
      <w:r w:rsidR="00844A1E">
        <w:rPr>
          <w:lang w:val="en-GB"/>
        </w:rPr>
        <w:fldChar w:fldCharType="begin">
          <w:fldData xml:space="preserve">PEVuZE5vdGU+PENpdGU+PEF1dGhvcj5PbGN6YWs8L0F1dGhvcj48WWVhcj4yMDIxPC9ZZWFyPjxS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=
</w:fldData>
        </w:fldChar>
      </w:r>
      <w:r w:rsidR="00844A1E">
        <w:rPr>
          <w:lang w:val="en-GB"/>
        </w:rPr>
        <w:instrText xml:space="preserve"> ADDIN EN.CITE </w:instrText>
      </w:r>
      <w:r w:rsidR="00844A1E">
        <w:rPr>
          <w:lang w:val="en-GB"/>
        </w:rPr>
        <w:fldChar w:fldCharType="begin">
          <w:fldData xml:space="preserve">PEVuZE5vdGU+PENpdGU+PEF1dGhvcj5PbGN6YWs8L0F1dGhvcj48WWVhcj4yMDIxPC9ZZWFyPjxS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=
</w:fldData>
        </w:fldChar>
      </w:r>
      <w:r w:rsidR="00844A1E">
        <w:rPr>
          <w:lang w:val="en-GB"/>
        </w:rPr>
        <w:instrText xml:space="preserve"> ADDIN EN.CITE.DATA </w:instrText>
      </w:r>
      <w:r w:rsidR="00844A1E">
        <w:rPr>
          <w:lang w:val="en-GB"/>
        </w:rPr>
      </w:r>
      <w:r w:rsidR="00844A1E">
        <w:rPr>
          <w:lang w:val="en-GB"/>
        </w:rPr>
        <w:fldChar w:fldCharType="end"/>
      </w:r>
      <w:r w:rsidR="00844A1E">
        <w:rPr>
          <w:lang w:val="en-GB"/>
        </w:rPr>
      </w:r>
      <w:r w:rsidR="00844A1E">
        <w:rPr>
          <w:lang w:val="en-GB"/>
        </w:rPr>
        <w:fldChar w:fldCharType="separate"/>
      </w:r>
      <w:r w:rsidR="00844A1E" w:rsidRPr="00844A1E">
        <w:rPr>
          <w:noProof/>
          <w:vertAlign w:val="superscript"/>
          <w:lang w:val="en-GB"/>
        </w:rPr>
        <w:t>24</w:t>
      </w:r>
      <w:r w:rsidR="00844A1E">
        <w:rPr>
          <w:lang w:val="en-GB"/>
        </w:rPr>
        <w:fldChar w:fldCharType="end"/>
      </w:r>
      <w:r w:rsidR="00844A1E">
        <w:rPr>
          <w:lang w:val="en-GB"/>
        </w:rPr>
        <w:br/>
        <w:t>The</w:t>
      </w:r>
      <w:r w:rsidRPr="0040209C">
        <w:rPr>
          <w:lang w:val="en-GB"/>
        </w:rPr>
        <w:t xml:space="preserve"> study is based on the Centre for Fast-track Hip and Knee Replacement database which </w:t>
      </w:r>
      <w:r w:rsidR="00AB6614" w:rsidRPr="0040209C">
        <w:rPr>
          <w:lang w:val="en-GB"/>
        </w:rPr>
        <w:t>is</w:t>
      </w:r>
      <w:r w:rsidRPr="0040209C">
        <w:rPr>
          <w:lang w:val="en-GB"/>
        </w:rPr>
        <w:t xml:space="preserve"> a prospective database on preoperative patient characteristics </w:t>
      </w:r>
      <w:r w:rsidR="00AB6614" w:rsidRPr="0040209C">
        <w:rPr>
          <w:lang w:val="en-GB"/>
        </w:rPr>
        <w:t xml:space="preserve">and </w:t>
      </w:r>
      <w:r w:rsidR="00E04E4D" w:rsidRPr="0040209C">
        <w:rPr>
          <w:lang w:val="en-GB"/>
        </w:rPr>
        <w:t xml:space="preserve">enrolling </w:t>
      </w:r>
      <w:r w:rsidR="00AB6614" w:rsidRPr="0040209C">
        <w:rPr>
          <w:lang w:val="en-GB"/>
        </w:rPr>
        <w:t>consecutive patients</w:t>
      </w:r>
      <w:r w:rsidR="00E04E4D" w:rsidRPr="0040209C">
        <w:rPr>
          <w:lang w:val="en-GB"/>
        </w:rPr>
        <w:t xml:space="preserve"> between 2010 and 2017</w:t>
      </w:r>
      <w:r w:rsidRPr="0040209C">
        <w:rPr>
          <w:lang w:val="en-GB"/>
        </w:rPr>
        <w:t>. The database is registered on ClinicalTrials.gov as a study registry (</w:t>
      </w:r>
      <w:r w:rsidRPr="0040209C">
        <w:rPr>
          <w:shd w:val="clear" w:color="auto" w:fill="E9F0FF"/>
          <w:lang w:val="en-GB"/>
        </w:rPr>
        <w:t>NCT01515670)</w:t>
      </w:r>
      <w:r w:rsidRPr="0040209C">
        <w:rPr>
          <w:lang w:val="en-GB"/>
        </w:rPr>
        <w:t xml:space="preserve">. </w:t>
      </w:r>
      <w:r w:rsidR="005F276F" w:rsidRPr="0040209C">
        <w:rPr>
          <w:lang w:val="en-GB"/>
        </w:rPr>
        <w:t xml:space="preserve">Permission to review and store information from medical records without informed consent was acquired from </w:t>
      </w:r>
      <w:proofErr w:type="spellStart"/>
      <w:r w:rsidR="005F276F" w:rsidRPr="0040209C">
        <w:rPr>
          <w:lang w:val="en-GB"/>
        </w:rPr>
        <w:t>Center</w:t>
      </w:r>
      <w:proofErr w:type="spellEnd"/>
      <w:r w:rsidR="005F276F" w:rsidRPr="0040209C">
        <w:rPr>
          <w:lang w:val="en-GB"/>
        </w:rPr>
        <w:t xml:space="preserve"> for Regional Development</w:t>
      </w:r>
      <w:r w:rsidR="008B039D" w:rsidRPr="0040209C">
        <w:rPr>
          <w:lang w:val="en-GB"/>
        </w:rPr>
        <w:t xml:space="preserve"> (R-20073405) and the Danish Data Protection Agency (RH-2007-30-0623).</w:t>
      </w:r>
      <w:r w:rsidR="005F276F" w:rsidRPr="0040209C">
        <w:rPr>
          <w:lang w:val="en-GB"/>
        </w:rPr>
        <w:t xml:space="preserve"> </w:t>
      </w:r>
      <w:r w:rsidR="00E04E4D" w:rsidRPr="0040209C">
        <w:rPr>
          <w:lang w:val="en-GB"/>
        </w:rPr>
        <w:t>Patient</w:t>
      </w:r>
      <w:r w:rsidR="008B039D" w:rsidRPr="0040209C">
        <w:rPr>
          <w:lang w:val="en-GB"/>
        </w:rPr>
        <w:t>s</w:t>
      </w:r>
      <w:r w:rsidR="00E04E4D" w:rsidRPr="0040209C">
        <w:rPr>
          <w:lang w:val="en-GB"/>
        </w:rPr>
        <w:t xml:space="preserve"> completed the preoperative questionnaire with nurse assistance if needed and a</w:t>
      </w:r>
      <w:r w:rsidRPr="0040209C">
        <w:rPr>
          <w:rFonts w:eastAsia="Arial Unicode MS"/>
          <w:lang w:val="en-GB"/>
        </w:rPr>
        <w:t>dditional information on</w:t>
      </w:r>
      <w:r w:rsidR="00E04E4D" w:rsidRPr="0040209C">
        <w:rPr>
          <w:rFonts w:eastAsia="Arial Unicode MS"/>
          <w:lang w:val="en-GB"/>
        </w:rPr>
        <w:t xml:space="preserve"> </w:t>
      </w:r>
      <w:r w:rsidR="00C12E31">
        <w:rPr>
          <w:rFonts w:eastAsia="Arial Unicode MS"/>
          <w:lang w:val="en-GB"/>
        </w:rPr>
        <w:t>reimbursed prescriptions 6 months prior to surgery</w:t>
      </w:r>
      <w:r w:rsidRPr="0040209C">
        <w:rPr>
          <w:rFonts w:eastAsia="Arial Unicode MS"/>
          <w:lang w:val="en-GB"/>
        </w:rPr>
        <w:t xml:space="preserve"> </w:t>
      </w:r>
      <w:r w:rsidR="00E04E4D" w:rsidRPr="0040209C">
        <w:rPr>
          <w:rFonts w:eastAsia="Arial Unicode MS"/>
          <w:lang w:val="en-GB"/>
        </w:rPr>
        <w:t>was</w:t>
      </w:r>
      <w:r w:rsidRPr="0040209C">
        <w:rPr>
          <w:rFonts w:eastAsia="Arial Unicode MS"/>
          <w:lang w:val="en-GB"/>
        </w:rPr>
        <w:t xml:space="preserve"> </w:t>
      </w:r>
      <w:r w:rsidR="00E04E4D" w:rsidRPr="0040209C">
        <w:rPr>
          <w:rFonts w:eastAsia="Arial Unicode MS"/>
          <w:lang w:val="en-GB"/>
        </w:rPr>
        <w:t>acquired</w:t>
      </w:r>
      <w:r w:rsidRPr="0040209C">
        <w:rPr>
          <w:rFonts w:eastAsia="Arial Unicode MS"/>
          <w:lang w:val="en-GB"/>
        </w:rPr>
        <w:t xml:space="preserve"> using the Danish National Registry of Reimbursed Prescription</w:t>
      </w:r>
      <w:r w:rsidR="00E04E4D" w:rsidRPr="0040209C">
        <w:rPr>
          <w:rFonts w:eastAsia="Arial Unicode MS"/>
          <w:lang w:val="en-GB"/>
        </w:rPr>
        <w:t>s</w:t>
      </w:r>
      <w:r w:rsidR="00C12E31">
        <w:rPr>
          <w:rFonts w:eastAsia="Arial Unicode MS"/>
          <w:lang w:val="en-GB"/>
        </w:rPr>
        <w:t xml:space="preserve"> which records all dispensed prescriptions with reimbursement in Denmark</w:t>
      </w:r>
      <w:r w:rsidR="00E04E4D" w:rsidRPr="0040209C">
        <w:rPr>
          <w:rFonts w:eastAsia="Arial Unicode MS"/>
          <w:lang w:val="en-GB"/>
        </w:rPr>
        <w:t>.</w:t>
      </w:r>
      <w:r w:rsidR="00E04E4D" w:rsidRPr="0040209C">
        <w:rPr>
          <w:rFonts w:eastAsia="Arial Unicode MS"/>
          <w:lang w:val="en-GB"/>
        </w:rPr>
        <w:fldChar w:fldCharType="begin"/>
      </w:r>
      <w:r w:rsidR="00844A1E">
        <w:rPr>
          <w:rFonts w:eastAsia="Arial Unicode MS"/>
          <w:lang w:val="en-GB"/>
        </w:rPr>
        <w:instrText xml:space="preserve"> ADDIN EN.CITE &lt;EndNote&gt;&lt;Cite&gt;&lt;Author&gt;Johannesdottir&lt;/Author&gt;&lt;Year&gt;2012&lt;/Year&gt;&lt;RecNum&gt;323&lt;/RecNum&gt;&lt;DisplayText&gt;&lt;style face="superscript"&gt;25&lt;/style&gt;&lt;/DisplayText&gt;&lt;record&gt;&lt;rec-number&gt;323&lt;/rec-number&gt;&lt;foreign-keys&gt;&lt;key app="EN" db-id="5zxaz90vjvrv5leds09pd0vptztx95vva0pf" timestamp="1517231664"&gt;323&lt;/key&gt;&lt;/foreign-keys&gt;&lt;ref-type name="Journal Article"&gt;17&lt;/ref-type&gt;&lt;contributors&gt;&lt;authors&gt;&lt;author&gt;Johannesdottir, S. A.&lt;/author&gt;&lt;author&gt;Horvath-Puho, E.&lt;/author&gt;&lt;author&gt;Ehrenstein, V.&lt;/author&gt;&lt;author&gt;Schmidt, M.&lt;/author&gt;&lt;author&gt;Pedersen, L.&lt;/author&gt;&lt;author&gt;Sorensen, H. T.&lt;/author&gt;&lt;/authors&gt;&lt;/contributors&gt;&lt;auth-address&gt;Department of Clinical Epidemiology, Institute of Clinical Medicine, Aarhus University Hospital, Aarhus, Denmark&lt;/auth-address&gt;&lt;titles&gt;&lt;title&gt;Existing data sources for clinical epidemiology: The Danish National Database of Reimbursed Prescriptions&lt;/title&gt;&lt;secondary-title&gt;Clin.Epidemiol.&lt;/secondary-title&gt;&lt;/titles&gt;&lt;periodical&gt;&lt;full-title&gt;Clin.Epidemiol.&lt;/full-title&gt;&lt;/periodical&gt;&lt;pages&gt;303-313&lt;/pages&gt;&lt;volume&gt;4&lt;/volume&gt;&lt;reprint-edition&gt;NOT IN FILE&lt;/reprint-edition&gt;&lt;keywords&gt;&lt;keyword&gt;Denmark&lt;/keyword&gt;&lt;keyword&gt;drug effects&lt;/keyword&gt;&lt;keyword&gt;epidemiology&lt;/keyword&gt;&lt;keyword&gt;Medical Records&lt;/keyword&gt;&lt;keyword&gt;Registries&lt;/keyword&gt;&lt;keyword&gt;Research&lt;/keyword&gt;&lt;keyword&gt;Time&lt;/keyword&gt;&lt;/keywords&gt;&lt;dates&gt;&lt;year&gt;2012&lt;/year&gt;&lt;/dates&gt;&lt;work-type&gt;10.2147/CLEP.S37587 doi ;clep-4-303 pii&lt;/work-type&gt;&lt;urls&gt;&lt;related-urls&gt;&lt;url&gt;PM:23204870&lt;/url&gt;&lt;url&gt;https://www.dovepress.com/getfile.php?fileID=14474&lt;/url&gt;&lt;/related-urls&gt;&lt;/urls&gt;&lt;/record&gt;&lt;/Cite&gt;&lt;/EndNote&gt;</w:instrText>
      </w:r>
      <w:r w:rsidR="00E04E4D" w:rsidRPr="0040209C">
        <w:rPr>
          <w:rFonts w:eastAsia="Arial Unicode MS"/>
          <w:lang w:val="en-GB"/>
        </w:rPr>
        <w:fldChar w:fldCharType="separate"/>
      </w:r>
      <w:r w:rsidR="00844A1E" w:rsidRPr="00844A1E">
        <w:rPr>
          <w:rFonts w:eastAsia="Arial Unicode MS"/>
          <w:noProof/>
          <w:vertAlign w:val="superscript"/>
          <w:lang w:val="en-GB"/>
        </w:rPr>
        <w:t>25</w:t>
      </w:r>
      <w:r w:rsidR="00E04E4D" w:rsidRPr="0040209C">
        <w:rPr>
          <w:rFonts w:eastAsia="Arial Unicode MS"/>
          <w:lang w:val="en-GB"/>
        </w:rPr>
        <w:fldChar w:fldCharType="end"/>
      </w:r>
      <w:r w:rsidRPr="0040209C">
        <w:rPr>
          <w:rFonts w:eastAsia="Arial Unicode MS"/>
          <w:lang w:val="en-GB"/>
        </w:rPr>
        <w:t xml:space="preserve"> Finally, data </w:t>
      </w:r>
      <w:r w:rsidR="00E04E4D" w:rsidRPr="0040209C">
        <w:rPr>
          <w:rFonts w:eastAsia="Arial Unicode MS"/>
          <w:lang w:val="en-GB"/>
        </w:rPr>
        <w:t>was</w:t>
      </w:r>
      <w:r w:rsidRPr="0040209C">
        <w:rPr>
          <w:rFonts w:eastAsia="Arial Unicode MS"/>
          <w:lang w:val="en-GB"/>
        </w:rPr>
        <w:t xml:space="preserve"> crossed with the Danish National Patient Registry (DNPR) for information on LOS (counted as nights spent in hospital), 90-days readmissions with overnight stay and mortality. In case of LOS &gt;4 days or readmissions patient discharge summaries </w:t>
      </w:r>
      <w:r w:rsidR="00E04E4D" w:rsidRPr="0040209C">
        <w:rPr>
          <w:rFonts w:eastAsia="Arial Unicode MS"/>
          <w:lang w:val="en-GB"/>
        </w:rPr>
        <w:t>were</w:t>
      </w:r>
      <w:r w:rsidRPr="0040209C">
        <w:rPr>
          <w:rFonts w:eastAsia="Arial Unicode MS"/>
          <w:lang w:val="en-GB"/>
        </w:rPr>
        <w:t xml:space="preserve"> reviewed for information on postoperative morbidity and in case of insufficient information, the entire medical records were reviewed. Readmissions </w:t>
      </w:r>
      <w:r w:rsidR="00E04E4D" w:rsidRPr="0040209C">
        <w:rPr>
          <w:rFonts w:eastAsia="Arial Unicode MS"/>
          <w:lang w:val="en-GB"/>
        </w:rPr>
        <w:t>were</w:t>
      </w:r>
      <w:r w:rsidRPr="0040209C">
        <w:rPr>
          <w:rFonts w:eastAsia="Arial Unicode MS"/>
          <w:lang w:val="en-GB"/>
        </w:rPr>
        <w:t xml:space="preserve"> only included if considered related to the surgical procedure, thus excluding planned procedures</w:t>
      </w:r>
      <w:r w:rsidR="00AB6614" w:rsidRPr="0040209C">
        <w:rPr>
          <w:rFonts w:eastAsia="Arial Unicode MS"/>
          <w:lang w:val="en-GB"/>
        </w:rPr>
        <w:t xml:space="preserve"> like </w:t>
      </w:r>
      <w:r w:rsidRPr="0040209C">
        <w:rPr>
          <w:rFonts w:eastAsia="Arial Unicode MS"/>
          <w:lang w:val="en-GB"/>
        </w:rPr>
        <w:t>cancer workouts</w:t>
      </w:r>
      <w:r w:rsidR="00AB6614" w:rsidRPr="0040209C">
        <w:rPr>
          <w:rFonts w:eastAsia="Arial Unicode MS"/>
          <w:lang w:val="en-GB"/>
        </w:rPr>
        <w:t>,</w:t>
      </w:r>
      <w:r w:rsidR="00BF60F3" w:rsidRPr="0040209C">
        <w:rPr>
          <w:rFonts w:eastAsia="Arial Unicode MS"/>
          <w:lang w:val="en-GB"/>
        </w:rPr>
        <w:t xml:space="preserve"> cataract surgery, </w:t>
      </w:r>
      <w:r w:rsidRPr="0040209C">
        <w:rPr>
          <w:rFonts w:eastAsia="Arial Unicode MS"/>
          <w:lang w:val="en-GB"/>
        </w:rPr>
        <w:t xml:space="preserve">etc. Readmissions due to urinary tract infection or dizziness after day 30 were also considered unrelated to the surgical procedure. </w:t>
      </w:r>
      <w:r w:rsidRPr="0040209C">
        <w:rPr>
          <w:lang w:val="en-GB"/>
        </w:rPr>
        <w:t>In case of postoperative mortality</w:t>
      </w:r>
      <w:r w:rsidR="00BF60F3" w:rsidRPr="0040209C">
        <w:rPr>
          <w:lang w:val="en-GB"/>
        </w:rPr>
        <w:t>,</w:t>
      </w:r>
      <w:r w:rsidRPr="0040209C">
        <w:rPr>
          <w:lang w:val="en-GB"/>
        </w:rPr>
        <w:t xml:space="preserve"> the entire medical record, including potential readmissions w</w:t>
      </w:r>
      <w:r w:rsidR="00BF60F3" w:rsidRPr="0040209C">
        <w:rPr>
          <w:lang w:val="en-GB"/>
        </w:rPr>
        <w:t>as</w:t>
      </w:r>
      <w:r w:rsidRPr="0040209C">
        <w:rPr>
          <w:lang w:val="en-GB"/>
        </w:rPr>
        <w:t xml:space="preserve"> always reviewed to identify cause of death. Evaluation of discharge and medical records was by CJ until 2015, and then by PP supervised by CJ. In case of disagreement, records were conferred with HK. Subsequently, causes of LOS &gt;4, readmissions or mortality were classified as “medical” when related to perioperative care (renal failure, falls, pain, thrombosis, anaemia, disproved venous thromboembolism or infection etc.) and “surgical” if related to surgical technique (prosthetic </w:t>
      </w:r>
      <w:r w:rsidRPr="0040209C">
        <w:rPr>
          <w:lang w:val="en-GB"/>
        </w:rPr>
        <w:lastRenderedPageBreak/>
        <w:t>infection, revision surgery, periprosthetic fracture, hip dislocation etc.)</w:t>
      </w:r>
      <w:r w:rsidR="00E04E4D" w:rsidRPr="0040209C">
        <w:rPr>
          <w:lang w:val="en-GB"/>
        </w:rPr>
        <w:t>.</w:t>
      </w:r>
      <w:r w:rsidR="00E04E4D" w:rsidRPr="0040209C">
        <w:rPr>
          <w:lang w:val="en-GB"/>
        </w:rPr>
        <w:fldChar w:fldCharType="begin"/>
      </w:r>
      <w:r w:rsidR="00E04E4D" w:rsidRPr="0040209C">
        <w:rPr>
          <w:lang w:val="en-GB"/>
        </w:rPr>
        <w:instrText xml:space="preserve"> ADDIN EN.CITE &lt;EndNote&gt;&lt;Cite&gt;&lt;Author&gt;Petersen&lt;/Author&gt;&lt;Year&gt;2020&lt;/Year&gt;&lt;RecNum&gt;1165&lt;/RecNum&gt;&lt;DisplayText&gt;&lt;style face="superscript"&gt;1&lt;/style&gt;&lt;/DisplayText&gt;&lt;record&gt;&lt;rec-number&gt;1165&lt;/rec-number&gt;&lt;foreign-keys&gt;&lt;key app="EN" db-id="5zxaz90vjvrv5leds09pd0vptztx95vva0pf" timestamp="1607362891"&gt;1165&lt;/key&gt;&lt;/foreign-keys&gt;&lt;ref-type name="Journal Article"&gt;17&lt;/ref-type&gt;&lt;contributors&gt;&lt;authors&gt;&lt;author&gt;Petersen, P. B.&lt;/author&gt;&lt;author&gt;Kehlet, H.&lt;/author&gt;&lt;author&gt;Jørgensen, C. C.&lt;/author&gt;&lt;/authors&gt;&lt;/contributors&gt;&lt;auth-address&gt;Section for Surgical Pathophysiology, 7621, Copenhagen University Hospital, Rigshospitalet, Blegdamsvej 9, 2100, Copenhagen, Denmark. Pelle.Petersen.01@regionh.dk.&amp;#xD;Section for Surgical Pathophysiology, 7621, Copenhagen University Hospital, Rigshospitalet, Blegdamsvej 9, 2100, Copenhagen, Denmark.&amp;#xD;Lundbeck Foundation Centre for Fast-Track Hip and Knee Arthroplasty, Copenhagen, Denmark.&lt;/auth-address&gt;&lt;titles&gt;&lt;title&gt;Improvement in fast-track hip and knee arthroplasty: a prospective multicentre study of 36,935 procedures from 2010 to 2017&lt;/title&gt;&lt;secondary-title&gt;Sci Rep&lt;/secondary-title&gt;&lt;alt-title&gt;Scientific reports&lt;/alt-title&gt;&lt;/titles&gt;&lt;periodical&gt;&lt;full-title&gt;Sci Rep&lt;/full-title&gt;&lt;abbr-1&gt;Scientific reports&lt;/abbr-1&gt;&lt;/periodical&gt;&lt;alt-periodical&gt;&lt;full-title&gt;Sci Rep&lt;/full-title&gt;&lt;abbr-1&gt;Scientific reports&lt;/abbr-1&gt;&lt;/alt-periodical&gt;&lt;pages&gt;21233&lt;/pages&gt;&lt;volume&gt;10&lt;/volume&gt;&lt;number&gt;1&lt;/number&gt;&lt;edition&gt;2020/12/06&lt;/edition&gt;&lt;dates&gt;&lt;year&gt;2020&lt;/year&gt;&lt;pub-dates&gt;&lt;date&gt;Dec 4&lt;/date&gt;&lt;/pub-dates&gt;&lt;/dates&gt;&lt;isbn&gt;2045-2322&lt;/isbn&gt;&lt;accession-num&gt;33277508&lt;/accession-num&gt;&lt;urls&gt;&lt;related-urls&gt;&lt;url&gt;https://www.nature.com/articles/s41598-020-77127-6.pdf&lt;/url&gt;&lt;/related-urls&gt;&lt;/urls&gt;&lt;electronic-resource-num&gt;10.1038/s41598-020-77127-6&lt;/electronic-resource-num&gt;&lt;remote-database-provider&gt;NLM&lt;/remote-database-provider&gt;&lt;language&gt;eng&lt;/language&gt;&lt;/record&gt;&lt;/Cite&gt;&lt;/EndNote&gt;</w:instrText>
      </w:r>
      <w:r w:rsidR="00E04E4D" w:rsidRPr="0040209C">
        <w:rPr>
          <w:lang w:val="en-GB"/>
        </w:rPr>
        <w:fldChar w:fldCharType="separate"/>
      </w:r>
      <w:r w:rsidR="00E04E4D" w:rsidRPr="0040209C">
        <w:rPr>
          <w:noProof/>
          <w:vertAlign w:val="superscript"/>
          <w:lang w:val="en-GB"/>
        </w:rPr>
        <w:t>1</w:t>
      </w:r>
      <w:r w:rsidR="00E04E4D" w:rsidRPr="0040209C">
        <w:rPr>
          <w:lang w:val="en-GB"/>
        </w:rPr>
        <w:fldChar w:fldCharType="end"/>
      </w:r>
      <w:r w:rsidRPr="0040209C">
        <w:rPr>
          <w:lang w:val="en-GB"/>
        </w:rPr>
        <w:t xml:space="preserve"> In case of a LOS &gt;4 days </w:t>
      </w:r>
      <w:r w:rsidR="00E04E4D" w:rsidRPr="0040209C">
        <w:rPr>
          <w:lang w:val="en-GB"/>
        </w:rPr>
        <w:t>with</w:t>
      </w:r>
      <w:r w:rsidRPr="0040209C">
        <w:rPr>
          <w:lang w:val="en-GB"/>
        </w:rPr>
        <w:t xml:space="preserve"> a standard discharge summary describing a successful postoperative course, it was assumed that no </w:t>
      </w:r>
      <w:r w:rsidR="00E04E4D" w:rsidRPr="0040209C">
        <w:rPr>
          <w:lang w:val="en-GB"/>
        </w:rPr>
        <w:t>clinically relevant</w:t>
      </w:r>
      <w:r w:rsidRPr="0040209C">
        <w:rPr>
          <w:lang w:val="en-GB"/>
        </w:rPr>
        <w:t xml:space="preserve"> postoperative complications had occurred.</w:t>
      </w:r>
      <w:r w:rsidR="00E04E4D" w:rsidRPr="0040209C">
        <w:rPr>
          <w:lang w:val="en-GB"/>
        </w:rPr>
        <w:t xml:space="preserve"> </w:t>
      </w:r>
      <w:r w:rsidR="00E04E4D" w:rsidRPr="0040209C">
        <w:rPr>
          <w:lang w:val="en-GB"/>
        </w:rPr>
        <w:br/>
        <w:t xml:space="preserve">For the present study, only cases between 2014 and 2017 were used in order to provide the most up-to date data.  </w:t>
      </w:r>
      <w:r w:rsidR="00E04E4D" w:rsidRPr="0040209C">
        <w:rPr>
          <w:rFonts w:eastAsia="Arial Unicode MS"/>
          <w:lang w:val="en-GB"/>
        </w:rPr>
        <w:t xml:space="preserve">All patients had elective unilateral </w:t>
      </w:r>
      <w:r w:rsidR="00BF60F3" w:rsidRPr="0040209C">
        <w:rPr>
          <w:rFonts w:eastAsia="Arial Unicode MS"/>
          <w:lang w:val="en-GB"/>
        </w:rPr>
        <w:t>THA or TKA</w:t>
      </w:r>
      <w:r w:rsidR="00E04E4D" w:rsidRPr="0040209C">
        <w:rPr>
          <w:rFonts w:eastAsia="Arial Unicode MS"/>
          <w:lang w:val="en-GB"/>
        </w:rPr>
        <w:t xml:space="preserve"> in dedicated arthroplasty departments with similar fast-track protocols</w:t>
      </w:r>
      <w:r w:rsidR="00C12E31">
        <w:rPr>
          <w:rFonts w:eastAsia="Arial Unicode MS"/>
          <w:lang w:val="en-GB"/>
        </w:rPr>
        <w:t>,</w:t>
      </w:r>
      <w:r w:rsidR="00E04E4D" w:rsidRPr="0040209C">
        <w:rPr>
          <w:rFonts w:eastAsia="Arial Unicode MS"/>
          <w:lang w:val="en-GB"/>
        </w:rPr>
        <w:t xml:space="preserve"> including multimodal opioid sparing analgesia with high-dose (125mg) methylprednisolone, preference for spinal anaesthesia, only in-hospital thromboprophylaxis when LOS ≤5 days, early mobilization, functional discharge criteria and discharge to own home.</w:t>
      </w:r>
      <w:r w:rsidR="00E04E4D" w:rsidRPr="0040209C">
        <w:rPr>
          <w:rFonts w:eastAsia="Arial Unicode MS"/>
          <w:lang w:val="en-GB"/>
        </w:rPr>
        <w:fldChar w:fldCharType="begin"/>
      </w:r>
      <w:r w:rsidR="00E04E4D" w:rsidRPr="0040209C">
        <w:rPr>
          <w:rFonts w:eastAsia="Arial Unicode MS"/>
          <w:lang w:val="en-GB"/>
        </w:rPr>
        <w:instrText xml:space="preserve"> ADDIN EN.CITE &lt;EndNote&gt;&lt;Cite&gt;&lt;Author&gt;Petersen&lt;/Author&gt;&lt;Year&gt;2020&lt;/Year&gt;&lt;RecNum&gt;1165&lt;/RecNum&gt;&lt;DisplayText&gt;&lt;style face="superscript"&gt;1&lt;/style&gt;&lt;/DisplayText&gt;&lt;record&gt;&lt;rec-number&gt;1165&lt;/rec-number&gt;&lt;foreign-keys&gt;&lt;key app="EN" db-id="5zxaz90vjvrv5leds09pd0vptztx95vva0pf" timestamp="1607362891"&gt;1165&lt;/key&gt;&lt;/foreign-keys&gt;&lt;ref-type name="Journal Article"&gt;17&lt;/ref-type&gt;&lt;contributors&gt;&lt;authors&gt;&lt;author&gt;Petersen, P. B.&lt;/author&gt;&lt;author&gt;Kehlet, H.&lt;/author&gt;&lt;author&gt;Jørgensen, C. C.&lt;/author&gt;&lt;/authors&gt;&lt;/contributors&gt;&lt;auth-address&gt;Section for Surgical Pathophysiology, 7621, Copenhagen University Hospital, Rigshospitalet, Blegdamsvej 9, 2100, Copenhagen, Denmark. Pelle.Petersen.01@regionh.dk.&amp;#xD;Section for Surgical Pathophysiology, 7621, Copenhagen University Hospital, Rigshospitalet, Blegdamsvej 9, 2100, Copenhagen, Denmark.&amp;#xD;Lundbeck Foundation Centre for Fast-Track Hip and Knee Arthroplasty, Copenhagen, Denmark.&lt;/auth-address&gt;&lt;titles&gt;&lt;title&gt;Improvement in fast-track hip and knee arthroplasty: a prospective multicentre study of 36,935 procedures from 2010 to 2017&lt;/title&gt;&lt;secondary-title&gt;Sci Rep&lt;/secondary-title&gt;&lt;alt-title&gt;Scientific reports&lt;/alt-title&gt;&lt;/titles&gt;&lt;periodical&gt;&lt;full-title&gt;Sci Rep&lt;/full-title&gt;&lt;abbr-1&gt;Scientific reports&lt;/abbr-1&gt;&lt;/periodical&gt;&lt;alt-periodical&gt;&lt;full-title&gt;Sci Rep&lt;/full-title&gt;&lt;abbr-1&gt;Scientific reports&lt;/abbr-1&gt;&lt;/alt-periodical&gt;&lt;pages&gt;21233&lt;/pages&gt;&lt;volume&gt;10&lt;/volume&gt;&lt;number&gt;1&lt;/number&gt;&lt;edition&gt;2020/12/06&lt;/edition&gt;&lt;dates&gt;&lt;year&gt;2020&lt;/year&gt;&lt;pub-dates&gt;&lt;date&gt;Dec 4&lt;/date&gt;&lt;/pub-dates&gt;&lt;/dates&gt;&lt;isbn&gt;2045-2322&lt;/isbn&gt;&lt;accession-num&gt;33277508&lt;/accession-num&gt;&lt;urls&gt;&lt;related-urls&gt;&lt;url&gt;https://www.nature.com/articles/s41598-020-77127-6.pdf&lt;/url&gt;&lt;/related-urls&gt;&lt;/urls&gt;&lt;electronic-resource-num&gt;10.1038/s41598-020-77127-6&lt;/electronic-resource-num&gt;&lt;remote-database-provider&gt;NLM&lt;/remote-database-provider&gt;&lt;language&gt;eng&lt;/language&gt;&lt;/record&gt;&lt;/Cite&gt;&lt;/EndNote&gt;</w:instrText>
      </w:r>
      <w:r w:rsidR="00E04E4D" w:rsidRPr="0040209C">
        <w:rPr>
          <w:rFonts w:eastAsia="Arial Unicode MS"/>
          <w:lang w:val="en-GB"/>
        </w:rPr>
        <w:fldChar w:fldCharType="separate"/>
      </w:r>
      <w:r w:rsidR="00E04E4D" w:rsidRPr="0040209C">
        <w:rPr>
          <w:rFonts w:eastAsia="Arial Unicode MS"/>
          <w:noProof/>
          <w:vertAlign w:val="superscript"/>
          <w:lang w:val="en-GB"/>
        </w:rPr>
        <w:t>1</w:t>
      </w:r>
      <w:r w:rsidR="00E04E4D" w:rsidRPr="0040209C">
        <w:rPr>
          <w:rFonts w:eastAsia="Arial Unicode MS"/>
          <w:lang w:val="en-GB"/>
        </w:rPr>
        <w:fldChar w:fldCharType="end"/>
      </w:r>
      <w:r w:rsidR="00E04E4D" w:rsidRPr="0040209C">
        <w:rPr>
          <w:rFonts w:eastAsia="Arial Unicode MS"/>
          <w:lang w:val="en-GB"/>
        </w:rPr>
        <w:t xml:space="preserve"> There are no selection criteria for the fast-track protocol as it is considered standard of care, but we excluded patients with previous major hip or knee surgery within 90-days of their THA or TKA, </w:t>
      </w:r>
      <w:r w:rsidR="00BF60F3" w:rsidRPr="0040209C">
        <w:rPr>
          <w:rFonts w:eastAsia="Arial Unicode MS"/>
          <w:lang w:val="en-GB"/>
        </w:rPr>
        <w:t xml:space="preserve">and </w:t>
      </w:r>
      <w:r w:rsidR="00E04E4D" w:rsidRPr="0040209C">
        <w:rPr>
          <w:rFonts w:eastAsia="Arial Unicode MS"/>
          <w:lang w:val="en-GB"/>
        </w:rPr>
        <w:t xml:space="preserve">patients with severe congenital </w:t>
      </w:r>
      <w:r w:rsidR="00BF60F3" w:rsidRPr="0040209C">
        <w:rPr>
          <w:rFonts w:eastAsia="Arial Unicode MS"/>
          <w:lang w:val="en-GB"/>
        </w:rPr>
        <w:t xml:space="preserve">joint </w:t>
      </w:r>
      <w:r w:rsidR="00E04E4D" w:rsidRPr="0040209C">
        <w:rPr>
          <w:rFonts w:eastAsia="Arial Unicode MS"/>
          <w:lang w:val="en-GB"/>
        </w:rPr>
        <w:t>disorder and cancer surgery.</w:t>
      </w:r>
    </w:p>
    <w:p w14:paraId="77380C7A" w14:textId="34515AE0" w:rsidR="00DE67BB" w:rsidRPr="0040209C" w:rsidRDefault="00355961" w:rsidP="00E04E4D">
      <w:pPr>
        <w:pStyle w:val="Heading2"/>
        <w:rPr>
          <w:lang w:val="en-GB"/>
        </w:rPr>
      </w:pPr>
      <w:r w:rsidRPr="0040209C">
        <w:rPr>
          <w:lang w:val="en-GB"/>
        </w:rPr>
        <w:t>Outcomes</w:t>
      </w:r>
    </w:p>
    <w:p w14:paraId="3C439C22" w14:textId="3BD1B5F1" w:rsidR="00DE67BB" w:rsidRPr="0040209C" w:rsidRDefault="00355961">
      <w:pPr>
        <w:spacing w:line="360" w:lineRule="auto"/>
        <w:rPr>
          <w:lang w:val="en-GB"/>
        </w:rPr>
      </w:pPr>
      <w:r w:rsidRPr="0040209C">
        <w:rPr>
          <w:lang w:val="en-GB"/>
        </w:rPr>
        <w:t>The primary outcome was to compare</w:t>
      </w:r>
      <w:r w:rsidR="00D4269A">
        <w:rPr>
          <w:lang w:val="en-GB"/>
        </w:rPr>
        <w:t xml:space="preserve"> accuracy in prediction</w:t>
      </w:r>
      <w:r w:rsidRPr="0040209C">
        <w:rPr>
          <w:lang w:val="en-GB"/>
        </w:rPr>
        <w:t xml:space="preserve"> when using a machine learning algorithm to predict the occurrence of “medical” complications resulting in a LOS &gt;4 days or readmission compared to a traditional logistic regression model</w:t>
      </w:r>
      <w:r w:rsidR="00AB467D">
        <w:rPr>
          <w:lang w:val="en-GB"/>
        </w:rPr>
        <w:t xml:space="preserve"> (outcome A)</w:t>
      </w:r>
      <w:r w:rsidRPr="0040209C">
        <w:rPr>
          <w:lang w:val="en-GB"/>
        </w:rPr>
        <w:t>. Secondarily</w:t>
      </w:r>
      <w:r w:rsidR="00BF60F3" w:rsidRPr="0040209C">
        <w:rPr>
          <w:lang w:val="en-GB"/>
        </w:rPr>
        <w:t>,</w:t>
      </w:r>
      <w:r w:rsidRPr="0040209C">
        <w:rPr>
          <w:lang w:val="en-GB"/>
        </w:rPr>
        <w:t xml:space="preserve"> we investigate</w:t>
      </w:r>
      <w:r w:rsidR="007428BB">
        <w:rPr>
          <w:lang w:val="en-GB"/>
        </w:rPr>
        <w:t>d</w:t>
      </w:r>
      <w:r w:rsidRPr="0040209C">
        <w:rPr>
          <w:lang w:val="en-GB"/>
        </w:rPr>
        <w:t xml:space="preserve"> whether a parsimonious model with a limited number of covariates would be equal to the full</w:t>
      </w:r>
      <w:r w:rsidR="009A33FF" w:rsidRPr="0040209C">
        <w:rPr>
          <w:lang w:val="en-GB"/>
        </w:rPr>
        <w:t>-</w:t>
      </w:r>
      <w:r w:rsidRPr="0040209C">
        <w:rPr>
          <w:lang w:val="en-GB"/>
        </w:rPr>
        <w:t>scale model with all available variables</w:t>
      </w:r>
      <w:r w:rsidR="007428BB">
        <w:rPr>
          <w:lang w:val="en-GB"/>
        </w:rPr>
        <w:t xml:space="preserve"> and whether the effect of age per se would compare to the full-scale ML-model</w:t>
      </w:r>
      <w:r w:rsidR="00C12E31">
        <w:rPr>
          <w:lang w:val="en-GB"/>
        </w:rPr>
        <w:t>. Finally, we investigated how inclusion of cases with a LOS &gt;4 days but no reported medical complication as positive outcome influenced the model</w:t>
      </w:r>
      <w:r w:rsidR="00AB467D">
        <w:rPr>
          <w:lang w:val="en-GB"/>
        </w:rPr>
        <w:t xml:space="preserve"> (outcome B)</w:t>
      </w:r>
      <w:r w:rsidR="00C12E31">
        <w:rPr>
          <w:lang w:val="en-GB"/>
        </w:rPr>
        <w:t>.</w:t>
      </w:r>
    </w:p>
    <w:p w14:paraId="36963434" w14:textId="77777777" w:rsidR="00DE67BB" w:rsidRPr="0040209C" w:rsidRDefault="00355961">
      <w:pPr>
        <w:pStyle w:val="Heading2"/>
        <w:spacing w:line="360" w:lineRule="auto"/>
        <w:rPr>
          <w:lang w:val="en-GB"/>
        </w:rPr>
      </w:pPr>
      <w:bookmarkStart w:id="9" w:name="_2sj39do1xzob" w:colFirst="0" w:colLast="0"/>
      <w:bookmarkEnd w:id="9"/>
      <w:r w:rsidRPr="0040209C">
        <w:rPr>
          <w:lang w:val="en-GB"/>
        </w:rPr>
        <w:t>Statistical Analysis</w:t>
      </w:r>
    </w:p>
    <w:p w14:paraId="70F69D77" w14:textId="11411038" w:rsidR="00D471CD" w:rsidRDefault="00C12E31" w:rsidP="00D471CD">
      <w:pPr>
        <w:spacing w:line="360" w:lineRule="auto"/>
        <w:rPr>
          <w:lang w:val="en-GB"/>
        </w:rPr>
      </w:pPr>
      <w:r>
        <w:rPr>
          <w:lang w:val="en-GB"/>
        </w:rPr>
        <w:t xml:space="preserve">Data was </w:t>
      </w:r>
      <w:r w:rsidR="00E04E4D" w:rsidRPr="0040209C">
        <w:rPr>
          <w:lang w:val="en-GB"/>
        </w:rPr>
        <w:t xml:space="preserve">initially trimmed </w:t>
      </w:r>
      <w:r>
        <w:rPr>
          <w:lang w:val="en-GB"/>
        </w:rPr>
        <w:t>by removing</w:t>
      </w:r>
      <w:r w:rsidR="00E04E4D" w:rsidRPr="0040209C">
        <w:rPr>
          <w:lang w:val="en-GB"/>
        </w:rPr>
        <w:t xml:space="preserve"> 156 patients (1.7%) wh</w:t>
      </w:r>
      <w:r w:rsidR="00470FFD">
        <w:rPr>
          <w:lang w:val="en-GB"/>
        </w:rPr>
        <w:t>o either had missing data or</w:t>
      </w:r>
      <w:r w:rsidR="00E04E4D" w:rsidRPr="0040209C">
        <w:rPr>
          <w:lang w:val="en-GB"/>
        </w:rPr>
        <w:t xml:space="preserve"> were outliers with regards to weight (&lt;30 kg or &gt;250 kg) and heigh</w:t>
      </w:r>
      <w:r>
        <w:rPr>
          <w:lang w:val="en-GB"/>
        </w:rPr>
        <w:t>t</w:t>
      </w:r>
      <w:r w:rsidR="00E04E4D" w:rsidRPr="0040209C">
        <w:rPr>
          <w:lang w:val="en-GB"/>
        </w:rPr>
        <w:t xml:space="preserve"> &lt;100 cm or &gt;210 cm).</w:t>
      </w:r>
      <w:r w:rsidR="00355961" w:rsidRPr="0040209C">
        <w:rPr>
          <w:lang w:val="en-GB"/>
        </w:rPr>
        <w:t xml:space="preserve"> </w:t>
      </w:r>
      <w:r w:rsidR="00D471CD">
        <w:rPr>
          <w:color w:val="000000"/>
        </w:rPr>
        <w:t>To reduce the risk of overfitting, data was split into a training set</w:t>
      </w:r>
      <w:r w:rsidR="001A0DB1">
        <w:rPr>
          <w:color w:val="000000"/>
        </w:rPr>
        <w:t xml:space="preserve"> consisting of 18.013 procedures with surgery between 2014-2016</w:t>
      </w:r>
      <w:r w:rsidR="00D471CD">
        <w:rPr>
          <w:color w:val="000000"/>
        </w:rPr>
        <w:t xml:space="preserve"> and a test </w:t>
      </w:r>
      <w:r w:rsidR="001A0DB1">
        <w:rPr>
          <w:color w:val="000000"/>
        </w:rPr>
        <w:t xml:space="preserve">set of 3914 procedures with surgery in 2017, </w:t>
      </w:r>
      <w:r w:rsidR="00D471CD">
        <w:rPr>
          <w:color w:val="000000"/>
        </w:rPr>
        <w:t xml:space="preserve">using </w:t>
      </w:r>
      <w:r w:rsidR="001A0DB1">
        <w:rPr>
          <w:color w:val="000000"/>
        </w:rPr>
        <w:t xml:space="preserve">time series analyses </w:t>
      </w:r>
      <w:r w:rsidR="00D471CD">
        <w:rPr>
          <w:color w:val="000000"/>
        </w:rPr>
        <w:t>techniques</w:t>
      </w:r>
      <w:r w:rsidR="001A0DB1">
        <w:rPr>
          <w:color w:val="000000"/>
        </w:rPr>
        <w:t>.</w:t>
      </w:r>
    </w:p>
    <w:p w14:paraId="21C276A6" w14:textId="73A833E7" w:rsidR="00D471CD" w:rsidRDefault="00D471CD" w:rsidP="00D471CD">
      <w:pPr>
        <w:pStyle w:val="NormalWeb"/>
        <w:spacing w:before="0" w:beforeAutospacing="0" w:after="0" w:afterAutospacing="0" w:line="360" w:lineRule="auto"/>
      </w:pPr>
      <w:r>
        <w:rPr>
          <w:rFonts w:ascii="Arial" w:hAnsi="Arial" w:cs="Arial"/>
          <w:color w:val="000000"/>
          <w:sz w:val="22"/>
          <w:szCs w:val="22"/>
        </w:rPr>
        <w:t>We use</w:t>
      </w:r>
      <w:r w:rsidR="001A0DB1">
        <w:rPr>
          <w:rFonts w:ascii="Arial" w:hAnsi="Arial" w:cs="Arial"/>
          <w:color w:val="000000"/>
          <w:sz w:val="22"/>
          <w:szCs w:val="22"/>
        </w:rPr>
        <w:t>d a</w:t>
      </w:r>
      <w:r>
        <w:rPr>
          <w:rFonts w:ascii="Arial" w:hAnsi="Arial" w:cs="Arial"/>
          <w:color w:val="000000"/>
          <w:sz w:val="22"/>
          <w:szCs w:val="22"/>
        </w:rPr>
        <w:t xml:space="preserve"> Boosted Decision Trees (</w:t>
      </w:r>
      <w:proofErr w:type="spellStart"/>
      <w:r>
        <w:rPr>
          <w:rFonts w:ascii="Arial" w:hAnsi="Arial" w:cs="Arial"/>
          <w:color w:val="000000"/>
          <w:sz w:val="22"/>
          <w:szCs w:val="22"/>
        </w:rPr>
        <w:t>LightGBM</w:t>
      </w:r>
      <w:proofErr w:type="spellEnd"/>
      <w:r>
        <w:rPr>
          <w:rFonts w:ascii="Arial" w:hAnsi="Arial" w:cs="Arial"/>
          <w:color w:val="000000"/>
          <w:sz w:val="22"/>
          <w:szCs w:val="22"/>
        </w:rPr>
        <w:t xml:space="preserve"> [</w:t>
      </w:r>
      <w:commentRangeStart w:id="10"/>
      <w:commentRangeStart w:id="11"/>
      <w:r>
        <w:rPr>
          <w:rFonts w:ascii="Arial" w:hAnsi="Arial" w:cs="Arial"/>
          <w:color w:val="000000"/>
          <w:sz w:val="22"/>
          <w:szCs w:val="22"/>
        </w:rPr>
        <w:t>Ref</w:t>
      </w:r>
      <w:commentRangeEnd w:id="10"/>
      <w:r>
        <w:rPr>
          <w:rStyle w:val="CommentReference"/>
          <w:rFonts w:ascii="Arial" w:eastAsia="Arial" w:hAnsi="Arial" w:cs="Arial"/>
          <w:lang w:val="en"/>
        </w:rPr>
        <w:commentReference w:id="10"/>
      </w:r>
      <w:commentRangeEnd w:id="11"/>
      <w:r w:rsidR="000F5836">
        <w:rPr>
          <w:rStyle w:val="CommentReference"/>
          <w:rFonts w:ascii="Arial" w:eastAsia="Arial" w:hAnsi="Arial" w:cs="Arial"/>
          <w:lang w:val="en"/>
        </w:rPr>
        <w:commentReference w:id="11"/>
      </w:r>
      <w:r>
        <w:rPr>
          <w:rFonts w:ascii="Arial" w:hAnsi="Arial" w:cs="Arial"/>
          <w:color w:val="000000"/>
          <w:sz w:val="22"/>
          <w:szCs w:val="22"/>
        </w:rPr>
        <w:t>]) for the machine learning model (ML) as it is a tree</w:t>
      </w:r>
      <w:r w:rsidR="001A0DB1">
        <w:rPr>
          <w:rFonts w:ascii="Arial" w:hAnsi="Arial" w:cs="Arial"/>
          <w:color w:val="000000"/>
          <w:sz w:val="22"/>
          <w:szCs w:val="22"/>
        </w:rPr>
        <w:t>-</w:t>
      </w:r>
      <w:r>
        <w:rPr>
          <w:rFonts w:ascii="Arial" w:hAnsi="Arial" w:cs="Arial"/>
          <w:color w:val="000000"/>
          <w:sz w:val="22"/>
          <w:szCs w:val="22"/>
        </w:rPr>
        <w:t>based method and</w:t>
      </w:r>
      <w:r w:rsidR="001A0DB1">
        <w:rPr>
          <w:rFonts w:ascii="Arial" w:hAnsi="Arial" w:cs="Arial"/>
          <w:color w:val="000000"/>
          <w:sz w:val="22"/>
          <w:szCs w:val="22"/>
        </w:rPr>
        <w:t>,</w:t>
      </w:r>
      <w:r>
        <w:rPr>
          <w:rFonts w:ascii="Arial" w:hAnsi="Arial" w:cs="Arial"/>
          <w:color w:val="000000"/>
          <w:sz w:val="22"/>
          <w:szCs w:val="22"/>
        </w:rPr>
        <w:t xml:space="preserve"> </w:t>
      </w:r>
      <w:r w:rsidR="001A0DB1">
        <w:rPr>
          <w:rFonts w:ascii="Arial" w:hAnsi="Arial" w:cs="Arial"/>
          <w:color w:val="000000"/>
          <w:sz w:val="22"/>
          <w:szCs w:val="22"/>
        </w:rPr>
        <w:t>unlike neural networks,</w:t>
      </w:r>
      <w:r>
        <w:rPr>
          <w:rFonts w:ascii="Arial" w:hAnsi="Arial" w:cs="Arial"/>
          <w:color w:val="000000"/>
          <w:sz w:val="22"/>
          <w:szCs w:val="22"/>
        </w:rPr>
        <w:t xml:space="preserve"> works well with categorical data and </w:t>
      </w:r>
      <w:r>
        <w:rPr>
          <w:rFonts w:ascii="Arial" w:hAnsi="Arial" w:cs="Arial"/>
          <w:color w:val="000000"/>
          <w:sz w:val="22"/>
          <w:szCs w:val="22"/>
        </w:rPr>
        <w:lastRenderedPageBreak/>
        <w:t xml:space="preserve">missing values. We tried using both normal cross entropy and </w:t>
      </w:r>
      <w:proofErr w:type="spellStart"/>
      <w:r>
        <w:rPr>
          <w:rFonts w:ascii="Arial" w:hAnsi="Arial" w:cs="Arial"/>
          <w:color w:val="000000"/>
          <w:sz w:val="22"/>
          <w:szCs w:val="22"/>
        </w:rPr>
        <w:t>FocalLoss</w:t>
      </w:r>
      <w:proofErr w:type="spellEnd"/>
      <w:r>
        <w:rPr>
          <w:rFonts w:ascii="Arial" w:hAnsi="Arial" w:cs="Arial"/>
          <w:color w:val="000000"/>
          <w:sz w:val="22"/>
          <w:szCs w:val="22"/>
        </w:rPr>
        <w:t xml:space="preserve"> [</w:t>
      </w:r>
      <w:commentRangeStart w:id="12"/>
      <w:commentRangeStart w:id="13"/>
      <w:r>
        <w:rPr>
          <w:rFonts w:ascii="Arial" w:hAnsi="Arial" w:cs="Arial"/>
          <w:color w:val="000000"/>
          <w:sz w:val="22"/>
          <w:szCs w:val="22"/>
        </w:rPr>
        <w:t>Ref</w:t>
      </w:r>
      <w:commentRangeEnd w:id="12"/>
      <w:r>
        <w:rPr>
          <w:rStyle w:val="CommentReference"/>
          <w:rFonts w:ascii="Arial" w:eastAsia="Arial" w:hAnsi="Arial" w:cs="Arial"/>
          <w:lang w:val="en"/>
        </w:rPr>
        <w:commentReference w:id="12"/>
      </w:r>
      <w:commentRangeEnd w:id="13"/>
      <w:r w:rsidR="000F5836">
        <w:rPr>
          <w:rStyle w:val="CommentReference"/>
          <w:rFonts w:ascii="Arial" w:eastAsia="Arial" w:hAnsi="Arial" w:cs="Arial"/>
          <w:lang w:val="en"/>
        </w:rPr>
        <w:commentReference w:id="13"/>
      </w:r>
      <w:r>
        <w:rPr>
          <w:rFonts w:ascii="Arial" w:hAnsi="Arial" w:cs="Arial"/>
          <w:color w:val="000000"/>
          <w:sz w:val="22"/>
          <w:szCs w:val="22"/>
        </w:rPr>
        <w:t xml:space="preserve">] as the objective function for the ML model. The reason behind also testing </w:t>
      </w:r>
      <w:proofErr w:type="spellStart"/>
      <w:r>
        <w:rPr>
          <w:rFonts w:ascii="Arial" w:hAnsi="Arial" w:cs="Arial"/>
          <w:color w:val="000000"/>
          <w:sz w:val="22"/>
          <w:szCs w:val="22"/>
        </w:rPr>
        <w:t>FocalLoss</w:t>
      </w:r>
      <w:proofErr w:type="spellEnd"/>
      <w:r>
        <w:rPr>
          <w:rFonts w:ascii="Arial" w:hAnsi="Arial" w:cs="Arial"/>
          <w:color w:val="000000"/>
          <w:sz w:val="22"/>
          <w:szCs w:val="22"/>
        </w:rPr>
        <w:t xml:space="preserve"> was to allow the ML model to focus more on the (few) positives. </w:t>
      </w:r>
    </w:p>
    <w:p w14:paraId="2A3B2318" w14:textId="7344CCF1" w:rsidR="00D471CD" w:rsidRDefault="00D471CD" w:rsidP="00D471CD">
      <w:pPr>
        <w:pStyle w:val="NormalWeb"/>
        <w:spacing w:before="0" w:beforeAutospacing="0" w:after="0" w:afterAutospacing="0" w:line="360" w:lineRule="auto"/>
      </w:pPr>
      <w:r>
        <w:rPr>
          <w:rFonts w:ascii="Arial" w:hAnsi="Arial" w:cs="Arial"/>
          <w:color w:val="000000"/>
          <w:sz w:val="22"/>
          <w:szCs w:val="22"/>
        </w:rPr>
        <w:t>The ML model is trained and hyperparameter optimized using state of the art ML methods. The models were trained on the training data and then used for making predictions on the unseen test data (see supplementary for details). The classification threshold was calibrated such that no more than 20% of the total number of patients are predicted by the model to experience complications, i.e. a positive predictive fraction</w:t>
      </w:r>
      <w:commentRangeStart w:id="14"/>
      <w:r>
        <w:rPr>
          <w:rFonts w:ascii="Arial" w:hAnsi="Arial" w:cs="Arial"/>
          <w:color w:val="000000"/>
          <w:sz w:val="22"/>
          <w:szCs w:val="22"/>
        </w:rPr>
        <w:t xml:space="preserve"> (PPF) of 20%.</w:t>
      </w:r>
      <w:commentRangeEnd w:id="14"/>
      <w:r>
        <w:rPr>
          <w:rStyle w:val="CommentReference"/>
          <w:rFonts w:ascii="Arial" w:eastAsia="Arial" w:hAnsi="Arial" w:cs="Arial"/>
          <w:lang w:val="en"/>
        </w:rPr>
        <w:commentReference w:id="14"/>
      </w:r>
    </w:p>
    <w:p w14:paraId="60681CA0" w14:textId="59160343" w:rsidR="00BE4B1F" w:rsidRDefault="00D471CD" w:rsidP="00D4269A">
      <w:pPr>
        <w:pStyle w:val="NormalWeb"/>
        <w:spacing w:before="0" w:beforeAutospacing="0" w:after="0" w:afterAutospacing="0" w:line="360" w:lineRule="auto"/>
        <w:rPr>
          <w:rFonts w:ascii="Arial" w:hAnsi="Arial" w:cs="Arial"/>
          <w:color w:val="000000"/>
          <w:sz w:val="22"/>
          <w:szCs w:val="22"/>
        </w:rPr>
      </w:pPr>
      <w:r>
        <w:rPr>
          <w:rFonts w:ascii="Arial" w:hAnsi="Arial" w:cs="Arial"/>
          <w:color w:val="000000"/>
          <w:sz w:val="22"/>
          <w:szCs w:val="22"/>
        </w:rPr>
        <w:t xml:space="preserve">To </w:t>
      </w:r>
      <w:del w:id="15" w:author="Christoffer Calov Jørgensen" w:date="2021-11-04T09:35:00Z">
        <w:r w:rsidDel="00D471CD">
          <w:rPr>
            <w:rFonts w:ascii="Arial" w:hAnsi="Arial" w:cs="Arial"/>
            <w:color w:val="000000"/>
            <w:sz w:val="22"/>
            <w:szCs w:val="22"/>
          </w:rPr>
          <w:delText>better understand</w:delText>
        </w:r>
      </w:del>
      <w:ins w:id="16" w:author="Christoffer Calov Jørgensen" w:date="2021-11-04T09:35:00Z">
        <w:r>
          <w:rPr>
            <w:rFonts w:ascii="Arial" w:hAnsi="Arial" w:cs="Arial"/>
            <w:color w:val="000000"/>
            <w:sz w:val="22"/>
            <w:szCs w:val="22"/>
          </w:rPr>
          <w:t>investigate</w:t>
        </w:r>
      </w:ins>
      <w:r>
        <w:rPr>
          <w:rFonts w:ascii="Arial" w:hAnsi="Arial" w:cs="Arial"/>
          <w:color w:val="000000"/>
          <w:sz w:val="22"/>
          <w:szCs w:val="22"/>
        </w:rPr>
        <w:t xml:space="preserve"> the </w:t>
      </w:r>
      <w:ins w:id="17" w:author="Christoffer Calov Jørgensen" w:date="2021-11-04T09:34:00Z">
        <w:r>
          <w:rPr>
            <w:rFonts w:ascii="Arial" w:hAnsi="Arial" w:cs="Arial"/>
            <w:color w:val="000000"/>
            <w:sz w:val="22"/>
            <w:szCs w:val="22"/>
          </w:rPr>
          <w:t xml:space="preserve">importance of the included variables </w:t>
        </w:r>
      </w:ins>
      <w:del w:id="18" w:author="Christoffer Calov Jørgensen" w:date="2021-11-04T09:34:00Z">
        <w:r w:rsidDel="00D471CD">
          <w:rPr>
            <w:rFonts w:ascii="Arial" w:hAnsi="Arial" w:cs="Arial"/>
            <w:color w:val="000000"/>
            <w:sz w:val="22"/>
            <w:szCs w:val="22"/>
          </w:rPr>
          <w:delText>models, in particular the ML model</w:delText>
        </w:r>
      </w:del>
      <w:r>
        <w:rPr>
          <w:rFonts w:ascii="Arial" w:hAnsi="Arial" w:cs="Arial"/>
          <w:color w:val="000000"/>
          <w:sz w:val="22"/>
          <w:szCs w:val="22"/>
        </w:rPr>
        <w:t>, we compute</w:t>
      </w:r>
      <w:ins w:id="19" w:author="Christoffer Calov Jørgensen" w:date="2021-11-04T09:35:00Z">
        <w:r>
          <w:rPr>
            <w:rFonts w:ascii="Arial" w:hAnsi="Arial" w:cs="Arial"/>
            <w:color w:val="000000"/>
            <w:sz w:val="22"/>
            <w:szCs w:val="22"/>
          </w:rPr>
          <w:t>d</w:t>
        </w:r>
      </w:ins>
      <w:r>
        <w:rPr>
          <w:rFonts w:ascii="Arial" w:hAnsi="Arial" w:cs="Arial"/>
          <w:color w:val="000000"/>
          <w:sz w:val="22"/>
          <w:szCs w:val="22"/>
        </w:rPr>
        <w:t xml:space="preserve"> the normalized </w:t>
      </w:r>
      <w:commentRangeStart w:id="20"/>
      <w:r>
        <w:rPr>
          <w:rFonts w:ascii="Arial" w:hAnsi="Arial" w:cs="Arial"/>
          <w:color w:val="000000"/>
          <w:sz w:val="22"/>
          <w:szCs w:val="22"/>
        </w:rPr>
        <w:t xml:space="preserve">SHAP </w:t>
      </w:r>
      <w:commentRangeEnd w:id="20"/>
      <w:r>
        <w:rPr>
          <w:rStyle w:val="CommentReference"/>
          <w:rFonts w:ascii="Arial" w:eastAsia="Arial" w:hAnsi="Arial" w:cs="Arial"/>
          <w:lang w:val="en"/>
        </w:rPr>
        <w:commentReference w:id="20"/>
      </w:r>
      <w:r>
        <w:rPr>
          <w:rFonts w:ascii="Arial" w:hAnsi="Arial" w:cs="Arial"/>
          <w:color w:val="000000"/>
          <w:sz w:val="22"/>
          <w:szCs w:val="22"/>
        </w:rPr>
        <w:t>values</w:t>
      </w:r>
      <w:r w:rsidR="00E84A78">
        <w:rPr>
          <w:rFonts w:ascii="Arial" w:hAnsi="Arial" w:cs="Arial"/>
          <w:color w:val="000000"/>
          <w:sz w:val="22"/>
          <w:szCs w:val="22"/>
        </w:rPr>
        <w:t xml:space="preserve"> which provide estimates on which variables contribute most to the risk score predictions.</w:t>
      </w:r>
      <w:r w:rsidR="004A5136">
        <w:rPr>
          <w:rFonts w:ascii="Arial" w:hAnsi="Arial" w:cs="Arial"/>
          <w:color w:val="000000"/>
          <w:sz w:val="22"/>
          <w:szCs w:val="22"/>
        </w:rPr>
        <w:fldChar w:fldCharType="begin">
          <w:fldData xml:space="preserve">PEVuZE5vdGU+PENpdGU+PEF1dGhvcj5MdW5kYmVyZzwvQXV0aG9yPjxZZWFyPjIwMjA8L1llYXI+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</w:fldData>
        </w:fldChar>
      </w:r>
      <w:r w:rsidR="00844A1E">
        <w:rPr>
          <w:rFonts w:ascii="Arial" w:hAnsi="Arial" w:cs="Arial"/>
          <w:color w:val="000000"/>
          <w:sz w:val="22"/>
          <w:szCs w:val="22"/>
        </w:rPr>
        <w:instrText xml:space="preserve"> ADDIN EN.CITE </w:instrText>
      </w:r>
      <w:r w:rsidR="00844A1E">
        <w:rPr>
          <w:rFonts w:ascii="Arial" w:hAnsi="Arial" w:cs="Arial"/>
          <w:color w:val="000000"/>
          <w:sz w:val="22"/>
          <w:szCs w:val="22"/>
        </w:rPr>
        <w:fldChar w:fldCharType="begin">
          <w:fldData xml:space="preserve">PEVuZE5vdGU+PENpdGU+PEF1dGhvcj5MdW5kYmVyZzwvQXV0aG9yPjxZZWFyPjIwMjA8L1llYXI+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</w:fldData>
        </w:fldChar>
      </w:r>
      <w:r w:rsidR="00844A1E">
        <w:rPr>
          <w:rFonts w:ascii="Arial" w:hAnsi="Arial" w:cs="Arial"/>
          <w:color w:val="000000"/>
          <w:sz w:val="22"/>
          <w:szCs w:val="22"/>
        </w:rPr>
        <w:instrText xml:space="preserve"> ADDIN EN.CITE.DATA </w:instrText>
      </w:r>
      <w:r w:rsidR="00844A1E">
        <w:rPr>
          <w:rFonts w:ascii="Arial" w:hAnsi="Arial" w:cs="Arial"/>
          <w:color w:val="000000"/>
          <w:sz w:val="22"/>
          <w:szCs w:val="22"/>
        </w:rPr>
      </w:r>
      <w:r w:rsidR="00844A1E">
        <w:rPr>
          <w:rFonts w:ascii="Arial" w:hAnsi="Arial" w:cs="Arial"/>
          <w:color w:val="000000"/>
          <w:sz w:val="22"/>
          <w:szCs w:val="22"/>
        </w:rPr>
        <w:fldChar w:fldCharType="end"/>
      </w:r>
      <w:r w:rsidR="004A5136">
        <w:rPr>
          <w:rFonts w:ascii="Arial" w:hAnsi="Arial" w:cs="Arial"/>
          <w:color w:val="000000"/>
          <w:sz w:val="22"/>
          <w:szCs w:val="22"/>
        </w:rPr>
      </w:r>
      <w:r w:rsidR="004A5136">
        <w:rPr>
          <w:rFonts w:ascii="Arial" w:hAnsi="Arial" w:cs="Arial"/>
          <w:color w:val="000000"/>
          <w:sz w:val="22"/>
          <w:szCs w:val="22"/>
        </w:rPr>
        <w:fldChar w:fldCharType="separate"/>
      </w:r>
      <w:r w:rsidR="00844A1E" w:rsidRPr="00844A1E">
        <w:rPr>
          <w:rFonts w:ascii="Arial" w:hAnsi="Arial" w:cs="Arial"/>
          <w:noProof/>
          <w:color w:val="000000"/>
          <w:sz w:val="22"/>
          <w:szCs w:val="22"/>
          <w:vertAlign w:val="superscript"/>
        </w:rPr>
        <w:t>26, 27</w:t>
      </w:r>
      <w:r w:rsidR="004A5136">
        <w:rPr>
          <w:rFonts w:ascii="Arial" w:hAnsi="Arial" w:cs="Arial"/>
          <w:color w:val="000000"/>
          <w:sz w:val="22"/>
          <w:szCs w:val="22"/>
        </w:rPr>
        <w:fldChar w:fldCharType="end"/>
      </w:r>
      <w:r w:rsidR="003300FD">
        <w:rPr>
          <w:rFonts w:ascii="Arial" w:hAnsi="Arial" w:cs="Arial"/>
          <w:color w:val="000000"/>
          <w:sz w:val="22"/>
          <w:szCs w:val="22"/>
        </w:rPr>
        <w:t xml:space="preserve"> Based on clinical experience we also investigated potential relation between for </w:t>
      </w:r>
      <w:proofErr w:type="spellStart"/>
      <w:r w:rsidR="003300FD">
        <w:rPr>
          <w:rFonts w:ascii="Arial" w:hAnsi="Arial" w:cs="Arial"/>
          <w:color w:val="000000"/>
          <w:sz w:val="22"/>
          <w:szCs w:val="22"/>
        </w:rPr>
        <w:t>Prescrip_Card</w:t>
      </w:r>
      <w:proofErr w:type="spellEnd"/>
      <w:r w:rsidR="003300FD">
        <w:rPr>
          <w:rFonts w:ascii="Arial" w:hAnsi="Arial" w:cs="Arial"/>
          <w:color w:val="000000"/>
          <w:sz w:val="22"/>
          <w:szCs w:val="22"/>
        </w:rPr>
        <w:t xml:space="preserve"> vs. reported hypertension, </w:t>
      </w:r>
      <w:proofErr w:type="spellStart"/>
      <w:r w:rsidR="003300FD">
        <w:rPr>
          <w:rFonts w:ascii="Arial" w:hAnsi="Arial" w:cs="Arial"/>
          <w:color w:val="000000"/>
          <w:sz w:val="22"/>
          <w:szCs w:val="22"/>
        </w:rPr>
        <w:t>Prescrip_Anticoag</w:t>
      </w:r>
      <w:proofErr w:type="spellEnd"/>
      <w:r w:rsidR="003300FD">
        <w:rPr>
          <w:rFonts w:ascii="Arial" w:hAnsi="Arial" w:cs="Arial"/>
          <w:color w:val="000000"/>
          <w:sz w:val="22"/>
          <w:szCs w:val="22"/>
        </w:rPr>
        <w:t xml:space="preserve"> vs. reported family VTE, </w:t>
      </w:r>
      <w:proofErr w:type="spellStart"/>
      <w:r w:rsidR="003300FD">
        <w:rPr>
          <w:rFonts w:ascii="Arial" w:hAnsi="Arial" w:cs="Arial"/>
          <w:color w:val="000000"/>
          <w:sz w:val="22"/>
          <w:szCs w:val="22"/>
        </w:rPr>
        <w:t>Prescrip_Psych</w:t>
      </w:r>
      <w:proofErr w:type="spellEnd"/>
      <w:r w:rsidR="003300FD">
        <w:rPr>
          <w:rFonts w:ascii="Arial" w:hAnsi="Arial" w:cs="Arial"/>
          <w:color w:val="000000"/>
          <w:sz w:val="22"/>
          <w:szCs w:val="22"/>
        </w:rPr>
        <w:t xml:space="preserve"> vs. reported psychiatric disorder and </w:t>
      </w:r>
      <w:proofErr w:type="spellStart"/>
      <w:r w:rsidR="003300FD">
        <w:rPr>
          <w:rFonts w:ascii="Arial" w:hAnsi="Arial" w:cs="Arial"/>
          <w:color w:val="000000"/>
          <w:sz w:val="22"/>
          <w:szCs w:val="22"/>
        </w:rPr>
        <w:t>Prescrip_Resp</w:t>
      </w:r>
      <w:proofErr w:type="spellEnd"/>
      <w:r w:rsidR="003300FD">
        <w:rPr>
          <w:rFonts w:ascii="Arial" w:hAnsi="Arial" w:cs="Arial"/>
          <w:color w:val="000000"/>
          <w:sz w:val="22"/>
          <w:szCs w:val="22"/>
        </w:rPr>
        <w:t xml:space="preserve"> vs. age.</w:t>
      </w:r>
      <w:r w:rsidR="003300FD">
        <w:rPr>
          <w:rFonts w:ascii="Arial" w:hAnsi="Arial" w:cs="Arial"/>
          <w:color w:val="000000"/>
          <w:sz w:val="22"/>
          <w:szCs w:val="22"/>
        </w:rPr>
        <w:br/>
      </w:r>
      <w:r w:rsidR="003F49AB">
        <w:rPr>
          <w:rFonts w:ascii="Arial" w:hAnsi="Arial" w:cs="Arial"/>
          <w:color w:val="000000"/>
          <w:sz w:val="22"/>
          <w:szCs w:val="22"/>
        </w:rPr>
        <w:t>For comparing model performance we used a classical logistic regression (LR) model</w:t>
      </w:r>
      <w:r w:rsidR="00BE4B1F">
        <w:rPr>
          <w:rFonts w:ascii="Arial" w:hAnsi="Arial" w:cs="Arial"/>
          <w:color w:val="000000"/>
          <w:sz w:val="22"/>
          <w:szCs w:val="22"/>
        </w:rPr>
        <w:t xml:space="preserve">. Cases of missing values in the logistic regression were handled by multiple imputations using the median of present values and all variables were </w:t>
      </w:r>
      <w:commentRangeStart w:id="21"/>
      <w:r w:rsidR="00BE4B1F">
        <w:rPr>
          <w:rFonts w:ascii="Arial" w:hAnsi="Arial" w:cs="Arial"/>
          <w:color w:val="000000"/>
          <w:sz w:val="22"/>
          <w:szCs w:val="22"/>
        </w:rPr>
        <w:t>normalized</w:t>
      </w:r>
      <w:commentRangeEnd w:id="21"/>
      <w:r w:rsidR="00BE4B1F">
        <w:rPr>
          <w:rStyle w:val="CommentReference"/>
          <w:rFonts w:ascii="Arial" w:eastAsia="Arial" w:hAnsi="Arial" w:cs="Arial"/>
          <w:lang w:val="en"/>
        </w:rPr>
        <w:commentReference w:id="21"/>
      </w:r>
      <w:r w:rsidR="003F49AB">
        <w:rPr>
          <w:rFonts w:ascii="Arial" w:hAnsi="Arial" w:cs="Arial"/>
          <w:color w:val="000000"/>
          <w:sz w:val="22"/>
          <w:szCs w:val="22"/>
        </w:rPr>
        <w:t>.</w:t>
      </w:r>
    </w:p>
    <w:p w14:paraId="1E499E77" w14:textId="5F56906E" w:rsidR="00E84A78" w:rsidRDefault="003F49AB" w:rsidP="00D4269A">
      <w:pPr>
        <w:pStyle w:val="NormalWeb"/>
        <w:spacing w:before="0" w:beforeAutospacing="0" w:after="0" w:afterAutospacing="0" w:line="360" w:lineRule="auto"/>
        <w:rPr>
          <w:rFonts w:ascii="Arial" w:hAnsi="Arial" w:cs="Arial"/>
          <w:color w:val="000000"/>
          <w:sz w:val="22"/>
          <w:szCs w:val="22"/>
        </w:rPr>
      </w:pPr>
      <w:r>
        <w:rPr>
          <w:rFonts w:ascii="Arial" w:hAnsi="Arial" w:cs="Arial"/>
          <w:color w:val="000000"/>
          <w:sz w:val="22"/>
          <w:szCs w:val="22"/>
        </w:rPr>
        <w:t xml:space="preserve">We also </w:t>
      </w:r>
      <w:r w:rsidR="007428BB">
        <w:rPr>
          <w:rFonts w:ascii="Arial" w:hAnsi="Arial" w:cs="Arial"/>
          <w:color w:val="000000"/>
          <w:sz w:val="22"/>
          <w:szCs w:val="22"/>
        </w:rPr>
        <w:t>trained</w:t>
      </w:r>
      <w:r>
        <w:rPr>
          <w:rFonts w:ascii="Arial" w:hAnsi="Arial" w:cs="Arial"/>
          <w:color w:val="000000"/>
          <w:sz w:val="22"/>
          <w:szCs w:val="22"/>
        </w:rPr>
        <w:t xml:space="preserve"> two parsimonious models using ML and LR using</w:t>
      </w:r>
      <w:r w:rsidR="00D471CD">
        <w:rPr>
          <w:rFonts w:ascii="Arial" w:hAnsi="Arial" w:cs="Arial"/>
          <w:color w:val="000000"/>
          <w:sz w:val="22"/>
          <w:szCs w:val="22"/>
        </w:rPr>
        <w:t xml:space="preserve"> only the 10 most important features</w:t>
      </w:r>
      <w:r w:rsidR="007428BB">
        <w:rPr>
          <w:rFonts w:ascii="Arial" w:hAnsi="Arial" w:cs="Arial"/>
          <w:color w:val="000000"/>
          <w:sz w:val="22"/>
          <w:szCs w:val="22"/>
        </w:rPr>
        <w:t xml:space="preserve"> (ML10, LR10)</w:t>
      </w:r>
      <w:r w:rsidR="00D471CD">
        <w:rPr>
          <w:rFonts w:ascii="Arial" w:hAnsi="Arial" w:cs="Arial"/>
          <w:color w:val="000000"/>
          <w:sz w:val="22"/>
          <w:szCs w:val="22"/>
        </w:rPr>
        <w:t xml:space="preserve"> (Figure 3</w:t>
      </w:r>
      <w:r w:rsidR="007428BB">
        <w:rPr>
          <w:rFonts w:ascii="Arial" w:hAnsi="Arial" w:cs="Arial"/>
          <w:color w:val="000000"/>
          <w:sz w:val="22"/>
          <w:szCs w:val="22"/>
        </w:rPr>
        <w:t>a</w:t>
      </w:r>
      <w:r w:rsidR="00D471CD">
        <w:rPr>
          <w:rFonts w:ascii="Arial" w:hAnsi="Arial" w:cs="Arial"/>
          <w:color w:val="000000"/>
          <w:sz w:val="22"/>
          <w:szCs w:val="22"/>
        </w:rPr>
        <w:t>)</w:t>
      </w:r>
      <w:r w:rsidR="007428BB">
        <w:rPr>
          <w:rFonts w:ascii="Arial" w:hAnsi="Arial" w:cs="Arial"/>
          <w:color w:val="000000"/>
          <w:sz w:val="22"/>
          <w:szCs w:val="22"/>
        </w:rPr>
        <w:t xml:space="preserve"> Finally, we specifically explored the influence of increasing age, by constructing a model </w:t>
      </w:r>
      <w:r w:rsidR="00D471CD">
        <w:rPr>
          <w:rFonts w:ascii="Arial" w:hAnsi="Arial" w:cs="Arial"/>
          <w:color w:val="000000"/>
          <w:sz w:val="22"/>
          <w:szCs w:val="22"/>
        </w:rPr>
        <w:t xml:space="preserve">based only on age (Age), and </w:t>
      </w:r>
      <w:r w:rsidR="007428BB">
        <w:rPr>
          <w:rFonts w:ascii="Arial" w:hAnsi="Arial" w:cs="Arial"/>
          <w:color w:val="000000"/>
          <w:sz w:val="22"/>
          <w:szCs w:val="22"/>
        </w:rPr>
        <w:t>a</w:t>
      </w:r>
      <w:r w:rsidR="00D471CD">
        <w:rPr>
          <w:rFonts w:ascii="Arial" w:hAnsi="Arial" w:cs="Arial"/>
          <w:color w:val="000000"/>
          <w:sz w:val="22"/>
          <w:szCs w:val="22"/>
        </w:rPr>
        <w:t xml:space="preserve"> ML model based on all variables but age (ML-</w:t>
      </w:r>
      <w:proofErr w:type="spellStart"/>
      <w:r w:rsidR="00D471CD">
        <w:rPr>
          <w:rFonts w:ascii="Arial" w:hAnsi="Arial" w:cs="Arial"/>
          <w:color w:val="000000"/>
          <w:sz w:val="22"/>
          <w:szCs w:val="22"/>
        </w:rPr>
        <w:t>NoAge</w:t>
      </w:r>
      <w:proofErr w:type="spellEnd"/>
      <w:r w:rsidR="00D471CD">
        <w:rPr>
          <w:rFonts w:ascii="Arial" w:hAnsi="Arial" w:cs="Arial"/>
          <w:color w:val="000000"/>
          <w:sz w:val="22"/>
          <w:szCs w:val="22"/>
        </w:rPr>
        <w:t xml:space="preserve">). </w:t>
      </w:r>
      <w:commentRangeStart w:id="22"/>
      <w:r w:rsidR="00D471CD">
        <w:rPr>
          <w:rFonts w:ascii="Arial" w:hAnsi="Arial" w:cs="Arial"/>
          <w:color w:val="000000"/>
          <w:sz w:val="22"/>
          <w:szCs w:val="22"/>
        </w:rPr>
        <w:t>To compare the different classifiers, we appl</w:t>
      </w:r>
      <w:r w:rsidR="007428BB">
        <w:rPr>
          <w:rFonts w:ascii="Arial" w:hAnsi="Arial" w:cs="Arial"/>
          <w:color w:val="000000"/>
          <w:sz w:val="22"/>
          <w:szCs w:val="22"/>
        </w:rPr>
        <w:t>ied</w:t>
      </w:r>
      <w:r w:rsidR="00D471CD">
        <w:rPr>
          <w:rFonts w:ascii="Arial" w:hAnsi="Arial" w:cs="Arial"/>
          <w:color w:val="000000"/>
          <w:sz w:val="22"/>
          <w:szCs w:val="22"/>
        </w:rPr>
        <w:t xml:space="preserve"> a Bayesian metric comparison</w:t>
      </w:r>
      <w:r w:rsidR="007428BB">
        <w:rPr>
          <w:rFonts w:ascii="Arial" w:hAnsi="Arial" w:cs="Arial"/>
          <w:color w:val="000000"/>
          <w:sz w:val="22"/>
          <w:szCs w:val="22"/>
        </w:rPr>
        <w:t>.</w:t>
      </w:r>
      <w:r w:rsidR="007428BB">
        <w:rPr>
          <w:rFonts w:ascii="Arial" w:hAnsi="Arial" w:cs="Arial"/>
          <w:color w:val="000000"/>
          <w:sz w:val="22"/>
          <w:szCs w:val="22"/>
        </w:rPr>
        <w:fldChar w:fldCharType="begin"/>
      </w:r>
      <w:r w:rsidR="00844A1E">
        <w:rPr>
          <w:rFonts w:ascii="Arial" w:hAnsi="Arial" w:cs="Arial"/>
          <w:color w:val="000000"/>
          <w:sz w:val="22"/>
          <w:szCs w:val="22"/>
        </w:rPr>
        <w:instrText xml:space="preserve"> ADDIN EN.CITE &lt;EndNote&gt;&lt;Cite&gt;&lt;Author&gt;Tötsch&lt;/Author&gt;&lt;Year&gt;2021&lt;/Year&gt;&lt;RecNum&gt;1300&lt;/RecNum&gt;&lt;DisplayText&gt;&lt;style face="superscript"&gt;28&lt;/style&gt;&lt;/DisplayText&gt;&lt;record&gt;&lt;rec-number&gt;1300&lt;/rec-number&gt;&lt;foreign-keys&gt;&lt;key app="EN" db-id="5zxaz90vjvrv5leds09pd0vptztx95vva0pf" timestamp="1636018376"&gt;1300&lt;/key&gt;&lt;/foreign-keys&gt;&lt;ref-type name="Journal Article"&gt;17&lt;/ref-type&gt;&lt;contributors&gt;&lt;authors&gt;&lt;author&gt;Tötsch, N.&lt;/author&gt;&lt;author&gt;Hoffmann, D.&lt;/author&gt;&lt;/authors&gt;&lt;/contributors&gt;&lt;auth-address&gt;Faculty of Biology, University of Duisburg-Essen, Essen, Germany.&lt;/auth-address&gt;&lt;titles&gt;&lt;title&gt;Classifier uncertainty: evidence, potential impact, and probabilistic treatment&lt;/title&gt;&lt;secondary-title&gt;PeerJ Comput Sci&lt;/secondary-title&gt;&lt;alt-title&gt;PeerJ. Computer science&lt;/alt-title&gt;&lt;/titles&gt;&lt;periodical&gt;&lt;full-title&gt;PeerJ Comput Sci&lt;/full-title&gt;&lt;abbr-1&gt;PeerJ. Computer science&lt;/abbr-1&gt;&lt;/periodical&gt;&lt;alt-periodical&gt;&lt;full-title&gt;PeerJ Comput Sci&lt;/full-title&gt;&lt;abbr-1&gt;PeerJ. Computer science&lt;/abbr-1&gt;&lt;/alt-periodical&gt;&lt;pages&gt;e398&lt;/pages&gt;&lt;volume&gt;7&lt;/volume&gt;&lt;edition&gt;2021/04/06&lt;/edition&gt;&lt;keywords&gt;&lt;keyword&gt;Bayesian modeling&lt;/keyword&gt;&lt;keyword&gt;Classification&lt;/keyword&gt;&lt;keyword&gt;Machine learning&lt;/keyword&gt;&lt;keyword&gt;Reproducibility&lt;/keyword&gt;&lt;keyword&gt;Statistics&lt;/keyword&gt;&lt;keyword&gt;Uncertainty&lt;/keyword&gt;&lt;/keywords&gt;&lt;dates&gt;&lt;year&gt;2021&lt;/year&gt;&lt;/dates&gt;&lt;isbn&gt;2376-5992&lt;/isbn&gt;&lt;accession-num&gt;33817044&lt;/accession-num&gt;&lt;urls&gt;&lt;/urls&gt;&lt;custom2&gt;PMC7959610&lt;/custom2&gt;&lt;electronic-resource-num&gt;10.7717/peerj-cs.398&lt;/electronic-resource-num&gt;&lt;remote-database-provider&gt;NLM&lt;/remote-database-provider&gt;&lt;language&gt;eng&lt;/language&gt;&lt;/record&gt;&lt;/Cite&gt;&lt;/EndNote&gt;</w:instrText>
      </w:r>
      <w:r w:rsidR="007428BB">
        <w:rPr>
          <w:rFonts w:ascii="Arial" w:hAnsi="Arial" w:cs="Arial"/>
          <w:color w:val="000000"/>
          <w:sz w:val="22"/>
          <w:szCs w:val="22"/>
        </w:rPr>
        <w:fldChar w:fldCharType="separate"/>
      </w:r>
      <w:r w:rsidR="00844A1E" w:rsidRPr="00844A1E">
        <w:rPr>
          <w:rFonts w:ascii="Arial" w:hAnsi="Arial" w:cs="Arial"/>
          <w:noProof/>
          <w:color w:val="000000"/>
          <w:sz w:val="22"/>
          <w:szCs w:val="22"/>
          <w:vertAlign w:val="superscript"/>
        </w:rPr>
        <w:t>28</w:t>
      </w:r>
      <w:r w:rsidR="007428BB">
        <w:rPr>
          <w:rFonts w:ascii="Arial" w:hAnsi="Arial" w:cs="Arial"/>
          <w:color w:val="000000"/>
          <w:sz w:val="22"/>
          <w:szCs w:val="22"/>
        </w:rPr>
        <w:fldChar w:fldCharType="end"/>
      </w:r>
      <w:commentRangeEnd w:id="22"/>
      <w:r w:rsidR="007428BB">
        <w:rPr>
          <w:rStyle w:val="CommentReference"/>
          <w:rFonts w:ascii="Arial" w:eastAsia="Arial" w:hAnsi="Arial" w:cs="Arial"/>
          <w:lang w:val="en"/>
        </w:rPr>
        <w:commentReference w:id="22"/>
      </w:r>
      <w:r w:rsidR="00D4269A">
        <w:rPr>
          <w:rFonts w:ascii="Arial" w:hAnsi="Arial" w:cs="Arial"/>
          <w:color w:val="000000"/>
          <w:sz w:val="22"/>
          <w:szCs w:val="22"/>
        </w:rPr>
        <w:t xml:space="preserve"> </w:t>
      </w:r>
      <w:r w:rsidR="003B17DB">
        <w:rPr>
          <w:rFonts w:ascii="Arial" w:hAnsi="Arial" w:cs="Arial"/>
          <w:color w:val="000000"/>
          <w:sz w:val="22"/>
          <w:szCs w:val="22"/>
        </w:rPr>
        <w:br/>
        <w:t>For evaluating model performance</w:t>
      </w:r>
      <w:r w:rsidR="00D4269A">
        <w:rPr>
          <w:rFonts w:ascii="Arial" w:hAnsi="Arial" w:cs="Arial"/>
          <w:color w:val="000000"/>
          <w:sz w:val="22"/>
          <w:szCs w:val="22"/>
        </w:rPr>
        <w:t xml:space="preserve"> we </w:t>
      </w:r>
      <w:r w:rsidR="003B17DB">
        <w:rPr>
          <w:rFonts w:ascii="Arial" w:hAnsi="Arial" w:cs="Arial"/>
          <w:color w:val="000000"/>
          <w:sz w:val="22"/>
          <w:szCs w:val="22"/>
        </w:rPr>
        <w:t xml:space="preserve">evaluated </w:t>
      </w:r>
      <w:r w:rsidR="00D4269A" w:rsidRPr="00D4269A">
        <w:rPr>
          <w:rFonts w:ascii="Arial" w:hAnsi="Arial" w:cs="Arial"/>
          <w:color w:val="000000"/>
          <w:sz w:val="22"/>
          <w:szCs w:val="22"/>
        </w:rPr>
        <w:t xml:space="preserve">area under the </w:t>
      </w:r>
      <w:r w:rsidR="003B17DB">
        <w:rPr>
          <w:rFonts w:ascii="Arial" w:hAnsi="Arial" w:cs="Arial"/>
          <w:color w:val="000000"/>
          <w:sz w:val="22"/>
          <w:szCs w:val="22"/>
        </w:rPr>
        <w:t xml:space="preserve">receiver operating characteristic </w:t>
      </w:r>
      <w:r w:rsidR="00D4269A" w:rsidRPr="00D4269A">
        <w:rPr>
          <w:rFonts w:ascii="Arial" w:hAnsi="Arial" w:cs="Arial"/>
          <w:color w:val="000000"/>
          <w:sz w:val="22"/>
          <w:szCs w:val="22"/>
        </w:rPr>
        <w:t>curve (AUROC), area under the precision recall curve (AUPRC), and the probability that the model perform</w:t>
      </w:r>
      <w:r w:rsidR="00BE4B1F">
        <w:rPr>
          <w:rFonts w:ascii="Arial" w:hAnsi="Arial" w:cs="Arial"/>
          <w:color w:val="000000"/>
          <w:sz w:val="22"/>
          <w:szCs w:val="22"/>
        </w:rPr>
        <w:t>ed</w:t>
      </w:r>
      <w:r w:rsidR="00D4269A" w:rsidRPr="00D4269A">
        <w:rPr>
          <w:rFonts w:ascii="Arial" w:hAnsi="Arial" w:cs="Arial"/>
          <w:color w:val="000000"/>
          <w:sz w:val="22"/>
          <w:szCs w:val="22"/>
        </w:rPr>
        <w:t xml:space="preserve"> better than the ML model relative to the TPR metric ( P(TPR)</w:t>
      </w:r>
      <w:r w:rsidR="00D4269A">
        <w:rPr>
          <w:rFonts w:ascii="Arial" w:hAnsi="Arial" w:cs="Arial"/>
          <w:color w:val="000000"/>
          <w:sz w:val="22"/>
          <w:szCs w:val="22"/>
        </w:rPr>
        <w:t>)</w:t>
      </w:r>
      <w:r w:rsidR="003B17DB">
        <w:rPr>
          <w:rFonts w:ascii="Arial" w:hAnsi="Arial" w:cs="Arial"/>
          <w:color w:val="000000"/>
          <w:sz w:val="22"/>
          <w:szCs w:val="22"/>
        </w:rPr>
        <w:t xml:space="preserve">. </w:t>
      </w:r>
      <w:r w:rsidR="00E84A78">
        <w:rPr>
          <w:rFonts w:ascii="Arial" w:hAnsi="Arial" w:cs="Arial"/>
          <w:color w:val="000000"/>
          <w:sz w:val="22"/>
          <w:szCs w:val="22"/>
        </w:rPr>
        <w:t>For two equal models, the P(TPR) value would be approximately 50%.</w:t>
      </w:r>
      <w:r w:rsidR="00E84A78">
        <w:rPr>
          <w:rFonts w:ascii="Arial" w:hAnsi="Arial" w:cs="Arial"/>
          <w:color w:val="000000"/>
          <w:sz w:val="22"/>
          <w:szCs w:val="22"/>
        </w:rPr>
        <w:fldChar w:fldCharType="begin"/>
      </w:r>
      <w:r w:rsidR="00844A1E">
        <w:rPr>
          <w:rFonts w:ascii="Arial" w:hAnsi="Arial" w:cs="Arial"/>
          <w:color w:val="000000"/>
          <w:sz w:val="22"/>
          <w:szCs w:val="22"/>
        </w:rPr>
        <w:instrText xml:space="preserve"> ADDIN EN.CITE &lt;EndNote&gt;&lt;Cite&gt;&lt;Author&gt;Tötsch&lt;/Author&gt;&lt;Year&gt;2021&lt;/Year&gt;&lt;RecNum&gt;1300&lt;/RecNum&gt;&lt;DisplayText&gt;&lt;style face="superscript"&gt;28&lt;/style&gt;&lt;/DisplayText&gt;&lt;record&gt;&lt;rec-number&gt;1300&lt;/rec-number&gt;&lt;foreign-keys&gt;&lt;key app="EN" db-id="5zxaz90vjvrv5leds09pd0vptztx95vva0pf" timestamp="1636018376"&gt;1300&lt;/key&gt;&lt;/foreign-keys&gt;&lt;ref-type name="Journal Article"&gt;17&lt;/ref-type&gt;&lt;contributors&gt;&lt;authors&gt;&lt;author&gt;Tötsch, N.&lt;/author&gt;&lt;author&gt;Hoffmann, D.&lt;/author&gt;&lt;/authors&gt;&lt;/contributors&gt;&lt;auth-address&gt;Faculty of Biology, University of Duisburg-Essen, Essen, Germany.&lt;/auth-address&gt;&lt;titles&gt;&lt;title&gt;Classifier uncertainty: evidence, potential impact, and probabilistic treatment&lt;/title&gt;&lt;secondary-title&gt;PeerJ Comput Sci&lt;/secondary-title&gt;&lt;alt-title&gt;PeerJ. Computer science&lt;/alt-title&gt;&lt;/titles&gt;&lt;periodical&gt;&lt;full-title&gt;PeerJ Comput Sci&lt;/full-title&gt;&lt;abbr-1&gt;PeerJ. Computer science&lt;/abbr-1&gt;&lt;/periodical&gt;&lt;alt-periodical&gt;&lt;full-title&gt;PeerJ Comput Sci&lt;/full-title&gt;&lt;abbr-1&gt;PeerJ. Computer science&lt;/abbr-1&gt;&lt;/alt-periodical&gt;&lt;pages&gt;e398&lt;/pages&gt;&lt;volume&gt;7&lt;/volume&gt;&lt;edition&gt;2021/04/06&lt;/edition&gt;&lt;keywords&gt;&lt;keyword&gt;Bayesian modeling&lt;/keyword&gt;&lt;keyword&gt;Classification&lt;/keyword&gt;&lt;keyword&gt;Machine learning&lt;/keyword&gt;&lt;keyword&gt;Reproducibility&lt;/keyword&gt;&lt;keyword&gt;Statistics&lt;/keyword&gt;&lt;keyword&gt;Uncertainty&lt;/keyword&gt;&lt;/keywords&gt;&lt;dates&gt;&lt;year&gt;2021&lt;/year&gt;&lt;/dates&gt;&lt;isbn&gt;2376-5992&lt;/isbn&gt;&lt;accession-num&gt;33817044&lt;/accession-num&gt;&lt;urls&gt;&lt;/urls&gt;&lt;custom2&gt;PMC7959610&lt;/custom2&gt;&lt;electronic-resource-num&gt;10.7717/peerj-cs.398&lt;/electronic-resource-num&gt;&lt;remote-database-provider&gt;NLM&lt;/remote-database-provider&gt;&lt;language&gt;eng&lt;/language&gt;&lt;/record&gt;&lt;/Cite&gt;&lt;/EndNote&gt;</w:instrText>
      </w:r>
      <w:r w:rsidR="00E84A78">
        <w:rPr>
          <w:rFonts w:ascii="Arial" w:hAnsi="Arial" w:cs="Arial"/>
          <w:color w:val="000000"/>
          <w:sz w:val="22"/>
          <w:szCs w:val="22"/>
        </w:rPr>
        <w:fldChar w:fldCharType="separate"/>
      </w:r>
      <w:r w:rsidR="00844A1E" w:rsidRPr="00844A1E">
        <w:rPr>
          <w:rFonts w:ascii="Arial" w:hAnsi="Arial" w:cs="Arial"/>
          <w:noProof/>
          <w:color w:val="000000"/>
          <w:sz w:val="22"/>
          <w:szCs w:val="22"/>
          <w:vertAlign w:val="superscript"/>
        </w:rPr>
        <w:t>28</w:t>
      </w:r>
      <w:r w:rsidR="00E84A78">
        <w:rPr>
          <w:rFonts w:ascii="Arial" w:hAnsi="Arial" w:cs="Arial"/>
          <w:color w:val="000000"/>
          <w:sz w:val="22"/>
          <w:szCs w:val="22"/>
        </w:rPr>
        <w:fldChar w:fldCharType="end"/>
      </w:r>
      <w:r w:rsidR="00E84A78">
        <w:rPr>
          <w:rFonts w:ascii="Arial" w:hAnsi="Arial" w:cs="Arial"/>
          <w:color w:val="000000"/>
          <w:sz w:val="22"/>
          <w:szCs w:val="22"/>
        </w:rPr>
        <w:t xml:space="preserve"> </w:t>
      </w:r>
    </w:p>
    <w:p w14:paraId="350B2AF1" w14:textId="559EB944" w:rsidR="00DE67BB" w:rsidRPr="00D4269A" w:rsidRDefault="003B17DB" w:rsidP="00D4269A">
      <w:pPr>
        <w:pStyle w:val="NormalWeb"/>
        <w:spacing w:before="0" w:beforeAutospacing="0" w:after="0" w:afterAutospacing="0" w:line="360" w:lineRule="auto"/>
      </w:pPr>
      <w:r>
        <w:rPr>
          <w:rFonts w:ascii="Arial" w:hAnsi="Arial" w:cs="Arial"/>
          <w:color w:val="000000"/>
          <w:sz w:val="22"/>
          <w:szCs w:val="22"/>
        </w:rPr>
        <w:t xml:space="preserve">Since the data is quite imbalanced (about a 1:20 </w:t>
      </w:r>
      <w:proofErr w:type="spellStart"/>
      <w:r w:rsidR="005F2760">
        <w:rPr>
          <w:rFonts w:ascii="Arial" w:hAnsi="Arial" w:cs="Arial"/>
          <w:color w:val="000000"/>
          <w:sz w:val="22"/>
          <w:szCs w:val="22"/>
        </w:rPr>
        <w:t>positive:negative</w:t>
      </w:r>
      <w:proofErr w:type="spellEnd"/>
      <w:r>
        <w:rPr>
          <w:rFonts w:ascii="Arial" w:hAnsi="Arial" w:cs="Arial"/>
          <w:color w:val="000000"/>
          <w:sz w:val="22"/>
          <w:szCs w:val="22"/>
        </w:rPr>
        <w:t xml:space="preserve"> ratio) we also computed the Matthews Correlation Coefficient (MCC) which is independent of class imbalance</w:t>
      </w:r>
      <w:r w:rsidR="00E84A78">
        <w:rPr>
          <w:rFonts w:ascii="Arial" w:hAnsi="Arial" w:cs="Arial"/>
          <w:color w:val="000000"/>
          <w:sz w:val="22"/>
          <w:szCs w:val="22"/>
        </w:rPr>
        <w:t>.</w:t>
      </w:r>
      <w:r w:rsidR="00E84A78">
        <w:rPr>
          <w:rFonts w:ascii="Arial" w:hAnsi="Arial" w:cs="Arial"/>
          <w:color w:val="000000"/>
          <w:sz w:val="22"/>
          <w:szCs w:val="22"/>
        </w:rPr>
        <w:fldChar w:fldCharType="begin">
          <w:fldData xml:space="preserve">PEVuZE5vdGU+PENpdGU+PEF1dGhvcj5DaGljY288L0F1dGhvcj48WWVhcj4yMDE3PC9ZZWFyPjxS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</w:fldData>
        </w:fldChar>
      </w:r>
      <w:r w:rsidR="00844A1E">
        <w:rPr>
          <w:rFonts w:ascii="Arial" w:hAnsi="Arial" w:cs="Arial"/>
          <w:color w:val="000000"/>
          <w:sz w:val="22"/>
          <w:szCs w:val="22"/>
        </w:rPr>
        <w:instrText xml:space="preserve"> ADDIN EN.CITE </w:instrText>
      </w:r>
      <w:r w:rsidR="00844A1E">
        <w:rPr>
          <w:rFonts w:ascii="Arial" w:hAnsi="Arial" w:cs="Arial"/>
          <w:color w:val="000000"/>
          <w:sz w:val="22"/>
          <w:szCs w:val="22"/>
        </w:rPr>
        <w:fldChar w:fldCharType="begin">
          <w:fldData xml:space="preserve">PEVuZE5vdGU+PENpdGU+PEF1dGhvcj5DaGljY288L0F1dGhvcj48WWVhcj4yMDE3PC9ZZWFyPjxS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</w:fldData>
        </w:fldChar>
      </w:r>
      <w:r w:rsidR="00844A1E">
        <w:rPr>
          <w:rFonts w:ascii="Arial" w:hAnsi="Arial" w:cs="Arial"/>
          <w:color w:val="000000"/>
          <w:sz w:val="22"/>
          <w:szCs w:val="22"/>
        </w:rPr>
        <w:instrText xml:space="preserve"> ADDIN EN.CITE.DATA </w:instrText>
      </w:r>
      <w:r w:rsidR="00844A1E">
        <w:rPr>
          <w:rFonts w:ascii="Arial" w:hAnsi="Arial" w:cs="Arial"/>
          <w:color w:val="000000"/>
          <w:sz w:val="22"/>
          <w:szCs w:val="22"/>
        </w:rPr>
      </w:r>
      <w:r w:rsidR="00844A1E">
        <w:rPr>
          <w:rFonts w:ascii="Arial" w:hAnsi="Arial" w:cs="Arial"/>
          <w:color w:val="000000"/>
          <w:sz w:val="22"/>
          <w:szCs w:val="22"/>
        </w:rPr>
        <w:fldChar w:fldCharType="end"/>
      </w:r>
      <w:r w:rsidR="00E84A78">
        <w:rPr>
          <w:rFonts w:ascii="Arial" w:hAnsi="Arial" w:cs="Arial"/>
          <w:color w:val="000000"/>
          <w:sz w:val="22"/>
          <w:szCs w:val="22"/>
        </w:rPr>
      </w:r>
      <w:r w:rsidR="00E84A78">
        <w:rPr>
          <w:rFonts w:ascii="Arial" w:hAnsi="Arial" w:cs="Arial"/>
          <w:color w:val="000000"/>
          <w:sz w:val="22"/>
          <w:szCs w:val="22"/>
        </w:rPr>
        <w:fldChar w:fldCharType="separate"/>
      </w:r>
      <w:r w:rsidR="00844A1E" w:rsidRPr="00844A1E">
        <w:rPr>
          <w:rFonts w:ascii="Arial" w:hAnsi="Arial" w:cs="Arial"/>
          <w:noProof/>
          <w:color w:val="000000"/>
          <w:sz w:val="22"/>
          <w:szCs w:val="22"/>
          <w:vertAlign w:val="superscript"/>
        </w:rPr>
        <w:t>29, 30</w:t>
      </w:r>
      <w:r w:rsidR="00E84A78">
        <w:rPr>
          <w:rFonts w:ascii="Arial" w:hAnsi="Arial" w:cs="Arial"/>
          <w:color w:val="000000"/>
          <w:sz w:val="22"/>
          <w:szCs w:val="22"/>
        </w:rPr>
        <w:fldChar w:fldCharType="end"/>
      </w:r>
      <w:r>
        <w:rPr>
          <w:rFonts w:ascii="Arial" w:hAnsi="Arial" w:cs="Arial"/>
          <w:color w:val="000000"/>
          <w:sz w:val="22"/>
          <w:szCs w:val="22"/>
        </w:rPr>
        <w:t xml:space="preserve"> The MCC ranges between -1 (the 100% wrong classifier), 0 (the random classifier), and +1 (the perfect classifier).</w:t>
      </w:r>
      <w:r>
        <w:rPr>
          <w:rFonts w:ascii="Arial" w:hAnsi="Arial" w:cs="Arial"/>
          <w:color w:val="000000"/>
          <w:sz w:val="22"/>
          <w:szCs w:val="22"/>
        </w:rPr>
        <w:br/>
        <w:t xml:space="preserve">We also calculated number of </w:t>
      </w:r>
      <w:r w:rsidRPr="00D4269A">
        <w:rPr>
          <w:rFonts w:ascii="Arial" w:hAnsi="Arial" w:cs="Arial"/>
          <w:color w:val="000000"/>
          <w:sz w:val="22"/>
          <w:szCs w:val="22"/>
        </w:rPr>
        <w:t xml:space="preserve"> true positives (TP), false positives (FP), false negatives (FN), true negatives (TN), true positive rate (TPR) or sensitivity, positive predictive value (PPV) or precision</w:t>
      </w:r>
      <w:r>
        <w:rPr>
          <w:rFonts w:ascii="Arial" w:hAnsi="Arial" w:cs="Arial"/>
          <w:color w:val="000000"/>
          <w:sz w:val="22"/>
          <w:szCs w:val="22"/>
        </w:rPr>
        <w:t xml:space="preserve"> in order to evaluate clinical relevance.</w:t>
      </w:r>
      <w:r w:rsidR="00D4269A" w:rsidRPr="00D4269A">
        <w:rPr>
          <w:rFonts w:ascii="Arial" w:hAnsi="Arial" w:cs="Arial"/>
          <w:color w:val="000000"/>
          <w:sz w:val="22"/>
          <w:szCs w:val="22"/>
        </w:rPr>
        <w:t xml:space="preserve"> </w:t>
      </w:r>
      <w:r w:rsidR="00D4269A">
        <w:rPr>
          <w:rFonts w:ascii="Arial" w:hAnsi="Arial" w:cs="Arial"/>
          <w:color w:val="000000"/>
          <w:sz w:val="22"/>
          <w:szCs w:val="22"/>
        </w:rPr>
        <w:t xml:space="preserve"> </w:t>
      </w:r>
      <w:r w:rsidR="00D471CD" w:rsidRPr="0040209C">
        <w:rPr>
          <w:noProof/>
          <w:lang w:val="en-GB"/>
        </w:rPr>
        <w:t xml:space="preserve"> </w:t>
      </w:r>
    </w:p>
    <w:p w14:paraId="13314883" w14:textId="77777777" w:rsidR="007428BB" w:rsidRDefault="007428BB" w:rsidP="007428BB">
      <w:pPr>
        <w:pStyle w:val="Heading1"/>
      </w:pPr>
      <w:bookmarkStart w:id="23" w:name="_lrs3rf3vdzs2" w:colFirst="0" w:colLast="0"/>
      <w:bookmarkEnd w:id="23"/>
      <w:r>
        <w:rPr>
          <w:b/>
          <w:bCs/>
          <w:color w:val="000000"/>
        </w:rPr>
        <w:lastRenderedPageBreak/>
        <w:t>Results</w:t>
      </w:r>
    </w:p>
    <w:p w14:paraId="724238EF" w14:textId="40E25C8B" w:rsidR="007428BB" w:rsidRDefault="00AB467D" w:rsidP="007428BB">
      <w:pPr>
        <w:pStyle w:val="NormalWeb"/>
        <w:spacing w:before="0" w:beforeAutospacing="0" w:after="0" w:afterAutospacing="0" w:line="360" w:lineRule="auto"/>
        <w:rPr>
          <w:rFonts w:ascii="Arial" w:hAnsi="Arial" w:cs="Arial"/>
          <w:color w:val="000000"/>
          <w:sz w:val="22"/>
          <w:szCs w:val="22"/>
        </w:rPr>
      </w:pPr>
      <w:r>
        <w:rPr>
          <w:rFonts w:ascii="Arial" w:hAnsi="Arial" w:cs="Arial"/>
          <w:color w:val="000000"/>
          <w:sz w:val="22"/>
          <w:szCs w:val="22"/>
        </w:rPr>
        <w:t>Of the 391</w:t>
      </w:r>
      <w:r w:rsidR="00253C16">
        <w:rPr>
          <w:rFonts w:ascii="Arial" w:hAnsi="Arial" w:cs="Arial"/>
          <w:color w:val="000000"/>
          <w:sz w:val="22"/>
          <w:szCs w:val="22"/>
        </w:rPr>
        <w:t>3</w:t>
      </w:r>
      <w:r w:rsidR="00666E32">
        <w:rPr>
          <w:rFonts w:ascii="Arial" w:hAnsi="Arial" w:cs="Arial"/>
          <w:color w:val="000000"/>
          <w:sz w:val="22"/>
          <w:szCs w:val="22"/>
        </w:rPr>
        <w:t xml:space="preserve"> </w:t>
      </w:r>
      <w:r>
        <w:rPr>
          <w:rFonts w:ascii="Arial" w:hAnsi="Arial" w:cs="Arial"/>
          <w:color w:val="000000"/>
          <w:sz w:val="22"/>
          <w:szCs w:val="22"/>
        </w:rPr>
        <w:t xml:space="preserve">patients median age was </w:t>
      </w:r>
      <w:r w:rsidR="003300FD">
        <w:rPr>
          <w:rFonts w:ascii="Arial" w:hAnsi="Arial" w:cs="Arial"/>
          <w:color w:val="000000"/>
          <w:sz w:val="22"/>
          <w:szCs w:val="22"/>
        </w:rPr>
        <w:t>69 years (IQR 62-75</w:t>
      </w:r>
      <w:proofErr w:type="gramStart"/>
      <w:r w:rsidR="003300FD">
        <w:rPr>
          <w:rFonts w:ascii="Arial" w:hAnsi="Arial" w:cs="Arial"/>
          <w:color w:val="000000"/>
          <w:sz w:val="22"/>
          <w:szCs w:val="22"/>
        </w:rPr>
        <w:t>)</w:t>
      </w:r>
      <w:r>
        <w:rPr>
          <w:rFonts w:ascii="Arial" w:hAnsi="Arial" w:cs="Arial"/>
          <w:color w:val="000000"/>
          <w:sz w:val="22"/>
          <w:szCs w:val="22"/>
        </w:rPr>
        <w:t xml:space="preserve">,  </w:t>
      </w:r>
      <w:r w:rsidR="0062034B">
        <w:rPr>
          <w:rFonts w:ascii="Arial" w:hAnsi="Arial" w:cs="Arial"/>
          <w:color w:val="000000"/>
          <w:sz w:val="22"/>
          <w:szCs w:val="22"/>
        </w:rPr>
        <w:t>59</w:t>
      </w:r>
      <w:proofErr w:type="gramEnd"/>
      <w:r w:rsidR="0062034B">
        <w:rPr>
          <w:rFonts w:ascii="Arial" w:hAnsi="Arial" w:cs="Arial"/>
          <w:color w:val="000000"/>
          <w:sz w:val="22"/>
          <w:szCs w:val="22"/>
        </w:rPr>
        <w:t>%</w:t>
      </w:r>
      <w:r>
        <w:rPr>
          <w:rFonts w:ascii="Arial" w:hAnsi="Arial" w:cs="Arial"/>
          <w:color w:val="000000"/>
          <w:sz w:val="22"/>
          <w:szCs w:val="22"/>
        </w:rPr>
        <w:t xml:space="preserve"> were female and had </w:t>
      </w:r>
      <w:r w:rsidR="0062034B">
        <w:rPr>
          <w:rFonts w:ascii="Arial" w:hAnsi="Arial" w:cs="Arial"/>
          <w:color w:val="000000"/>
          <w:sz w:val="22"/>
          <w:szCs w:val="22"/>
        </w:rPr>
        <w:t>58</w:t>
      </w:r>
      <w:r>
        <w:rPr>
          <w:rFonts w:ascii="Arial" w:hAnsi="Arial" w:cs="Arial"/>
          <w:color w:val="000000"/>
          <w:sz w:val="22"/>
          <w:szCs w:val="22"/>
        </w:rPr>
        <w:t>% had THA (table 1)</w:t>
      </w:r>
      <w:r w:rsidR="00DA5123">
        <w:rPr>
          <w:rFonts w:ascii="Arial" w:hAnsi="Arial" w:cs="Arial"/>
          <w:color w:val="000000"/>
          <w:sz w:val="22"/>
          <w:szCs w:val="22"/>
        </w:rPr>
        <w:t>`.</w:t>
      </w:r>
      <w:r>
        <w:rPr>
          <w:rFonts w:ascii="Arial" w:hAnsi="Arial" w:cs="Arial"/>
          <w:color w:val="000000"/>
          <w:sz w:val="22"/>
          <w:szCs w:val="22"/>
        </w:rPr>
        <w:t xml:space="preserve"> Median LOS was </w:t>
      </w:r>
      <w:r w:rsidR="0062034B">
        <w:rPr>
          <w:rFonts w:ascii="Arial" w:hAnsi="Arial" w:cs="Arial"/>
          <w:color w:val="000000"/>
          <w:sz w:val="22"/>
          <w:szCs w:val="22"/>
        </w:rPr>
        <w:t>1</w:t>
      </w:r>
      <w:r>
        <w:rPr>
          <w:rFonts w:ascii="Arial" w:hAnsi="Arial" w:cs="Arial"/>
          <w:color w:val="000000"/>
          <w:sz w:val="22"/>
          <w:szCs w:val="22"/>
        </w:rPr>
        <w:t xml:space="preserve"> </w:t>
      </w:r>
      <w:r w:rsidR="0062034B">
        <w:rPr>
          <w:rFonts w:ascii="Arial" w:hAnsi="Arial" w:cs="Arial"/>
          <w:color w:val="000000"/>
          <w:sz w:val="22"/>
          <w:szCs w:val="22"/>
        </w:rPr>
        <w:t xml:space="preserve">(IQR: 1-2) </w:t>
      </w:r>
      <w:r>
        <w:rPr>
          <w:rFonts w:ascii="Arial" w:hAnsi="Arial" w:cs="Arial"/>
          <w:color w:val="000000"/>
          <w:sz w:val="22"/>
          <w:szCs w:val="22"/>
        </w:rPr>
        <w:t xml:space="preserve">day with </w:t>
      </w:r>
      <w:r w:rsidR="0062034B">
        <w:rPr>
          <w:rFonts w:ascii="Arial" w:hAnsi="Arial" w:cs="Arial"/>
          <w:color w:val="000000"/>
          <w:sz w:val="22"/>
          <w:szCs w:val="22"/>
        </w:rPr>
        <w:t>7.6</w:t>
      </w:r>
      <w:r>
        <w:rPr>
          <w:rFonts w:ascii="Arial" w:hAnsi="Arial" w:cs="Arial"/>
          <w:color w:val="000000"/>
          <w:sz w:val="22"/>
          <w:szCs w:val="22"/>
        </w:rPr>
        <w:t xml:space="preserve">% 90-days readmissions and outcome A </w:t>
      </w:r>
      <w:proofErr w:type="spellStart"/>
      <w:r w:rsidR="00DA5123">
        <w:rPr>
          <w:rFonts w:ascii="Arial" w:hAnsi="Arial" w:cs="Arial"/>
          <w:color w:val="000000"/>
          <w:sz w:val="22"/>
          <w:szCs w:val="22"/>
        </w:rPr>
        <w:t>ocurring</w:t>
      </w:r>
      <w:proofErr w:type="spellEnd"/>
      <w:r>
        <w:rPr>
          <w:rFonts w:ascii="Arial" w:hAnsi="Arial" w:cs="Arial"/>
          <w:color w:val="000000"/>
          <w:sz w:val="22"/>
          <w:szCs w:val="22"/>
        </w:rPr>
        <w:t xml:space="preserve"> in 182 (4.6%)</w:t>
      </w:r>
      <w:r w:rsidR="00DA5123">
        <w:rPr>
          <w:rFonts w:ascii="Arial" w:hAnsi="Arial" w:cs="Arial"/>
          <w:color w:val="000000"/>
          <w:sz w:val="22"/>
          <w:szCs w:val="22"/>
        </w:rPr>
        <w:t xml:space="preserve"> patients</w:t>
      </w:r>
      <w:r>
        <w:rPr>
          <w:rFonts w:ascii="Arial" w:hAnsi="Arial" w:cs="Arial"/>
          <w:color w:val="000000"/>
          <w:sz w:val="22"/>
          <w:szCs w:val="22"/>
        </w:rPr>
        <w:t>.</w:t>
      </w:r>
      <w:r w:rsidR="00DA5123">
        <w:rPr>
          <w:rFonts w:ascii="Arial" w:hAnsi="Arial" w:cs="Arial"/>
          <w:color w:val="000000"/>
          <w:sz w:val="22"/>
          <w:szCs w:val="22"/>
        </w:rPr>
        <w:br/>
      </w:r>
      <w:r>
        <w:rPr>
          <w:rFonts w:ascii="Arial" w:hAnsi="Arial" w:cs="Arial"/>
          <w:color w:val="000000"/>
          <w:sz w:val="22"/>
          <w:szCs w:val="22"/>
        </w:rPr>
        <w:t>When applying a PPF of 20%</w:t>
      </w:r>
      <w:r w:rsidR="004D150D">
        <w:rPr>
          <w:rFonts w:ascii="Arial" w:hAnsi="Arial" w:cs="Arial"/>
          <w:color w:val="000000"/>
          <w:sz w:val="22"/>
          <w:szCs w:val="22"/>
        </w:rPr>
        <w:t xml:space="preserve"> 782 patients qualified as “risk-patients” with a </w:t>
      </w:r>
      <w:proofErr w:type="spellStart"/>
      <w:r w:rsidR="004D150D">
        <w:rPr>
          <w:rFonts w:ascii="Arial" w:hAnsi="Arial" w:cs="Arial"/>
          <w:color w:val="000000"/>
          <w:sz w:val="22"/>
          <w:szCs w:val="22"/>
        </w:rPr>
        <w:t>ML_all</w:t>
      </w:r>
      <w:proofErr w:type="spellEnd"/>
      <w:r w:rsidR="004D150D">
        <w:rPr>
          <w:rFonts w:ascii="Arial" w:hAnsi="Arial" w:cs="Arial"/>
          <w:color w:val="000000"/>
          <w:sz w:val="22"/>
          <w:szCs w:val="22"/>
        </w:rPr>
        <w:t xml:space="preserve"> risk-score threshold of 0.4</w:t>
      </w:r>
      <w:r w:rsidR="00DA3E74">
        <w:rPr>
          <w:rFonts w:ascii="Arial" w:hAnsi="Arial" w:cs="Arial"/>
          <w:color w:val="000000"/>
          <w:sz w:val="22"/>
          <w:szCs w:val="22"/>
        </w:rPr>
        <w:t>03</w:t>
      </w:r>
      <w:r w:rsidR="004D150D">
        <w:rPr>
          <w:rFonts w:ascii="Arial" w:hAnsi="Arial" w:cs="Arial"/>
          <w:color w:val="000000"/>
          <w:sz w:val="22"/>
          <w:szCs w:val="22"/>
        </w:rPr>
        <w:t xml:space="preserve"> (figure 1a). Of the 782 patients, 1</w:t>
      </w:r>
      <w:r>
        <w:rPr>
          <w:rFonts w:ascii="Arial" w:hAnsi="Arial" w:cs="Arial"/>
          <w:color w:val="000000"/>
          <w:sz w:val="22"/>
          <w:szCs w:val="22"/>
        </w:rPr>
        <w:t>06</w:t>
      </w:r>
      <w:r w:rsidR="004D150D">
        <w:rPr>
          <w:rFonts w:ascii="Arial" w:hAnsi="Arial" w:cs="Arial"/>
          <w:color w:val="000000"/>
          <w:sz w:val="22"/>
          <w:szCs w:val="22"/>
        </w:rPr>
        <w:t xml:space="preserve"> and 98 had outcome A</w:t>
      </w:r>
      <w:r>
        <w:rPr>
          <w:rFonts w:ascii="Arial" w:hAnsi="Arial" w:cs="Arial"/>
          <w:color w:val="000000"/>
          <w:sz w:val="22"/>
          <w:szCs w:val="22"/>
        </w:rPr>
        <w:t xml:space="preserve"> </w:t>
      </w:r>
      <w:r w:rsidR="004D150D">
        <w:rPr>
          <w:rFonts w:ascii="Arial" w:hAnsi="Arial" w:cs="Arial"/>
          <w:color w:val="000000"/>
          <w:sz w:val="22"/>
          <w:szCs w:val="22"/>
        </w:rPr>
        <w:t xml:space="preserve">resulting in a PPV of 13.6% and 12.5% for </w:t>
      </w:r>
      <w:proofErr w:type="spellStart"/>
      <w:r w:rsidR="004D150D">
        <w:rPr>
          <w:rFonts w:ascii="Arial" w:hAnsi="Arial" w:cs="Arial"/>
          <w:color w:val="000000"/>
          <w:sz w:val="22"/>
          <w:szCs w:val="22"/>
        </w:rPr>
        <w:t>ML_all</w:t>
      </w:r>
      <w:proofErr w:type="spellEnd"/>
      <w:r w:rsidR="004D150D">
        <w:rPr>
          <w:rFonts w:ascii="Arial" w:hAnsi="Arial" w:cs="Arial"/>
          <w:color w:val="000000"/>
          <w:sz w:val="22"/>
          <w:szCs w:val="22"/>
        </w:rPr>
        <w:t xml:space="preserve"> and </w:t>
      </w:r>
      <w:proofErr w:type="spellStart"/>
      <w:r w:rsidR="004D150D">
        <w:rPr>
          <w:rFonts w:ascii="Arial" w:hAnsi="Arial" w:cs="Arial"/>
          <w:color w:val="000000"/>
          <w:sz w:val="22"/>
          <w:szCs w:val="22"/>
        </w:rPr>
        <w:t>LR_all</w:t>
      </w:r>
      <w:proofErr w:type="spellEnd"/>
      <w:r w:rsidR="004D150D">
        <w:rPr>
          <w:rFonts w:ascii="Arial" w:hAnsi="Arial" w:cs="Arial"/>
          <w:color w:val="000000"/>
          <w:sz w:val="22"/>
          <w:szCs w:val="22"/>
        </w:rPr>
        <w:t xml:space="preserve">, respectively. </w:t>
      </w:r>
      <w:r w:rsidR="00D4269A">
        <w:rPr>
          <w:rFonts w:ascii="Arial" w:hAnsi="Arial" w:cs="Arial"/>
          <w:color w:val="000000"/>
          <w:sz w:val="22"/>
          <w:szCs w:val="22"/>
        </w:rPr>
        <w:t xml:space="preserve">Correspondingly </w:t>
      </w:r>
      <w:r>
        <w:rPr>
          <w:rFonts w:ascii="Arial" w:hAnsi="Arial" w:cs="Arial"/>
          <w:color w:val="000000"/>
          <w:sz w:val="22"/>
          <w:szCs w:val="22"/>
        </w:rPr>
        <w:t xml:space="preserve">TPR </w:t>
      </w:r>
      <w:r w:rsidR="00D4269A">
        <w:rPr>
          <w:rFonts w:ascii="Arial" w:hAnsi="Arial" w:cs="Arial"/>
          <w:color w:val="000000"/>
          <w:sz w:val="22"/>
          <w:szCs w:val="22"/>
        </w:rPr>
        <w:t>was</w:t>
      </w:r>
      <w:r>
        <w:rPr>
          <w:rFonts w:ascii="Arial" w:hAnsi="Arial" w:cs="Arial"/>
          <w:color w:val="000000"/>
          <w:sz w:val="22"/>
          <w:szCs w:val="22"/>
        </w:rPr>
        <w:t xml:space="preserve"> 58.2% </w:t>
      </w:r>
      <w:r w:rsidR="00D4269A">
        <w:rPr>
          <w:rFonts w:ascii="Arial" w:hAnsi="Arial" w:cs="Arial"/>
          <w:color w:val="000000"/>
          <w:sz w:val="22"/>
          <w:szCs w:val="22"/>
        </w:rPr>
        <w:t xml:space="preserve">for </w:t>
      </w:r>
      <w:proofErr w:type="spellStart"/>
      <w:r w:rsidR="00D4269A">
        <w:rPr>
          <w:rFonts w:ascii="Arial" w:hAnsi="Arial" w:cs="Arial"/>
          <w:color w:val="000000"/>
          <w:sz w:val="22"/>
          <w:szCs w:val="22"/>
        </w:rPr>
        <w:t>ML_all</w:t>
      </w:r>
      <w:proofErr w:type="spellEnd"/>
      <w:r w:rsidR="00D4269A">
        <w:rPr>
          <w:rFonts w:ascii="Arial" w:hAnsi="Arial" w:cs="Arial"/>
          <w:color w:val="000000"/>
          <w:sz w:val="22"/>
          <w:szCs w:val="22"/>
        </w:rPr>
        <w:t xml:space="preserve"> and </w:t>
      </w:r>
      <w:r>
        <w:rPr>
          <w:rFonts w:ascii="Arial" w:hAnsi="Arial" w:cs="Arial"/>
          <w:color w:val="000000"/>
          <w:sz w:val="22"/>
          <w:szCs w:val="22"/>
        </w:rPr>
        <w:t>53.8%</w:t>
      </w:r>
      <w:r w:rsidR="00D4269A">
        <w:rPr>
          <w:rFonts w:ascii="Arial" w:hAnsi="Arial" w:cs="Arial"/>
          <w:color w:val="000000"/>
          <w:sz w:val="22"/>
          <w:szCs w:val="22"/>
        </w:rPr>
        <w:t xml:space="preserve"> for </w:t>
      </w:r>
      <w:proofErr w:type="spellStart"/>
      <w:r w:rsidR="00D4269A">
        <w:rPr>
          <w:rFonts w:ascii="Arial" w:hAnsi="Arial" w:cs="Arial"/>
          <w:color w:val="000000"/>
          <w:sz w:val="22"/>
          <w:szCs w:val="22"/>
        </w:rPr>
        <w:t>LR_all</w:t>
      </w:r>
      <w:proofErr w:type="spellEnd"/>
      <w:r>
        <w:rPr>
          <w:rFonts w:ascii="Arial" w:hAnsi="Arial" w:cs="Arial"/>
          <w:color w:val="000000"/>
          <w:sz w:val="22"/>
          <w:szCs w:val="22"/>
        </w:rPr>
        <w:t>.</w:t>
      </w:r>
      <w:r w:rsidR="00D4269A">
        <w:rPr>
          <w:rFonts w:ascii="Arial" w:hAnsi="Arial" w:cs="Arial"/>
          <w:color w:val="000000"/>
          <w:sz w:val="22"/>
          <w:szCs w:val="22"/>
        </w:rPr>
        <w:t xml:space="preserve"> (table 2)</w:t>
      </w:r>
      <w:r w:rsidR="003B17DB">
        <w:rPr>
          <w:rFonts w:ascii="Arial" w:hAnsi="Arial" w:cs="Arial"/>
          <w:color w:val="000000"/>
          <w:sz w:val="22"/>
          <w:szCs w:val="22"/>
        </w:rPr>
        <w:t xml:space="preserve">. </w:t>
      </w:r>
      <w:proofErr w:type="spellStart"/>
      <w:r w:rsidR="003B17DB">
        <w:rPr>
          <w:rFonts w:ascii="Arial" w:hAnsi="Arial" w:cs="Arial"/>
          <w:color w:val="000000"/>
          <w:sz w:val="22"/>
          <w:szCs w:val="22"/>
        </w:rPr>
        <w:t>ML_all</w:t>
      </w:r>
      <w:proofErr w:type="spellEnd"/>
      <w:r w:rsidR="003B17DB">
        <w:rPr>
          <w:rFonts w:ascii="Arial" w:hAnsi="Arial" w:cs="Arial"/>
          <w:color w:val="000000"/>
          <w:sz w:val="22"/>
          <w:szCs w:val="22"/>
        </w:rPr>
        <w:t xml:space="preserve"> was superior on all parameters compared to any of the other model, although the differences in </w:t>
      </w:r>
      <w:r w:rsidR="00E84A78">
        <w:rPr>
          <w:rFonts w:ascii="Arial" w:hAnsi="Arial" w:cs="Arial"/>
          <w:color w:val="000000"/>
          <w:sz w:val="22"/>
          <w:szCs w:val="22"/>
        </w:rPr>
        <w:t xml:space="preserve">PPV compared to, </w:t>
      </w:r>
      <w:proofErr w:type="spellStart"/>
      <w:r w:rsidR="00E84A78">
        <w:rPr>
          <w:rFonts w:ascii="Arial" w:hAnsi="Arial" w:cs="Arial"/>
          <w:color w:val="000000"/>
          <w:sz w:val="22"/>
          <w:szCs w:val="22"/>
        </w:rPr>
        <w:t>LR_all</w:t>
      </w:r>
      <w:proofErr w:type="spellEnd"/>
      <w:r w:rsidR="00E84A78">
        <w:rPr>
          <w:rFonts w:ascii="Arial" w:hAnsi="Arial" w:cs="Arial"/>
          <w:color w:val="000000"/>
          <w:sz w:val="22"/>
          <w:szCs w:val="22"/>
        </w:rPr>
        <w:t xml:space="preserve">, ML10 and LR10 </w:t>
      </w:r>
      <w:r w:rsidR="00563929">
        <w:rPr>
          <w:rFonts w:ascii="Arial" w:hAnsi="Arial" w:cs="Arial"/>
          <w:color w:val="000000"/>
          <w:sz w:val="22"/>
          <w:szCs w:val="22"/>
        </w:rPr>
        <w:t>were</w:t>
      </w:r>
      <w:r w:rsidR="00E84A78">
        <w:rPr>
          <w:rFonts w:ascii="Arial" w:hAnsi="Arial" w:cs="Arial"/>
          <w:color w:val="000000"/>
          <w:sz w:val="22"/>
          <w:szCs w:val="22"/>
        </w:rPr>
        <w:t xml:space="preserve"> ≤1.5% (table 2)</w:t>
      </w:r>
      <w:r w:rsidR="00563929">
        <w:rPr>
          <w:rFonts w:ascii="Arial" w:hAnsi="Arial" w:cs="Arial"/>
          <w:color w:val="000000"/>
          <w:sz w:val="22"/>
          <w:szCs w:val="22"/>
        </w:rPr>
        <w:t xml:space="preserve">. Both the </w:t>
      </w:r>
      <w:proofErr w:type="spellStart"/>
      <w:r w:rsidR="00563929">
        <w:rPr>
          <w:rFonts w:ascii="Arial" w:hAnsi="Arial" w:cs="Arial"/>
          <w:color w:val="000000"/>
          <w:sz w:val="22"/>
          <w:szCs w:val="22"/>
        </w:rPr>
        <w:t>ML_NoAge</w:t>
      </w:r>
      <w:proofErr w:type="spellEnd"/>
      <w:r w:rsidR="00563929">
        <w:rPr>
          <w:rFonts w:ascii="Arial" w:hAnsi="Arial" w:cs="Arial"/>
          <w:color w:val="000000"/>
          <w:sz w:val="22"/>
          <w:szCs w:val="22"/>
        </w:rPr>
        <w:t xml:space="preserve"> and Age models had fewer TP and lower PPV than the models including age and other variables (table 2, Figure 1b), however the TPR in </w:t>
      </w:r>
      <w:proofErr w:type="spellStart"/>
      <w:r w:rsidR="00563929">
        <w:rPr>
          <w:rFonts w:ascii="Arial" w:hAnsi="Arial" w:cs="Arial"/>
          <w:color w:val="000000"/>
          <w:sz w:val="22"/>
          <w:szCs w:val="22"/>
        </w:rPr>
        <w:t>ML_NoAge</w:t>
      </w:r>
      <w:proofErr w:type="spellEnd"/>
      <w:r w:rsidR="00563929">
        <w:rPr>
          <w:rFonts w:ascii="Arial" w:hAnsi="Arial" w:cs="Arial"/>
          <w:color w:val="000000"/>
          <w:sz w:val="22"/>
          <w:szCs w:val="22"/>
        </w:rPr>
        <w:t xml:space="preserve"> and Age were similar, being 48.4% and 47.8%. respectively (table 2).</w:t>
      </w:r>
      <w:r w:rsidR="009C4F7A">
        <w:rPr>
          <w:rFonts w:ascii="Arial" w:hAnsi="Arial" w:cs="Arial"/>
          <w:color w:val="000000"/>
          <w:sz w:val="22"/>
          <w:szCs w:val="22"/>
        </w:rPr>
        <w:t xml:space="preserve"> The highest</w:t>
      </w:r>
      <w:r w:rsidR="00563929">
        <w:rPr>
          <w:rFonts w:ascii="Arial" w:hAnsi="Arial" w:cs="Arial"/>
          <w:color w:val="000000"/>
          <w:sz w:val="22"/>
          <w:szCs w:val="22"/>
        </w:rPr>
        <w:t xml:space="preserve"> P(TPR) </w:t>
      </w:r>
      <w:r w:rsidR="009C4F7A">
        <w:rPr>
          <w:rFonts w:ascii="Arial" w:hAnsi="Arial" w:cs="Arial"/>
          <w:color w:val="000000"/>
          <w:sz w:val="22"/>
          <w:szCs w:val="22"/>
        </w:rPr>
        <w:t>was</w:t>
      </w:r>
      <w:r w:rsidR="00563929">
        <w:rPr>
          <w:rFonts w:ascii="Arial" w:hAnsi="Arial" w:cs="Arial"/>
          <w:color w:val="000000"/>
          <w:sz w:val="22"/>
          <w:szCs w:val="22"/>
        </w:rPr>
        <w:t xml:space="preserve"> in the ML_10 (26.1%)</w:t>
      </w:r>
      <w:r w:rsidR="009C4F7A">
        <w:rPr>
          <w:rFonts w:ascii="Arial" w:hAnsi="Arial" w:cs="Arial"/>
          <w:color w:val="000000"/>
          <w:sz w:val="22"/>
          <w:szCs w:val="22"/>
        </w:rPr>
        <w:t>,</w:t>
      </w:r>
      <w:r w:rsidR="00563929">
        <w:rPr>
          <w:rFonts w:ascii="Arial" w:hAnsi="Arial" w:cs="Arial"/>
          <w:color w:val="000000"/>
          <w:sz w:val="22"/>
          <w:szCs w:val="22"/>
        </w:rPr>
        <w:t xml:space="preserve"> indicating a low likelihood of </w:t>
      </w:r>
      <w:r w:rsidR="009C4F7A">
        <w:rPr>
          <w:rFonts w:ascii="Arial" w:hAnsi="Arial" w:cs="Arial"/>
          <w:color w:val="000000"/>
          <w:sz w:val="22"/>
          <w:szCs w:val="22"/>
        </w:rPr>
        <w:t xml:space="preserve">any model </w:t>
      </w:r>
      <w:r w:rsidR="00563929">
        <w:rPr>
          <w:rFonts w:ascii="Arial" w:hAnsi="Arial" w:cs="Arial"/>
          <w:color w:val="000000"/>
          <w:sz w:val="22"/>
          <w:szCs w:val="22"/>
        </w:rPr>
        <w:t xml:space="preserve">having a better than the performance than </w:t>
      </w:r>
      <w:proofErr w:type="spellStart"/>
      <w:r w:rsidR="00563929">
        <w:rPr>
          <w:rFonts w:ascii="Arial" w:hAnsi="Arial" w:cs="Arial"/>
          <w:color w:val="000000"/>
          <w:sz w:val="22"/>
          <w:szCs w:val="22"/>
        </w:rPr>
        <w:t>ML_All</w:t>
      </w:r>
      <w:proofErr w:type="spellEnd"/>
      <w:r w:rsidR="009C4F7A">
        <w:rPr>
          <w:rFonts w:ascii="Arial" w:hAnsi="Arial" w:cs="Arial"/>
          <w:color w:val="000000"/>
          <w:sz w:val="22"/>
          <w:szCs w:val="22"/>
        </w:rPr>
        <w:t>.</w:t>
      </w:r>
      <w:r w:rsidR="00666E32">
        <w:rPr>
          <w:rFonts w:ascii="Arial" w:hAnsi="Arial" w:cs="Arial"/>
          <w:color w:val="000000"/>
          <w:sz w:val="22"/>
          <w:szCs w:val="22"/>
        </w:rPr>
        <w:t xml:space="preserve"> The results were similar when using a PPF of 25% and 30%, however TPR improved to 64.4% and 69.2% while PPV was reduced to 12.0% and 10.7% for a PPF of 25% and 30%, respectively. (Table </w:t>
      </w:r>
      <w:r w:rsidR="00DA5123">
        <w:rPr>
          <w:rFonts w:ascii="Arial" w:hAnsi="Arial" w:cs="Arial"/>
          <w:color w:val="000000"/>
          <w:sz w:val="22"/>
          <w:szCs w:val="22"/>
        </w:rPr>
        <w:t>2</w:t>
      </w:r>
      <w:r w:rsidR="00666E32">
        <w:rPr>
          <w:rFonts w:ascii="Arial" w:hAnsi="Arial" w:cs="Arial"/>
          <w:color w:val="000000"/>
          <w:sz w:val="22"/>
          <w:szCs w:val="22"/>
        </w:rPr>
        <w:t>)</w:t>
      </w:r>
    </w:p>
    <w:p w14:paraId="535D3082" w14:textId="3CE2AC73" w:rsidR="00DE6DEF" w:rsidRDefault="009C4F7A" w:rsidP="007428BB">
      <w:pPr>
        <w:pStyle w:val="NormalWeb"/>
        <w:spacing w:before="0" w:beforeAutospacing="0" w:after="0" w:afterAutospacing="0" w:line="360" w:lineRule="auto"/>
        <w:rPr>
          <w:rFonts w:ascii="Arial" w:hAnsi="Arial" w:cs="Arial"/>
          <w:color w:val="000000"/>
          <w:sz w:val="22"/>
          <w:szCs w:val="22"/>
        </w:rPr>
      </w:pPr>
      <w:r>
        <w:rPr>
          <w:rFonts w:ascii="Arial" w:hAnsi="Arial" w:cs="Arial"/>
          <w:color w:val="000000"/>
          <w:sz w:val="22"/>
          <w:szCs w:val="22"/>
        </w:rPr>
        <w:t xml:space="preserve">When evaluating feature </w:t>
      </w:r>
      <w:commentRangeStart w:id="24"/>
      <w:r>
        <w:rPr>
          <w:rFonts w:ascii="Arial" w:hAnsi="Arial" w:cs="Arial"/>
          <w:color w:val="000000"/>
          <w:sz w:val="22"/>
          <w:szCs w:val="22"/>
        </w:rPr>
        <w:t xml:space="preserve">importance </w:t>
      </w:r>
      <w:commentRangeEnd w:id="24"/>
      <w:r w:rsidR="006645CD">
        <w:rPr>
          <w:rStyle w:val="CommentReference"/>
          <w:rFonts w:ascii="Arial" w:eastAsia="Arial" w:hAnsi="Arial" w:cs="Arial"/>
          <w:lang w:val="en"/>
        </w:rPr>
        <w:commentReference w:id="24"/>
      </w:r>
      <w:r>
        <w:rPr>
          <w:rFonts w:ascii="Arial" w:hAnsi="Arial" w:cs="Arial"/>
          <w:color w:val="000000"/>
          <w:sz w:val="22"/>
          <w:szCs w:val="22"/>
        </w:rPr>
        <w:t>we found a stro</w:t>
      </w:r>
      <w:r w:rsidR="007428BB">
        <w:rPr>
          <w:rFonts w:ascii="Arial" w:hAnsi="Arial" w:cs="Arial"/>
          <w:color w:val="000000"/>
          <w:sz w:val="22"/>
          <w:szCs w:val="22"/>
        </w:rPr>
        <w:t xml:space="preserve">ng correlation between </w:t>
      </w:r>
      <w:proofErr w:type="spellStart"/>
      <w:r>
        <w:rPr>
          <w:rFonts w:ascii="Arial" w:hAnsi="Arial" w:cs="Arial"/>
          <w:color w:val="000000"/>
          <w:sz w:val="22"/>
          <w:szCs w:val="22"/>
        </w:rPr>
        <w:t>ML_All</w:t>
      </w:r>
      <w:proofErr w:type="spellEnd"/>
      <w:r>
        <w:rPr>
          <w:rFonts w:ascii="Arial" w:hAnsi="Arial" w:cs="Arial"/>
          <w:color w:val="000000"/>
          <w:sz w:val="22"/>
          <w:szCs w:val="22"/>
        </w:rPr>
        <w:t xml:space="preserve"> and </w:t>
      </w:r>
      <w:proofErr w:type="spellStart"/>
      <w:r>
        <w:rPr>
          <w:rFonts w:ascii="Arial" w:hAnsi="Arial" w:cs="Arial"/>
          <w:color w:val="000000"/>
          <w:sz w:val="22"/>
          <w:szCs w:val="22"/>
        </w:rPr>
        <w:t>LR_</w:t>
      </w:r>
      <w:proofErr w:type="gramStart"/>
      <w:r>
        <w:rPr>
          <w:rFonts w:ascii="Arial" w:hAnsi="Arial" w:cs="Arial"/>
          <w:color w:val="000000"/>
          <w:sz w:val="22"/>
          <w:szCs w:val="22"/>
        </w:rPr>
        <w:t>All</w:t>
      </w:r>
      <w:proofErr w:type="spellEnd"/>
      <w:r w:rsidR="007428BB">
        <w:rPr>
          <w:rFonts w:ascii="Arial" w:hAnsi="Arial" w:cs="Arial"/>
          <w:color w:val="000000"/>
          <w:sz w:val="22"/>
          <w:szCs w:val="22"/>
        </w:rPr>
        <w:t>.</w:t>
      </w:r>
      <w:r>
        <w:rPr>
          <w:rFonts w:ascii="Arial" w:hAnsi="Arial" w:cs="Arial"/>
          <w:color w:val="000000"/>
          <w:sz w:val="22"/>
          <w:szCs w:val="22"/>
        </w:rPr>
        <w:t>(</w:t>
      </w:r>
      <w:commentRangeStart w:id="25"/>
      <w:proofErr w:type="gramEnd"/>
      <w:r>
        <w:rPr>
          <w:rFonts w:ascii="Arial" w:hAnsi="Arial" w:cs="Arial"/>
          <w:color w:val="000000"/>
          <w:sz w:val="22"/>
          <w:szCs w:val="22"/>
        </w:rPr>
        <w:t xml:space="preserve">Figure </w:t>
      </w:r>
      <w:commentRangeEnd w:id="25"/>
      <w:r>
        <w:rPr>
          <w:rStyle w:val="CommentReference"/>
          <w:rFonts w:ascii="Arial" w:eastAsia="Arial" w:hAnsi="Arial" w:cs="Arial"/>
          <w:lang w:val="en"/>
        </w:rPr>
        <w:commentReference w:id="25"/>
      </w:r>
      <w:r w:rsidR="00DA5123">
        <w:rPr>
          <w:rFonts w:ascii="Arial" w:hAnsi="Arial" w:cs="Arial"/>
          <w:color w:val="000000"/>
          <w:sz w:val="22"/>
          <w:szCs w:val="22"/>
        </w:rPr>
        <w:t>2</w:t>
      </w:r>
      <w:r>
        <w:rPr>
          <w:rFonts w:ascii="Arial" w:hAnsi="Arial" w:cs="Arial"/>
          <w:color w:val="000000"/>
          <w:sz w:val="22"/>
          <w:szCs w:val="22"/>
        </w:rPr>
        <w:t xml:space="preserve">a), with age and use of walking aids being the most important variables in both models. However, the combined importance the variables outside the top ten was less in </w:t>
      </w:r>
      <w:proofErr w:type="spellStart"/>
      <w:r>
        <w:rPr>
          <w:rFonts w:ascii="Arial" w:hAnsi="Arial" w:cs="Arial"/>
          <w:color w:val="000000"/>
          <w:sz w:val="22"/>
          <w:szCs w:val="22"/>
        </w:rPr>
        <w:t>ML_all</w:t>
      </w:r>
      <w:proofErr w:type="spellEnd"/>
      <w:r>
        <w:rPr>
          <w:rFonts w:ascii="Arial" w:hAnsi="Arial" w:cs="Arial"/>
          <w:color w:val="000000"/>
          <w:sz w:val="22"/>
          <w:szCs w:val="22"/>
        </w:rPr>
        <w:t xml:space="preserve"> (22.5%) than in </w:t>
      </w:r>
      <w:proofErr w:type="spellStart"/>
      <w:r>
        <w:rPr>
          <w:rFonts w:ascii="Arial" w:hAnsi="Arial" w:cs="Arial"/>
          <w:color w:val="000000"/>
          <w:sz w:val="22"/>
          <w:szCs w:val="22"/>
        </w:rPr>
        <w:t>LR_all</w:t>
      </w:r>
      <w:proofErr w:type="spellEnd"/>
      <w:r>
        <w:rPr>
          <w:rFonts w:ascii="Arial" w:hAnsi="Arial" w:cs="Arial"/>
          <w:color w:val="000000"/>
          <w:sz w:val="22"/>
          <w:szCs w:val="22"/>
        </w:rPr>
        <w:t xml:space="preserve"> (31.6%). In </w:t>
      </w:r>
      <w:proofErr w:type="spellStart"/>
      <w:r>
        <w:rPr>
          <w:rFonts w:ascii="Arial" w:hAnsi="Arial" w:cs="Arial"/>
          <w:color w:val="000000"/>
          <w:sz w:val="22"/>
          <w:szCs w:val="22"/>
        </w:rPr>
        <w:t>ML_all</w:t>
      </w:r>
      <w:proofErr w:type="spellEnd"/>
      <w:r>
        <w:rPr>
          <w:rFonts w:ascii="Arial" w:hAnsi="Arial" w:cs="Arial"/>
          <w:color w:val="000000"/>
          <w:sz w:val="22"/>
          <w:szCs w:val="22"/>
        </w:rPr>
        <w:t xml:space="preserve"> specifically, the</w:t>
      </w:r>
      <w:r w:rsidR="00DE6DEF">
        <w:rPr>
          <w:rFonts w:ascii="Arial" w:hAnsi="Arial" w:cs="Arial"/>
          <w:color w:val="000000"/>
          <w:sz w:val="22"/>
          <w:szCs w:val="22"/>
        </w:rPr>
        <w:t xml:space="preserve">re was a clear signal that increasing age and number of reimbursed prescriptions, declining </w:t>
      </w:r>
      <w:proofErr w:type="spellStart"/>
      <w:r w:rsidR="00DE6DEF">
        <w:rPr>
          <w:rFonts w:ascii="Arial" w:hAnsi="Arial" w:cs="Arial"/>
          <w:color w:val="000000"/>
          <w:sz w:val="22"/>
          <w:szCs w:val="22"/>
        </w:rPr>
        <w:t>haemoglobin</w:t>
      </w:r>
      <w:proofErr w:type="spellEnd"/>
      <w:r w:rsidR="00DE6DEF">
        <w:rPr>
          <w:rFonts w:ascii="Arial" w:hAnsi="Arial" w:cs="Arial"/>
          <w:color w:val="000000"/>
          <w:sz w:val="22"/>
          <w:szCs w:val="22"/>
        </w:rPr>
        <w:t xml:space="preserve"> and presence of comorbidity all contributed to an increased risk-score. In contrast, recent date of surgery and high BMI seemed to reduce the calculated risk. (Figure </w:t>
      </w:r>
      <w:r w:rsidR="00DA5123">
        <w:rPr>
          <w:rFonts w:ascii="Arial" w:hAnsi="Arial" w:cs="Arial"/>
          <w:color w:val="000000"/>
          <w:sz w:val="22"/>
          <w:szCs w:val="22"/>
        </w:rPr>
        <w:t>2</w:t>
      </w:r>
      <w:r w:rsidR="00DE6DEF">
        <w:rPr>
          <w:rFonts w:ascii="Arial" w:hAnsi="Arial" w:cs="Arial"/>
          <w:color w:val="000000"/>
          <w:sz w:val="22"/>
          <w:szCs w:val="22"/>
        </w:rPr>
        <w:t>b)</w:t>
      </w:r>
    </w:p>
    <w:p w14:paraId="46791956" w14:textId="551C4453" w:rsidR="007428BB" w:rsidRDefault="00DE6DEF" w:rsidP="007428BB">
      <w:pPr>
        <w:pStyle w:val="NormalWeb"/>
        <w:spacing w:before="0" w:beforeAutospacing="0" w:after="0" w:afterAutospacing="0" w:line="360" w:lineRule="auto"/>
      </w:pPr>
      <w:r>
        <w:rPr>
          <w:rFonts w:ascii="Arial" w:hAnsi="Arial" w:cs="Arial"/>
          <w:color w:val="000000"/>
          <w:sz w:val="22"/>
          <w:szCs w:val="22"/>
        </w:rPr>
        <w:t>Individual analysis of t</w:t>
      </w:r>
      <w:r w:rsidR="007428BB">
        <w:rPr>
          <w:rFonts w:ascii="Arial" w:hAnsi="Arial" w:cs="Arial"/>
          <w:color w:val="000000"/>
          <w:sz w:val="22"/>
          <w:szCs w:val="22"/>
        </w:rPr>
        <w:t xml:space="preserve">he SHAP interaction values of the </w:t>
      </w:r>
      <w:r w:rsidR="00CD6E5B">
        <w:rPr>
          <w:rFonts w:ascii="Arial" w:hAnsi="Arial" w:cs="Arial"/>
          <w:color w:val="000000"/>
          <w:sz w:val="22"/>
          <w:szCs w:val="22"/>
        </w:rPr>
        <w:t>anticoagulant prescriptions</w:t>
      </w:r>
      <w:r w:rsidR="00D0116E">
        <w:rPr>
          <w:rFonts w:ascii="Arial" w:hAnsi="Arial" w:cs="Arial"/>
          <w:color w:val="000000"/>
          <w:sz w:val="22"/>
          <w:szCs w:val="22"/>
        </w:rPr>
        <w:t xml:space="preserve"> vs. </w:t>
      </w:r>
      <w:r w:rsidR="00CD6E5B">
        <w:rPr>
          <w:rFonts w:ascii="Arial" w:hAnsi="Arial" w:cs="Arial"/>
          <w:color w:val="000000"/>
          <w:sz w:val="22"/>
          <w:szCs w:val="22"/>
        </w:rPr>
        <w:t xml:space="preserve">having a family member with </w:t>
      </w:r>
      <w:r w:rsidR="00D0116E">
        <w:rPr>
          <w:rFonts w:ascii="Arial" w:hAnsi="Arial" w:cs="Arial"/>
          <w:color w:val="000000"/>
          <w:sz w:val="22"/>
          <w:szCs w:val="22"/>
        </w:rPr>
        <w:t>VTE</w:t>
      </w:r>
      <w:r>
        <w:rPr>
          <w:rFonts w:ascii="Arial" w:hAnsi="Arial" w:cs="Arial"/>
          <w:color w:val="000000"/>
          <w:sz w:val="22"/>
          <w:szCs w:val="22"/>
        </w:rPr>
        <w:t xml:space="preserve"> revealed that prescriptions on VKA</w:t>
      </w:r>
      <w:r w:rsidR="00D0116E">
        <w:rPr>
          <w:rFonts w:ascii="Arial" w:hAnsi="Arial" w:cs="Arial"/>
          <w:color w:val="000000"/>
          <w:sz w:val="22"/>
          <w:szCs w:val="22"/>
        </w:rPr>
        <w:t xml:space="preserve"> or ADP-antagonists</w:t>
      </w:r>
      <w:r>
        <w:rPr>
          <w:rFonts w:ascii="Arial" w:hAnsi="Arial" w:cs="Arial"/>
          <w:color w:val="000000"/>
          <w:sz w:val="22"/>
          <w:szCs w:val="22"/>
        </w:rPr>
        <w:t xml:space="preserve"> increased the </w:t>
      </w:r>
      <w:proofErr w:type="spellStart"/>
      <w:r>
        <w:rPr>
          <w:rFonts w:ascii="Arial" w:hAnsi="Arial" w:cs="Arial"/>
          <w:color w:val="000000"/>
          <w:sz w:val="22"/>
          <w:szCs w:val="22"/>
        </w:rPr>
        <w:t>ML_all</w:t>
      </w:r>
      <w:proofErr w:type="spellEnd"/>
      <w:r>
        <w:rPr>
          <w:rFonts w:ascii="Arial" w:hAnsi="Arial" w:cs="Arial"/>
          <w:color w:val="000000"/>
          <w:sz w:val="22"/>
          <w:szCs w:val="22"/>
        </w:rPr>
        <w:t xml:space="preserve"> risk score, while ASA and DOAK prescriptions reduced the calculated risk </w:t>
      </w:r>
      <w:r w:rsidR="00D0116E">
        <w:rPr>
          <w:rFonts w:ascii="Arial" w:hAnsi="Arial" w:cs="Arial"/>
          <w:color w:val="000000"/>
          <w:sz w:val="22"/>
          <w:szCs w:val="22"/>
        </w:rPr>
        <w:t>independently</w:t>
      </w:r>
      <w:r>
        <w:rPr>
          <w:rFonts w:ascii="Arial" w:hAnsi="Arial" w:cs="Arial"/>
          <w:color w:val="000000"/>
          <w:sz w:val="22"/>
          <w:szCs w:val="22"/>
        </w:rPr>
        <w:t xml:space="preserve"> </w:t>
      </w:r>
      <w:r w:rsidR="00D0116E">
        <w:rPr>
          <w:rFonts w:ascii="Arial" w:hAnsi="Arial" w:cs="Arial"/>
          <w:color w:val="000000"/>
          <w:sz w:val="22"/>
          <w:szCs w:val="22"/>
        </w:rPr>
        <w:t xml:space="preserve">of </w:t>
      </w:r>
      <w:r>
        <w:rPr>
          <w:rFonts w:ascii="Arial" w:hAnsi="Arial" w:cs="Arial"/>
          <w:color w:val="000000"/>
          <w:sz w:val="22"/>
          <w:szCs w:val="22"/>
        </w:rPr>
        <w:t xml:space="preserve">reported familiar </w:t>
      </w:r>
      <w:r w:rsidR="00D0116E">
        <w:rPr>
          <w:rFonts w:ascii="Arial" w:hAnsi="Arial" w:cs="Arial"/>
          <w:color w:val="000000"/>
          <w:sz w:val="22"/>
          <w:szCs w:val="22"/>
        </w:rPr>
        <w:t>VTE</w:t>
      </w:r>
      <w:r>
        <w:rPr>
          <w:rFonts w:ascii="Arial" w:hAnsi="Arial" w:cs="Arial"/>
          <w:color w:val="000000"/>
          <w:sz w:val="22"/>
          <w:szCs w:val="22"/>
        </w:rPr>
        <w:t xml:space="preserve"> (Figure 4a). In contrast, SHAP analysis of </w:t>
      </w:r>
      <w:r w:rsidR="00CD6E5B">
        <w:rPr>
          <w:rFonts w:ascii="Arial" w:hAnsi="Arial" w:cs="Arial"/>
          <w:color w:val="000000"/>
          <w:sz w:val="22"/>
          <w:szCs w:val="22"/>
        </w:rPr>
        <w:t>prescribed cardiac medicine</w:t>
      </w:r>
      <w:r>
        <w:rPr>
          <w:rFonts w:ascii="Arial" w:hAnsi="Arial" w:cs="Arial"/>
          <w:color w:val="000000"/>
          <w:sz w:val="22"/>
          <w:szCs w:val="22"/>
        </w:rPr>
        <w:t xml:space="preserve"> </w:t>
      </w:r>
      <w:r w:rsidR="00D0116E">
        <w:rPr>
          <w:rFonts w:ascii="Arial" w:hAnsi="Arial" w:cs="Arial"/>
          <w:color w:val="000000"/>
          <w:sz w:val="22"/>
          <w:szCs w:val="22"/>
        </w:rPr>
        <w:t xml:space="preserve">vs. reported hypertension </w:t>
      </w:r>
      <w:r>
        <w:rPr>
          <w:rFonts w:ascii="Arial" w:hAnsi="Arial" w:cs="Arial"/>
          <w:color w:val="000000"/>
          <w:sz w:val="22"/>
          <w:szCs w:val="22"/>
        </w:rPr>
        <w:t>demonstrated that patients</w:t>
      </w:r>
      <w:r w:rsidR="00D0116E">
        <w:rPr>
          <w:rFonts w:ascii="Arial" w:hAnsi="Arial" w:cs="Arial"/>
          <w:color w:val="000000"/>
          <w:sz w:val="22"/>
          <w:szCs w:val="22"/>
        </w:rPr>
        <w:t xml:space="preserve"> with no reported hypertension generally had no prescriptions</w:t>
      </w:r>
      <w:r>
        <w:rPr>
          <w:rFonts w:ascii="Arial" w:hAnsi="Arial" w:cs="Arial"/>
          <w:color w:val="000000"/>
          <w:sz w:val="22"/>
          <w:szCs w:val="22"/>
        </w:rPr>
        <w:t xml:space="preserve"> </w:t>
      </w:r>
      <w:r w:rsidR="00D0116E">
        <w:rPr>
          <w:rFonts w:ascii="Arial" w:hAnsi="Arial" w:cs="Arial"/>
          <w:color w:val="000000"/>
          <w:sz w:val="22"/>
          <w:szCs w:val="22"/>
        </w:rPr>
        <w:t>and reduced risk</w:t>
      </w:r>
      <w:r w:rsidR="007428BB">
        <w:rPr>
          <w:rFonts w:ascii="Arial" w:hAnsi="Arial" w:cs="Arial"/>
          <w:color w:val="000000"/>
          <w:sz w:val="22"/>
          <w:szCs w:val="22"/>
        </w:rPr>
        <w:t>.</w:t>
      </w:r>
      <w:r w:rsidR="00D0116E">
        <w:rPr>
          <w:rFonts w:ascii="Arial" w:hAnsi="Arial" w:cs="Arial"/>
          <w:color w:val="000000"/>
          <w:sz w:val="22"/>
          <w:szCs w:val="22"/>
        </w:rPr>
        <w:t xml:space="preserve"> However, having prescriptions on Calcium antagonists, or </w:t>
      </w:r>
      <w:proofErr w:type="spellStart"/>
      <w:r w:rsidR="00D0116E">
        <w:rPr>
          <w:rFonts w:ascii="Arial" w:hAnsi="Arial" w:cs="Arial"/>
          <w:color w:val="000000"/>
          <w:sz w:val="22"/>
          <w:szCs w:val="22"/>
        </w:rPr>
        <w:t>betablokkers</w:t>
      </w:r>
      <w:proofErr w:type="spellEnd"/>
      <w:r w:rsidR="00D0116E">
        <w:rPr>
          <w:rFonts w:ascii="Arial" w:hAnsi="Arial" w:cs="Arial"/>
          <w:color w:val="000000"/>
          <w:sz w:val="22"/>
          <w:szCs w:val="22"/>
        </w:rPr>
        <w:t xml:space="preserve"> with 1 or 2 (but not 3) other antihypertensives increased risk. Finally, prescriptions on nitrates, other antihypertensives and antiarrhythmics also increased risk score. </w:t>
      </w:r>
      <w:r w:rsidR="00D0116E">
        <w:rPr>
          <w:rFonts w:ascii="Arial" w:hAnsi="Arial" w:cs="Arial"/>
          <w:color w:val="000000"/>
          <w:sz w:val="22"/>
          <w:szCs w:val="22"/>
        </w:rPr>
        <w:lastRenderedPageBreak/>
        <w:t>(Figure 4b)</w:t>
      </w:r>
      <w:r w:rsidR="00844A1E">
        <w:rPr>
          <w:rFonts w:ascii="Arial" w:hAnsi="Arial" w:cs="Arial"/>
          <w:color w:val="000000"/>
          <w:sz w:val="22"/>
          <w:szCs w:val="22"/>
        </w:rPr>
        <w:t xml:space="preserve"> </w:t>
      </w:r>
      <w:r w:rsidR="00CD6E5B">
        <w:rPr>
          <w:rFonts w:ascii="Arial" w:hAnsi="Arial" w:cs="Arial"/>
          <w:color w:val="000000"/>
          <w:sz w:val="22"/>
          <w:szCs w:val="22"/>
        </w:rPr>
        <w:t>Prescriptions on psychotropics</w:t>
      </w:r>
      <w:r w:rsidR="00844A1E">
        <w:rPr>
          <w:rFonts w:ascii="Arial" w:hAnsi="Arial" w:cs="Arial"/>
          <w:color w:val="000000"/>
          <w:sz w:val="22"/>
          <w:szCs w:val="22"/>
        </w:rPr>
        <w:t xml:space="preserve"> vs. reported psychiatric disorder (</w:t>
      </w:r>
      <w:proofErr w:type="spellStart"/>
      <w:r w:rsidR="00844A1E">
        <w:rPr>
          <w:rFonts w:ascii="Arial" w:hAnsi="Arial" w:cs="Arial"/>
          <w:color w:val="000000"/>
          <w:sz w:val="22"/>
          <w:szCs w:val="22"/>
        </w:rPr>
        <w:t>PsD</w:t>
      </w:r>
      <w:proofErr w:type="spellEnd"/>
      <w:r w:rsidR="00844A1E">
        <w:rPr>
          <w:rFonts w:ascii="Arial" w:hAnsi="Arial" w:cs="Arial"/>
          <w:color w:val="000000"/>
          <w:sz w:val="22"/>
          <w:szCs w:val="22"/>
        </w:rPr>
        <w:t>) revealed</w:t>
      </w:r>
      <w:r w:rsidR="003300FD">
        <w:rPr>
          <w:rFonts w:ascii="Arial" w:hAnsi="Arial" w:cs="Arial"/>
          <w:color w:val="000000"/>
          <w:sz w:val="22"/>
          <w:szCs w:val="22"/>
        </w:rPr>
        <w:t xml:space="preserve"> that</w:t>
      </w:r>
      <w:r w:rsidR="00844A1E">
        <w:rPr>
          <w:rFonts w:ascii="Arial" w:hAnsi="Arial" w:cs="Arial"/>
          <w:color w:val="000000"/>
          <w:sz w:val="22"/>
          <w:szCs w:val="22"/>
        </w:rPr>
        <w:t xml:space="preserve"> </w:t>
      </w:r>
      <w:r w:rsidR="003300FD">
        <w:rPr>
          <w:rFonts w:ascii="Arial" w:hAnsi="Arial" w:cs="Arial"/>
          <w:color w:val="000000"/>
          <w:sz w:val="22"/>
          <w:szCs w:val="22"/>
        </w:rPr>
        <w:t>most</w:t>
      </w:r>
      <w:r w:rsidR="00844A1E">
        <w:rPr>
          <w:rFonts w:ascii="Arial" w:hAnsi="Arial" w:cs="Arial"/>
          <w:color w:val="000000"/>
          <w:sz w:val="22"/>
          <w:szCs w:val="22"/>
        </w:rPr>
        <w:t xml:space="preserve"> patients reporting </w:t>
      </w:r>
      <w:proofErr w:type="spellStart"/>
      <w:r w:rsidR="00844A1E">
        <w:rPr>
          <w:rFonts w:ascii="Arial" w:hAnsi="Arial" w:cs="Arial"/>
          <w:color w:val="000000"/>
          <w:sz w:val="22"/>
          <w:szCs w:val="22"/>
        </w:rPr>
        <w:t>PsD</w:t>
      </w:r>
      <w:proofErr w:type="spellEnd"/>
      <w:r w:rsidR="00844A1E">
        <w:rPr>
          <w:rFonts w:ascii="Arial" w:hAnsi="Arial" w:cs="Arial"/>
          <w:color w:val="000000"/>
          <w:sz w:val="22"/>
          <w:szCs w:val="22"/>
        </w:rPr>
        <w:t xml:space="preserve"> had reimbursed prescriptions, except for those using </w:t>
      </w:r>
      <w:r w:rsidR="003300FD">
        <w:rPr>
          <w:rFonts w:ascii="Arial" w:hAnsi="Arial" w:cs="Arial"/>
          <w:color w:val="000000"/>
          <w:sz w:val="22"/>
          <w:szCs w:val="22"/>
        </w:rPr>
        <w:t>“</w:t>
      </w:r>
      <w:r w:rsidR="00844A1E">
        <w:rPr>
          <w:rFonts w:ascii="Arial" w:hAnsi="Arial" w:cs="Arial"/>
          <w:color w:val="000000"/>
          <w:sz w:val="22"/>
          <w:szCs w:val="22"/>
        </w:rPr>
        <w:t xml:space="preserve">other </w:t>
      </w:r>
      <w:r w:rsidR="003300FD">
        <w:rPr>
          <w:rFonts w:ascii="Arial" w:hAnsi="Arial" w:cs="Arial"/>
          <w:color w:val="000000"/>
          <w:sz w:val="22"/>
          <w:szCs w:val="22"/>
        </w:rPr>
        <w:t>psychotropics” (group 8)</w:t>
      </w:r>
      <w:r w:rsidR="00844A1E">
        <w:rPr>
          <w:rFonts w:ascii="Arial" w:hAnsi="Arial" w:cs="Arial"/>
          <w:color w:val="000000"/>
          <w:sz w:val="22"/>
          <w:szCs w:val="22"/>
        </w:rPr>
        <w:t xml:space="preserve">. Having psychotropic prescriptions increased the </w:t>
      </w:r>
      <w:proofErr w:type="spellStart"/>
      <w:r w:rsidR="00844A1E">
        <w:rPr>
          <w:rFonts w:ascii="Arial" w:hAnsi="Arial" w:cs="Arial"/>
          <w:color w:val="000000"/>
          <w:sz w:val="22"/>
          <w:szCs w:val="22"/>
        </w:rPr>
        <w:t>ML_All</w:t>
      </w:r>
      <w:proofErr w:type="spellEnd"/>
      <w:r w:rsidR="00844A1E">
        <w:rPr>
          <w:rFonts w:ascii="Arial" w:hAnsi="Arial" w:cs="Arial"/>
          <w:color w:val="000000"/>
          <w:sz w:val="22"/>
          <w:szCs w:val="22"/>
        </w:rPr>
        <w:t xml:space="preserve"> risk score except for those using antipsychotics (</w:t>
      </w:r>
      <w:r w:rsidR="0095392F">
        <w:rPr>
          <w:rFonts w:ascii="Arial" w:hAnsi="Arial" w:cs="Arial"/>
          <w:color w:val="000000"/>
          <w:sz w:val="22"/>
          <w:szCs w:val="22"/>
        </w:rPr>
        <w:t xml:space="preserve">0.6%) which had no influence on the risk score, and for SSRI users where the </w:t>
      </w:r>
      <w:proofErr w:type="spellStart"/>
      <w:r w:rsidR="0095392F">
        <w:rPr>
          <w:rFonts w:ascii="Arial" w:hAnsi="Arial" w:cs="Arial"/>
          <w:color w:val="000000"/>
          <w:sz w:val="22"/>
          <w:szCs w:val="22"/>
        </w:rPr>
        <w:t>ML_all</w:t>
      </w:r>
      <w:proofErr w:type="spellEnd"/>
      <w:r w:rsidR="0095392F">
        <w:rPr>
          <w:rFonts w:ascii="Arial" w:hAnsi="Arial" w:cs="Arial"/>
          <w:color w:val="000000"/>
          <w:sz w:val="22"/>
          <w:szCs w:val="22"/>
        </w:rPr>
        <w:t xml:space="preserve"> risk score was increased in patients &gt; xx years but decreased</w:t>
      </w:r>
      <w:r w:rsidR="00844A1E">
        <w:rPr>
          <w:rFonts w:ascii="Arial" w:hAnsi="Arial" w:cs="Arial"/>
          <w:color w:val="000000"/>
          <w:sz w:val="22"/>
          <w:szCs w:val="22"/>
        </w:rPr>
        <w:t xml:space="preserve"> </w:t>
      </w:r>
      <w:r w:rsidR="0095392F">
        <w:rPr>
          <w:rFonts w:ascii="Arial" w:hAnsi="Arial" w:cs="Arial"/>
          <w:color w:val="000000"/>
          <w:sz w:val="22"/>
          <w:szCs w:val="22"/>
        </w:rPr>
        <w:t xml:space="preserve">with age &lt; </w:t>
      </w:r>
      <w:commentRangeStart w:id="26"/>
      <w:r w:rsidR="0095392F">
        <w:rPr>
          <w:rFonts w:ascii="Arial" w:hAnsi="Arial" w:cs="Arial"/>
          <w:color w:val="000000"/>
          <w:sz w:val="22"/>
          <w:szCs w:val="22"/>
        </w:rPr>
        <w:t>xx</w:t>
      </w:r>
      <w:commentRangeEnd w:id="26"/>
      <w:r w:rsidR="0095392F">
        <w:rPr>
          <w:rStyle w:val="CommentReference"/>
          <w:rFonts w:ascii="Arial" w:eastAsia="Arial" w:hAnsi="Arial" w:cs="Arial"/>
          <w:lang w:val="en"/>
        </w:rPr>
        <w:commentReference w:id="26"/>
      </w:r>
      <w:r w:rsidR="0095392F">
        <w:rPr>
          <w:rFonts w:ascii="Arial" w:hAnsi="Arial" w:cs="Arial"/>
          <w:color w:val="000000"/>
          <w:sz w:val="22"/>
          <w:szCs w:val="22"/>
        </w:rPr>
        <w:t>. (Appendix</w:t>
      </w:r>
      <w:r w:rsidR="006645CD">
        <w:rPr>
          <w:rFonts w:ascii="Arial" w:hAnsi="Arial" w:cs="Arial"/>
          <w:color w:val="000000"/>
          <w:sz w:val="22"/>
          <w:szCs w:val="22"/>
        </w:rPr>
        <w:t xml:space="preserve"> figure A1</w:t>
      </w:r>
      <w:r w:rsidR="0095392F">
        <w:rPr>
          <w:rFonts w:ascii="Arial" w:hAnsi="Arial" w:cs="Arial"/>
          <w:color w:val="000000"/>
          <w:sz w:val="22"/>
          <w:szCs w:val="22"/>
        </w:rPr>
        <w:t xml:space="preserve">) Finally, </w:t>
      </w:r>
      <w:proofErr w:type="spellStart"/>
      <w:r w:rsidR="00EE735E">
        <w:rPr>
          <w:rFonts w:ascii="Arial" w:hAnsi="Arial" w:cs="Arial"/>
          <w:color w:val="000000"/>
          <w:sz w:val="22"/>
          <w:szCs w:val="22"/>
        </w:rPr>
        <w:t>ML_all</w:t>
      </w:r>
      <w:proofErr w:type="spellEnd"/>
      <w:r w:rsidR="00EE735E">
        <w:rPr>
          <w:rFonts w:ascii="Arial" w:hAnsi="Arial" w:cs="Arial"/>
          <w:color w:val="000000"/>
          <w:sz w:val="22"/>
          <w:szCs w:val="22"/>
        </w:rPr>
        <w:t xml:space="preserve"> </w:t>
      </w:r>
      <w:r w:rsidR="0095392F">
        <w:rPr>
          <w:rFonts w:ascii="Arial" w:hAnsi="Arial" w:cs="Arial"/>
          <w:color w:val="000000"/>
          <w:sz w:val="22"/>
          <w:szCs w:val="22"/>
        </w:rPr>
        <w:t>ris</w:t>
      </w:r>
      <w:r w:rsidR="00EE735E">
        <w:rPr>
          <w:rFonts w:ascii="Arial" w:hAnsi="Arial" w:cs="Arial"/>
          <w:color w:val="000000"/>
          <w:sz w:val="22"/>
          <w:szCs w:val="22"/>
        </w:rPr>
        <w:t>k score was</w:t>
      </w:r>
      <w:r w:rsidR="0095392F">
        <w:rPr>
          <w:rFonts w:ascii="Arial" w:hAnsi="Arial" w:cs="Arial"/>
          <w:color w:val="000000"/>
          <w:sz w:val="22"/>
          <w:szCs w:val="22"/>
        </w:rPr>
        <w:t xml:space="preserve"> increased in those with prescriptions on inhalation steroid and beta-agonists, however there was a clear association with increased age as all patients with prescriptions</w:t>
      </w:r>
      <w:r w:rsidR="00CD6E5B">
        <w:rPr>
          <w:rFonts w:ascii="Arial" w:hAnsi="Arial" w:cs="Arial"/>
          <w:color w:val="000000"/>
          <w:sz w:val="22"/>
          <w:szCs w:val="22"/>
        </w:rPr>
        <w:t xml:space="preserve"> on such pulmonary medicine</w:t>
      </w:r>
      <w:r w:rsidR="0095392F">
        <w:rPr>
          <w:rFonts w:ascii="Arial" w:hAnsi="Arial" w:cs="Arial"/>
          <w:color w:val="000000"/>
          <w:sz w:val="22"/>
          <w:szCs w:val="22"/>
        </w:rPr>
        <w:t xml:space="preserve"> were &gt;70 years (</w:t>
      </w:r>
      <w:commentRangeStart w:id="27"/>
      <w:r w:rsidR="0095392F">
        <w:rPr>
          <w:rFonts w:ascii="Arial" w:hAnsi="Arial" w:cs="Arial"/>
          <w:color w:val="000000"/>
          <w:sz w:val="22"/>
          <w:szCs w:val="22"/>
        </w:rPr>
        <w:t>Appendix</w:t>
      </w:r>
      <w:commentRangeEnd w:id="27"/>
      <w:r w:rsidR="0095392F">
        <w:rPr>
          <w:rStyle w:val="CommentReference"/>
          <w:rFonts w:ascii="Arial" w:eastAsia="Arial" w:hAnsi="Arial" w:cs="Arial"/>
          <w:lang w:val="en"/>
        </w:rPr>
        <w:commentReference w:id="27"/>
      </w:r>
      <w:r w:rsidR="006645CD">
        <w:rPr>
          <w:rFonts w:ascii="Arial" w:hAnsi="Arial" w:cs="Arial"/>
          <w:color w:val="000000"/>
          <w:sz w:val="22"/>
          <w:szCs w:val="22"/>
        </w:rPr>
        <w:t xml:space="preserve"> Figure A1</w:t>
      </w:r>
      <w:r w:rsidR="0095392F">
        <w:rPr>
          <w:rFonts w:ascii="Arial" w:hAnsi="Arial" w:cs="Arial"/>
          <w:color w:val="000000"/>
          <w:sz w:val="22"/>
          <w:szCs w:val="22"/>
        </w:rPr>
        <w:t>).</w:t>
      </w:r>
      <w:r w:rsidR="00CD6E5B">
        <w:rPr>
          <w:rFonts w:ascii="Arial" w:hAnsi="Arial" w:cs="Arial"/>
          <w:color w:val="000000"/>
          <w:sz w:val="22"/>
          <w:szCs w:val="22"/>
        </w:rPr>
        <w:t xml:space="preserve"> </w:t>
      </w:r>
      <w:r w:rsidR="00FF3424">
        <w:rPr>
          <w:rFonts w:ascii="Arial" w:hAnsi="Arial" w:cs="Arial"/>
          <w:color w:val="000000"/>
          <w:sz w:val="22"/>
          <w:szCs w:val="22"/>
        </w:rPr>
        <w:t>The results for</w:t>
      </w:r>
      <w:r w:rsidR="00CD6E5B">
        <w:rPr>
          <w:rFonts w:ascii="Arial" w:hAnsi="Arial" w:cs="Arial"/>
          <w:color w:val="000000"/>
          <w:sz w:val="22"/>
          <w:szCs w:val="22"/>
        </w:rPr>
        <w:t xml:space="preserve"> including patients with a LOS &gt;4 days, but no reported postoperative complications</w:t>
      </w:r>
      <w:r w:rsidR="00FF3424">
        <w:rPr>
          <w:rFonts w:ascii="Arial" w:hAnsi="Arial" w:cs="Arial"/>
          <w:color w:val="000000"/>
          <w:sz w:val="22"/>
          <w:szCs w:val="22"/>
        </w:rPr>
        <w:t xml:space="preserve"> </w:t>
      </w:r>
      <w:r w:rsidR="00CD6E5B">
        <w:rPr>
          <w:rFonts w:ascii="Arial" w:hAnsi="Arial" w:cs="Arial"/>
          <w:color w:val="000000"/>
          <w:sz w:val="22"/>
          <w:szCs w:val="22"/>
        </w:rPr>
        <w:t>(</w:t>
      </w:r>
      <w:r w:rsidR="00FF3424">
        <w:rPr>
          <w:rFonts w:ascii="Arial" w:hAnsi="Arial" w:cs="Arial"/>
          <w:color w:val="000000"/>
          <w:sz w:val="22"/>
          <w:szCs w:val="22"/>
        </w:rPr>
        <w:t>Outcome B</w:t>
      </w:r>
      <w:r w:rsidR="00CD6E5B">
        <w:rPr>
          <w:rFonts w:ascii="Arial" w:hAnsi="Arial" w:cs="Arial"/>
          <w:color w:val="000000"/>
          <w:sz w:val="22"/>
          <w:szCs w:val="22"/>
        </w:rPr>
        <w:t>)</w:t>
      </w:r>
      <w:r w:rsidR="00FF3424">
        <w:rPr>
          <w:rFonts w:ascii="Arial" w:hAnsi="Arial" w:cs="Arial"/>
          <w:color w:val="000000"/>
          <w:sz w:val="22"/>
          <w:szCs w:val="22"/>
        </w:rPr>
        <w:t xml:space="preserve"> were similar as for Outcome A</w:t>
      </w:r>
      <w:r w:rsidR="00CD6E5B">
        <w:rPr>
          <w:rFonts w:ascii="Arial" w:hAnsi="Arial" w:cs="Arial"/>
          <w:color w:val="000000"/>
          <w:sz w:val="22"/>
          <w:szCs w:val="22"/>
        </w:rPr>
        <w:t>. Thus,</w:t>
      </w:r>
      <w:r w:rsidR="00FF3424">
        <w:rPr>
          <w:rFonts w:ascii="Arial" w:hAnsi="Arial" w:cs="Arial"/>
          <w:color w:val="000000"/>
          <w:sz w:val="22"/>
          <w:szCs w:val="22"/>
        </w:rPr>
        <w:t xml:space="preserve"> </w:t>
      </w:r>
      <w:proofErr w:type="spellStart"/>
      <w:r w:rsidR="00FF3424">
        <w:rPr>
          <w:rFonts w:ascii="Arial" w:hAnsi="Arial" w:cs="Arial"/>
          <w:color w:val="000000"/>
          <w:sz w:val="22"/>
          <w:szCs w:val="22"/>
        </w:rPr>
        <w:t>ML_all</w:t>
      </w:r>
      <w:proofErr w:type="spellEnd"/>
      <w:r w:rsidR="00FF3424">
        <w:rPr>
          <w:rFonts w:ascii="Arial" w:hAnsi="Arial" w:cs="Arial"/>
          <w:color w:val="000000"/>
          <w:sz w:val="22"/>
          <w:szCs w:val="22"/>
        </w:rPr>
        <w:t xml:space="preserve"> </w:t>
      </w:r>
      <w:r w:rsidR="00CD6E5B">
        <w:rPr>
          <w:rFonts w:ascii="Arial" w:hAnsi="Arial" w:cs="Arial"/>
          <w:color w:val="000000"/>
          <w:sz w:val="22"/>
          <w:szCs w:val="22"/>
        </w:rPr>
        <w:t>was</w:t>
      </w:r>
      <w:r w:rsidR="00FF3424">
        <w:rPr>
          <w:rFonts w:ascii="Arial" w:hAnsi="Arial" w:cs="Arial"/>
          <w:color w:val="000000"/>
          <w:sz w:val="22"/>
          <w:szCs w:val="22"/>
        </w:rPr>
        <w:t xml:space="preserve"> superior than </w:t>
      </w:r>
      <w:proofErr w:type="spellStart"/>
      <w:r w:rsidR="00FF3424">
        <w:rPr>
          <w:rFonts w:ascii="Arial" w:hAnsi="Arial" w:cs="Arial"/>
          <w:color w:val="000000"/>
          <w:sz w:val="22"/>
          <w:szCs w:val="22"/>
        </w:rPr>
        <w:t>LR_all</w:t>
      </w:r>
      <w:proofErr w:type="spellEnd"/>
      <w:r w:rsidR="00AF07DC">
        <w:rPr>
          <w:rFonts w:ascii="Arial" w:hAnsi="Arial" w:cs="Arial"/>
          <w:color w:val="000000"/>
          <w:sz w:val="22"/>
          <w:szCs w:val="22"/>
        </w:rPr>
        <w:t>.</w:t>
      </w:r>
      <w:r w:rsidR="00FF3424">
        <w:rPr>
          <w:rFonts w:ascii="Arial" w:hAnsi="Arial" w:cs="Arial"/>
          <w:color w:val="000000"/>
          <w:sz w:val="22"/>
          <w:szCs w:val="22"/>
        </w:rPr>
        <w:t xml:space="preserve"> </w:t>
      </w:r>
      <w:r w:rsidR="00AF07DC">
        <w:rPr>
          <w:rFonts w:ascii="Arial" w:hAnsi="Arial" w:cs="Arial"/>
          <w:color w:val="000000"/>
          <w:sz w:val="22"/>
          <w:szCs w:val="22"/>
        </w:rPr>
        <w:t>However,</w:t>
      </w:r>
      <w:r w:rsidR="00FF3424">
        <w:rPr>
          <w:rFonts w:ascii="Arial" w:hAnsi="Arial" w:cs="Arial"/>
          <w:color w:val="000000"/>
          <w:sz w:val="22"/>
          <w:szCs w:val="22"/>
        </w:rPr>
        <w:t xml:space="preserve"> </w:t>
      </w:r>
      <w:r w:rsidR="000A0E75">
        <w:rPr>
          <w:rFonts w:ascii="Arial" w:hAnsi="Arial" w:cs="Arial"/>
          <w:color w:val="000000"/>
          <w:sz w:val="22"/>
          <w:szCs w:val="22"/>
        </w:rPr>
        <w:t xml:space="preserve">most </w:t>
      </w:r>
      <w:r w:rsidR="00FF3424">
        <w:rPr>
          <w:rFonts w:ascii="Arial" w:hAnsi="Arial" w:cs="Arial"/>
          <w:color w:val="000000"/>
          <w:sz w:val="22"/>
          <w:szCs w:val="22"/>
        </w:rPr>
        <w:t>model performance</w:t>
      </w:r>
      <w:r w:rsidR="000A0E75">
        <w:rPr>
          <w:rFonts w:ascii="Arial" w:hAnsi="Arial" w:cs="Arial"/>
          <w:color w:val="000000"/>
          <w:sz w:val="22"/>
          <w:szCs w:val="22"/>
        </w:rPr>
        <w:t xml:space="preserve"> indicators</w:t>
      </w:r>
      <w:r w:rsidR="00FF3424">
        <w:rPr>
          <w:rFonts w:ascii="Arial" w:hAnsi="Arial" w:cs="Arial"/>
          <w:color w:val="000000"/>
          <w:sz w:val="22"/>
          <w:szCs w:val="22"/>
        </w:rPr>
        <w:t xml:space="preserve"> were slightly worse for </w:t>
      </w:r>
      <w:r w:rsidR="00AF07DC">
        <w:rPr>
          <w:rFonts w:ascii="Arial" w:hAnsi="Arial" w:cs="Arial"/>
          <w:color w:val="000000"/>
          <w:sz w:val="22"/>
          <w:szCs w:val="22"/>
        </w:rPr>
        <w:t>in</w:t>
      </w:r>
      <w:r w:rsidR="00FF3424">
        <w:rPr>
          <w:rFonts w:ascii="Arial" w:hAnsi="Arial" w:cs="Arial"/>
          <w:color w:val="000000"/>
          <w:sz w:val="22"/>
          <w:szCs w:val="22"/>
        </w:rPr>
        <w:t xml:space="preserve"> models</w:t>
      </w:r>
      <w:r w:rsidR="00AF07DC">
        <w:rPr>
          <w:rFonts w:ascii="Arial" w:hAnsi="Arial" w:cs="Arial"/>
          <w:color w:val="000000"/>
          <w:sz w:val="22"/>
          <w:szCs w:val="22"/>
        </w:rPr>
        <w:t>,</w:t>
      </w:r>
      <w:r w:rsidR="000A0E75">
        <w:rPr>
          <w:rFonts w:ascii="Arial" w:hAnsi="Arial" w:cs="Arial"/>
          <w:color w:val="000000"/>
          <w:sz w:val="22"/>
          <w:szCs w:val="22"/>
        </w:rPr>
        <w:t xml:space="preserve"> except for the PPV. Thus,</w:t>
      </w:r>
      <w:r w:rsidR="00FF3424">
        <w:rPr>
          <w:rFonts w:ascii="Arial" w:hAnsi="Arial" w:cs="Arial"/>
          <w:color w:val="000000"/>
          <w:sz w:val="22"/>
          <w:szCs w:val="22"/>
        </w:rPr>
        <w:t xml:space="preserve"> </w:t>
      </w:r>
      <w:r w:rsidR="000A0E75">
        <w:rPr>
          <w:rFonts w:ascii="Arial" w:hAnsi="Arial" w:cs="Arial"/>
          <w:color w:val="000000"/>
          <w:sz w:val="22"/>
          <w:szCs w:val="22"/>
        </w:rPr>
        <w:t xml:space="preserve">although TPR declined to 52.8% with an </w:t>
      </w:r>
      <w:r w:rsidR="00FF3424">
        <w:rPr>
          <w:rFonts w:ascii="Arial" w:hAnsi="Arial" w:cs="Arial"/>
          <w:color w:val="000000"/>
          <w:sz w:val="22"/>
          <w:szCs w:val="22"/>
        </w:rPr>
        <w:t xml:space="preserve">AUROC of </w:t>
      </w:r>
      <w:r w:rsidR="000A0E75">
        <w:rPr>
          <w:rFonts w:ascii="Arial" w:hAnsi="Arial" w:cs="Arial"/>
          <w:color w:val="000000"/>
          <w:sz w:val="22"/>
          <w:szCs w:val="22"/>
        </w:rPr>
        <w:t>75</w:t>
      </w:r>
      <w:r w:rsidR="006645CD">
        <w:rPr>
          <w:rFonts w:ascii="Arial" w:hAnsi="Arial" w:cs="Arial"/>
          <w:color w:val="000000"/>
          <w:sz w:val="22"/>
          <w:szCs w:val="22"/>
        </w:rPr>
        <w:t>.3%,</w:t>
      </w:r>
      <w:r w:rsidR="00FF3424">
        <w:rPr>
          <w:rFonts w:ascii="Arial" w:hAnsi="Arial" w:cs="Arial"/>
          <w:color w:val="000000"/>
          <w:sz w:val="22"/>
          <w:szCs w:val="22"/>
        </w:rPr>
        <w:t xml:space="preserve"> PPV</w:t>
      </w:r>
      <w:r w:rsidR="006645CD">
        <w:rPr>
          <w:rFonts w:ascii="Arial" w:hAnsi="Arial" w:cs="Arial"/>
          <w:color w:val="000000"/>
          <w:sz w:val="22"/>
          <w:szCs w:val="22"/>
        </w:rPr>
        <w:t xml:space="preserve"> increased to 15.5% </w:t>
      </w:r>
      <w:r w:rsidR="00FF3424">
        <w:rPr>
          <w:rFonts w:ascii="Arial" w:hAnsi="Arial" w:cs="Arial"/>
          <w:color w:val="000000"/>
          <w:sz w:val="22"/>
          <w:szCs w:val="22"/>
        </w:rPr>
        <w:t>for</w:t>
      </w:r>
      <w:r w:rsidR="006645CD">
        <w:rPr>
          <w:rFonts w:ascii="Arial" w:hAnsi="Arial" w:cs="Arial"/>
          <w:color w:val="000000"/>
          <w:sz w:val="22"/>
          <w:szCs w:val="22"/>
        </w:rPr>
        <w:t xml:space="preserve"> Outcome B when applying the</w:t>
      </w:r>
      <w:r w:rsidR="00FF3424">
        <w:rPr>
          <w:rFonts w:ascii="Arial" w:hAnsi="Arial" w:cs="Arial"/>
          <w:color w:val="000000"/>
          <w:sz w:val="22"/>
          <w:szCs w:val="22"/>
        </w:rPr>
        <w:t xml:space="preserve"> </w:t>
      </w:r>
      <w:proofErr w:type="spellStart"/>
      <w:r w:rsidR="00FF3424">
        <w:rPr>
          <w:rFonts w:ascii="Arial" w:hAnsi="Arial" w:cs="Arial"/>
          <w:color w:val="000000"/>
          <w:sz w:val="22"/>
          <w:szCs w:val="22"/>
        </w:rPr>
        <w:t>M</w:t>
      </w:r>
      <w:commentRangeStart w:id="28"/>
      <w:r w:rsidR="00FF3424">
        <w:rPr>
          <w:rFonts w:ascii="Arial" w:hAnsi="Arial" w:cs="Arial"/>
          <w:color w:val="000000"/>
          <w:sz w:val="22"/>
          <w:szCs w:val="22"/>
        </w:rPr>
        <w:t>L_al</w:t>
      </w:r>
      <w:r w:rsidR="000A0E75">
        <w:rPr>
          <w:rFonts w:ascii="Arial" w:hAnsi="Arial" w:cs="Arial"/>
          <w:color w:val="000000"/>
          <w:sz w:val="22"/>
          <w:szCs w:val="22"/>
        </w:rPr>
        <w:t>l</w:t>
      </w:r>
      <w:proofErr w:type="spellEnd"/>
      <w:r w:rsidR="000A0E75">
        <w:rPr>
          <w:rFonts w:ascii="Arial" w:hAnsi="Arial" w:cs="Arial"/>
          <w:color w:val="000000"/>
          <w:sz w:val="22"/>
          <w:szCs w:val="22"/>
        </w:rPr>
        <w:t xml:space="preserve"> with a PPF of 20%</w:t>
      </w:r>
      <w:r w:rsidR="00FF3424">
        <w:rPr>
          <w:rFonts w:ascii="Arial" w:hAnsi="Arial" w:cs="Arial"/>
          <w:color w:val="000000"/>
          <w:sz w:val="22"/>
          <w:szCs w:val="22"/>
        </w:rPr>
        <w:t>. (Appendix</w:t>
      </w:r>
      <w:r w:rsidR="006645CD">
        <w:rPr>
          <w:rFonts w:ascii="Arial" w:hAnsi="Arial" w:cs="Arial"/>
          <w:color w:val="000000"/>
          <w:sz w:val="22"/>
          <w:szCs w:val="22"/>
        </w:rPr>
        <w:t xml:space="preserve"> table A1 and Figure A2a+b</w:t>
      </w:r>
      <w:r w:rsidR="00FF3424">
        <w:rPr>
          <w:rFonts w:ascii="Arial" w:hAnsi="Arial" w:cs="Arial"/>
          <w:color w:val="000000"/>
          <w:sz w:val="22"/>
          <w:szCs w:val="22"/>
        </w:rPr>
        <w:t>)</w:t>
      </w:r>
      <w:r w:rsidR="00D0116E">
        <w:rPr>
          <w:rFonts w:ascii="Arial" w:hAnsi="Arial" w:cs="Arial"/>
          <w:color w:val="000000"/>
          <w:sz w:val="22"/>
          <w:szCs w:val="22"/>
        </w:rPr>
        <w:t xml:space="preserve"> </w:t>
      </w:r>
      <w:commentRangeEnd w:id="28"/>
      <w:r w:rsidR="00666E32">
        <w:rPr>
          <w:rStyle w:val="CommentReference"/>
          <w:rFonts w:ascii="Arial" w:eastAsia="Arial" w:hAnsi="Arial" w:cs="Arial"/>
          <w:lang w:val="en"/>
        </w:rPr>
        <w:commentReference w:id="28"/>
      </w:r>
    </w:p>
    <w:p w14:paraId="3C65F6E2" w14:textId="77777777" w:rsidR="00DE67BB" w:rsidRPr="0040209C" w:rsidRDefault="00DE67BB" w:rsidP="007428BB">
      <w:pPr>
        <w:spacing w:line="360" w:lineRule="auto"/>
        <w:rPr>
          <w:rFonts w:ascii="Verdana" w:eastAsia="Verdana" w:hAnsi="Verdana" w:cs="Verdana"/>
          <w:sz w:val="20"/>
          <w:szCs w:val="20"/>
          <w:lang w:val="en-GB"/>
        </w:rPr>
      </w:pPr>
    </w:p>
    <w:p w14:paraId="27B6B9A2" w14:textId="77777777" w:rsidR="008521B0" w:rsidRDefault="008521B0">
      <w:pPr>
        <w:rPr>
          <w:sz w:val="40"/>
          <w:szCs w:val="40"/>
          <w:lang w:val="en-GB"/>
        </w:rPr>
      </w:pPr>
      <w:bookmarkStart w:id="29" w:name="_uo0n5fs14zeo" w:colFirst="0" w:colLast="0"/>
      <w:bookmarkEnd w:id="29"/>
      <w:r>
        <w:rPr>
          <w:lang w:val="en-GB"/>
        </w:rPr>
        <w:br w:type="page"/>
      </w:r>
    </w:p>
    <w:p w14:paraId="2EBD05C2" w14:textId="1E8321DC" w:rsidR="00DE67BB" w:rsidRPr="0040209C" w:rsidRDefault="007059C2">
      <w:pPr>
        <w:pStyle w:val="Heading1"/>
        <w:spacing w:line="360" w:lineRule="auto"/>
        <w:rPr>
          <w:lang w:val="en-GB"/>
        </w:rPr>
      </w:pPr>
      <w:r w:rsidRPr="0040209C">
        <w:rPr>
          <w:lang w:val="en-GB"/>
        </w:rPr>
        <w:lastRenderedPageBreak/>
        <w:t>Discussion</w:t>
      </w:r>
    </w:p>
    <w:p w14:paraId="51FBE45F" w14:textId="099B9C2D" w:rsidR="00CB532E" w:rsidRPr="0040209C" w:rsidRDefault="007059C2" w:rsidP="00571310">
      <w:pPr>
        <w:spacing w:line="360" w:lineRule="auto"/>
        <w:rPr>
          <w:lang w:val="en-GB"/>
        </w:rPr>
      </w:pPr>
      <w:r w:rsidRPr="0040209C">
        <w:rPr>
          <w:lang w:val="en-GB"/>
        </w:rPr>
        <w:t>We found that</w:t>
      </w:r>
      <w:r w:rsidR="00674188" w:rsidRPr="0040209C">
        <w:rPr>
          <w:lang w:val="en-GB"/>
        </w:rPr>
        <w:t xml:space="preserve"> using </w:t>
      </w:r>
      <w:r w:rsidR="00CB532E" w:rsidRPr="0040209C">
        <w:rPr>
          <w:lang w:val="en-GB"/>
        </w:rPr>
        <w:t xml:space="preserve">a </w:t>
      </w:r>
      <w:r w:rsidR="00674188" w:rsidRPr="0040209C">
        <w:rPr>
          <w:lang w:val="en-GB"/>
        </w:rPr>
        <w:t>ML</w:t>
      </w:r>
      <w:r w:rsidR="00BF60F3" w:rsidRPr="0040209C">
        <w:rPr>
          <w:lang w:val="en-GB"/>
        </w:rPr>
        <w:t xml:space="preserve"> </w:t>
      </w:r>
      <w:r w:rsidR="00674188" w:rsidRPr="0040209C">
        <w:rPr>
          <w:lang w:val="en-GB"/>
        </w:rPr>
        <w:t>algorithm including all available variables (</w:t>
      </w:r>
      <w:proofErr w:type="spellStart"/>
      <w:r w:rsidR="00674188" w:rsidRPr="0040209C">
        <w:rPr>
          <w:lang w:val="en-GB"/>
        </w:rPr>
        <w:t>ML_</w:t>
      </w:r>
      <w:r w:rsidR="006645CD">
        <w:rPr>
          <w:lang w:val="en-GB"/>
        </w:rPr>
        <w:t>a</w:t>
      </w:r>
      <w:r w:rsidR="00674188" w:rsidRPr="0040209C">
        <w:rPr>
          <w:lang w:val="en-GB"/>
        </w:rPr>
        <w:t>ll</w:t>
      </w:r>
      <w:proofErr w:type="spellEnd"/>
      <w:r w:rsidR="00674188" w:rsidRPr="0040209C">
        <w:rPr>
          <w:lang w:val="en-GB"/>
        </w:rPr>
        <w:t xml:space="preserve">) </w:t>
      </w:r>
      <w:r w:rsidR="00CB532E" w:rsidRPr="0040209C">
        <w:rPr>
          <w:lang w:val="en-GB"/>
        </w:rPr>
        <w:t xml:space="preserve">and a parsimonious ML-algorithm (ML_10) encompassing only the 10 most important predictors </w:t>
      </w:r>
      <w:r w:rsidR="00674188" w:rsidRPr="0040209C">
        <w:rPr>
          <w:lang w:val="en-GB"/>
        </w:rPr>
        <w:t>improve</w:t>
      </w:r>
      <w:r w:rsidR="00CB532E" w:rsidRPr="0040209C">
        <w:rPr>
          <w:lang w:val="en-GB"/>
        </w:rPr>
        <w:t>d</w:t>
      </w:r>
      <w:r w:rsidR="00674188" w:rsidRPr="0040209C">
        <w:rPr>
          <w:lang w:val="en-GB"/>
        </w:rPr>
        <w:t xml:space="preserve"> prediction of patients at increased risk of having a LOS &gt;4 days or readmissions due to medical complications</w:t>
      </w:r>
      <w:r w:rsidR="00CB532E" w:rsidRPr="0040209C">
        <w:rPr>
          <w:lang w:val="en-GB"/>
        </w:rPr>
        <w:t xml:space="preserve"> (outcome A)</w:t>
      </w:r>
      <w:r w:rsidR="00674188" w:rsidRPr="0040209C">
        <w:rPr>
          <w:lang w:val="en-GB"/>
        </w:rPr>
        <w:t xml:space="preserve"> compared to </w:t>
      </w:r>
      <w:r w:rsidR="00CB532E" w:rsidRPr="0040209C">
        <w:rPr>
          <w:lang w:val="en-GB"/>
        </w:rPr>
        <w:t xml:space="preserve">traditional </w:t>
      </w:r>
      <w:r w:rsidR="00674188" w:rsidRPr="0040209C">
        <w:rPr>
          <w:lang w:val="en-GB"/>
        </w:rPr>
        <w:t>logistic regression</w:t>
      </w:r>
      <w:r w:rsidR="00CB532E" w:rsidRPr="0040209C">
        <w:rPr>
          <w:lang w:val="en-GB"/>
        </w:rPr>
        <w:t xml:space="preserve"> models</w:t>
      </w:r>
      <w:r w:rsidR="00674188" w:rsidRPr="0040209C">
        <w:rPr>
          <w:lang w:val="en-GB"/>
        </w:rPr>
        <w:t>.</w:t>
      </w:r>
      <w:r w:rsidR="00CB532E" w:rsidRPr="0040209C">
        <w:rPr>
          <w:lang w:val="en-GB"/>
        </w:rPr>
        <w:t xml:space="preserve"> In contrast, when </w:t>
      </w:r>
      <w:r w:rsidR="006645CD">
        <w:rPr>
          <w:lang w:val="en-GB"/>
        </w:rPr>
        <w:t xml:space="preserve">also </w:t>
      </w:r>
      <w:r w:rsidR="00CB532E" w:rsidRPr="0040209C">
        <w:rPr>
          <w:lang w:val="en-GB"/>
        </w:rPr>
        <w:t>including</w:t>
      </w:r>
      <w:r w:rsidR="00BF60F3" w:rsidRPr="0040209C">
        <w:rPr>
          <w:lang w:val="en-GB"/>
        </w:rPr>
        <w:t xml:space="preserve"> patients</w:t>
      </w:r>
      <w:r w:rsidR="00CB532E" w:rsidRPr="0040209C">
        <w:rPr>
          <w:lang w:val="en-GB"/>
        </w:rPr>
        <w:t xml:space="preserve"> having a LOS &gt;4 days, but with</w:t>
      </w:r>
      <w:r w:rsidR="006645CD">
        <w:rPr>
          <w:lang w:val="en-GB"/>
        </w:rPr>
        <w:t>out</w:t>
      </w:r>
      <w:r w:rsidR="00CB532E" w:rsidRPr="0040209C">
        <w:rPr>
          <w:lang w:val="en-GB"/>
        </w:rPr>
        <w:t xml:space="preserve"> mentioned complications as an outcome (Outcome B), </w:t>
      </w:r>
      <w:r w:rsidR="006645CD">
        <w:rPr>
          <w:lang w:val="en-GB"/>
        </w:rPr>
        <w:t xml:space="preserve">the </w:t>
      </w:r>
      <w:proofErr w:type="spellStart"/>
      <w:r w:rsidR="006645CD">
        <w:rPr>
          <w:lang w:val="en-GB"/>
        </w:rPr>
        <w:t>ML_all</w:t>
      </w:r>
      <w:proofErr w:type="spellEnd"/>
      <w:r w:rsidR="006645CD">
        <w:rPr>
          <w:lang w:val="en-GB"/>
        </w:rPr>
        <w:t xml:space="preserve"> remained superior, but the</w:t>
      </w:r>
      <w:r w:rsidR="00CB532E" w:rsidRPr="0040209C">
        <w:rPr>
          <w:lang w:val="en-GB"/>
        </w:rPr>
        <w:t xml:space="preserve"> parsimonious ML-algorithm was worse than a traditional logistic regression model including all variables</w:t>
      </w:r>
      <w:r w:rsidR="006645CD">
        <w:rPr>
          <w:lang w:val="en-GB"/>
        </w:rPr>
        <w:t xml:space="preserve"> (</w:t>
      </w:r>
      <w:proofErr w:type="spellStart"/>
      <w:r w:rsidR="006645CD">
        <w:rPr>
          <w:lang w:val="en-GB"/>
        </w:rPr>
        <w:t>LR_all</w:t>
      </w:r>
      <w:proofErr w:type="spellEnd"/>
      <w:r w:rsidR="006645CD">
        <w:rPr>
          <w:lang w:val="en-GB"/>
        </w:rPr>
        <w:t>)</w:t>
      </w:r>
      <w:r w:rsidR="00CB532E" w:rsidRPr="0040209C">
        <w:rPr>
          <w:lang w:val="en-GB"/>
        </w:rPr>
        <w:t>.</w:t>
      </w:r>
      <w:r w:rsidR="006645CD">
        <w:rPr>
          <w:lang w:val="en-GB"/>
        </w:rPr>
        <w:t xml:space="preserve"> W</w:t>
      </w:r>
      <w:r w:rsidR="00CB532E" w:rsidRPr="0040209C">
        <w:rPr>
          <w:lang w:val="en-GB"/>
        </w:rPr>
        <w:t>e</w:t>
      </w:r>
      <w:r w:rsidR="006645CD">
        <w:rPr>
          <w:lang w:val="en-GB"/>
        </w:rPr>
        <w:t xml:space="preserve"> also </w:t>
      </w:r>
      <w:r w:rsidR="00253C16">
        <w:rPr>
          <w:lang w:val="en-GB"/>
        </w:rPr>
        <w:t>found</w:t>
      </w:r>
      <w:r w:rsidR="00CB532E" w:rsidRPr="0040209C">
        <w:rPr>
          <w:lang w:val="en-GB"/>
        </w:rPr>
        <w:t xml:space="preserve"> that although age </w:t>
      </w:r>
      <w:r w:rsidR="00BF60F3" w:rsidRPr="0040209C">
        <w:rPr>
          <w:lang w:val="en-GB"/>
        </w:rPr>
        <w:t>was</w:t>
      </w:r>
      <w:r w:rsidR="009A33FF" w:rsidRPr="0040209C">
        <w:rPr>
          <w:lang w:val="en-GB"/>
        </w:rPr>
        <w:t xml:space="preserve"> the single most</w:t>
      </w:r>
      <w:r w:rsidR="00CB532E" w:rsidRPr="0040209C">
        <w:rPr>
          <w:lang w:val="en-GB"/>
        </w:rPr>
        <w:t xml:space="preserve"> an important predictor</w:t>
      </w:r>
      <w:r w:rsidR="00BF60F3" w:rsidRPr="0040209C">
        <w:rPr>
          <w:lang w:val="en-GB"/>
        </w:rPr>
        <w:t xml:space="preserve"> of </w:t>
      </w:r>
      <w:r w:rsidR="009A33FF" w:rsidRPr="0040209C">
        <w:rPr>
          <w:lang w:val="en-GB"/>
        </w:rPr>
        <w:t>both outcome A and B</w:t>
      </w:r>
      <w:r w:rsidR="006645CD">
        <w:rPr>
          <w:lang w:val="en-GB"/>
        </w:rPr>
        <w:t>,</w:t>
      </w:r>
      <w:r w:rsidR="00CB532E" w:rsidRPr="0040209C">
        <w:rPr>
          <w:lang w:val="en-GB"/>
        </w:rPr>
        <w:t xml:space="preserve"> it </w:t>
      </w:r>
      <w:r w:rsidR="00BF60F3" w:rsidRPr="0040209C">
        <w:rPr>
          <w:lang w:val="en-GB"/>
        </w:rPr>
        <w:t>wa</w:t>
      </w:r>
      <w:r w:rsidR="00CB532E" w:rsidRPr="0040209C">
        <w:rPr>
          <w:lang w:val="en-GB"/>
        </w:rPr>
        <w:t>s not well suited for prediction of postoperative medical complications after fast-track THA and TKA</w:t>
      </w:r>
      <w:r w:rsidR="009A33FF" w:rsidRPr="0040209C">
        <w:rPr>
          <w:lang w:val="en-GB"/>
        </w:rPr>
        <w:t xml:space="preserve"> on its own</w:t>
      </w:r>
      <w:r w:rsidR="00CB532E" w:rsidRPr="0040209C">
        <w:rPr>
          <w:lang w:val="en-GB"/>
        </w:rPr>
        <w:t>.</w:t>
      </w:r>
      <w:r w:rsidR="006645CD">
        <w:rPr>
          <w:lang w:val="en-GB"/>
        </w:rPr>
        <w:t xml:space="preserve"> Finally, we demonstrated how the chosen calibration point of the ML algorithm influenced model performance</w:t>
      </w:r>
      <w:r w:rsidR="00253C16">
        <w:rPr>
          <w:lang w:val="en-GB"/>
        </w:rPr>
        <w:t xml:space="preserve"> through an increase in TPR at the cost of decreased PPV. </w:t>
      </w:r>
    </w:p>
    <w:p w14:paraId="08EAAFDD" w14:textId="41B0C8FB" w:rsidR="00CB532E" w:rsidRPr="0040209C" w:rsidRDefault="00253C16" w:rsidP="00571310">
      <w:pPr>
        <w:spacing w:line="360" w:lineRule="auto"/>
        <w:rPr>
          <w:lang w:val="en-GB"/>
        </w:rPr>
      </w:pPr>
      <w:r>
        <w:rPr>
          <w:lang w:val="en-GB"/>
        </w:rPr>
        <w:t>A previous systematic review also found that ML algorithms can provide accurate prediction of postoperative outcomes in THA and TKA.</w:t>
      </w:r>
      <w:r>
        <w:rPr>
          <w:lang w:val="en-GB"/>
        </w:rPr>
        <w:fldChar w:fldCharType="begin"/>
      </w:r>
      <w:r>
        <w:rPr>
          <w:lang w:val="en-GB"/>
        </w:rPr>
        <w:instrText xml:space="preserve"> ADDIN EN.CITE &lt;EndNote&gt;&lt;Cite&gt;&lt;Author&gt;Lopez&lt;/Author&gt;&lt;Year&gt;2021&lt;/Year&gt;&lt;RecNum&gt;1297&lt;/RecNum&gt;&lt;DisplayText&gt;&lt;style face="superscript"&gt;31&lt;/style&gt;&lt;/DisplayText&gt;&lt;record&gt;&lt;rec-number&gt;1297&lt;/rec-number&gt;&lt;foreign-keys&gt;&lt;key app="EN" db-id="5zxaz90vjvrv5leds09pd0vptztx95vva0pf" timestamp="1635760263"&gt;1297&lt;/key&gt;&lt;/foreign-keys&gt;&lt;ref-type name="Journal Article"&gt;17&lt;/ref-type&gt;&lt;contributors&gt;&lt;authors&gt;&lt;author&gt;Lopez, C. D.&lt;/author&gt;&lt;author&gt;Gazgalis, A.&lt;/author&gt;&lt;author&gt;Boddapati, V.&lt;/author&gt;&lt;author&gt;Shah, R. P.&lt;/author&gt;&lt;author&gt;Cooper, H. J.&lt;/author&gt;&lt;author&gt;Geller, J. A.&lt;/author&gt;&lt;/authors&gt;&lt;/contributors&gt;&lt;auth-address&gt;New York-Presbyterian/Columbia University Irving Medical Center, New York, NY.&lt;/auth-address&gt;&lt;titles&gt;&lt;title&gt;Artificial Learning and Machine Learning Decision Guidance Applications in Total Hip and Knee Arthroplasty: A Systematic Review&lt;/title&gt;&lt;secondary-title&gt;Arthroplast Today&lt;/secondary-title&gt;&lt;alt-title&gt;Arthroplasty today&lt;/alt-title&gt;&lt;/titles&gt;&lt;periodical&gt;&lt;full-title&gt;Arthroplast Today&lt;/full-title&gt;&lt;abbr-1&gt;Arthroplasty today&lt;/abbr-1&gt;&lt;/periodical&gt;&lt;alt-periodical&gt;&lt;full-title&gt;Arthroplast Today&lt;/full-title&gt;&lt;abbr-1&gt;Arthroplasty today&lt;/abbr-1&gt;&lt;/alt-periodical&gt;&lt;pages&gt;103-112&lt;/pages&gt;&lt;volume&gt;11&lt;/volume&gt;&lt;edition&gt;2021/09/16&lt;/edition&gt;&lt;keywords&gt;&lt;keyword&gt;Artificial intelligence&lt;/keyword&gt;&lt;keyword&gt;Artificial neural networks&lt;/keyword&gt;&lt;keyword&gt;Deep learning&lt;/keyword&gt;&lt;keyword&gt;Hip and knee arthroplasty&lt;/keyword&gt;&lt;keyword&gt;Machine learning&lt;/keyword&gt;&lt;keyword&gt;Orthopedic surgery&lt;/keyword&gt;&lt;/keywords&gt;&lt;dates&gt;&lt;year&gt;2021&lt;/year&gt;&lt;pub-dates&gt;&lt;date&gt;Oct&lt;/date&gt;&lt;/pub-dates&gt;&lt;/dates&gt;&lt;isbn&gt;2352-3441 (Print)&amp;#xD;2352-3441&lt;/isbn&gt;&lt;accession-num&gt;34522738&lt;/accession-num&gt;&lt;urls&gt;&lt;/urls&gt;&lt;custom2&gt;PMC8426157&lt;/custom2&gt;&lt;electronic-resource-num&gt;10.1016/j.artd.2021.07.012&lt;/electronic-resource-num&gt;&lt;remote-database-provider&gt;NLM&lt;/remote-database-provider&gt;&lt;language&gt;eng&lt;/language&gt;&lt;/record&gt;&lt;/Cite&gt;&lt;/EndNote&gt;</w:instrText>
      </w:r>
      <w:r>
        <w:rPr>
          <w:lang w:val="en-GB"/>
        </w:rPr>
        <w:fldChar w:fldCharType="separate"/>
      </w:r>
      <w:r w:rsidRPr="00253C16">
        <w:rPr>
          <w:noProof/>
          <w:vertAlign w:val="superscript"/>
          <w:lang w:val="en-GB"/>
        </w:rPr>
        <w:t>31</w:t>
      </w:r>
      <w:r>
        <w:rPr>
          <w:lang w:val="en-GB"/>
        </w:rPr>
        <w:fldChar w:fldCharType="end"/>
      </w:r>
      <w:r>
        <w:rPr>
          <w:lang w:val="en-GB"/>
        </w:rPr>
        <w:t xml:space="preserve"> However, the authors concluded that such models performed best at predicting postoperative complications, pain and patient reported outcomes</w:t>
      </w:r>
      <w:r w:rsidR="00564949">
        <w:rPr>
          <w:lang w:val="en-GB"/>
        </w:rPr>
        <w:t xml:space="preserve"> but </w:t>
      </w:r>
      <w:r>
        <w:rPr>
          <w:lang w:val="en-GB"/>
        </w:rPr>
        <w:t xml:space="preserve">were less accurate </w:t>
      </w:r>
      <w:r w:rsidR="00564949">
        <w:rPr>
          <w:lang w:val="en-GB"/>
        </w:rPr>
        <w:t>at</w:t>
      </w:r>
      <w:r>
        <w:rPr>
          <w:lang w:val="en-GB"/>
        </w:rPr>
        <w:t xml:space="preserve"> predicting readmissions and reoperations.</w:t>
      </w:r>
      <w:r>
        <w:rPr>
          <w:lang w:val="en-GB"/>
        </w:rPr>
        <w:fldChar w:fldCharType="begin"/>
      </w:r>
      <w:r>
        <w:rPr>
          <w:lang w:val="en-GB"/>
        </w:rPr>
        <w:instrText xml:space="preserve"> ADDIN EN.CITE &lt;EndNote&gt;&lt;Cite&gt;&lt;Author&gt;Lopez&lt;/Author&gt;&lt;Year&gt;2021&lt;/Year&gt;&lt;RecNum&gt;1297&lt;/RecNum&gt;&lt;DisplayText&gt;&lt;style face="superscript"&gt;31&lt;/style&gt;&lt;/DisplayText&gt;&lt;record&gt;&lt;rec-number&gt;1297&lt;/rec-number&gt;&lt;foreign-keys&gt;&lt;key app="EN" db-id="5zxaz90vjvrv5leds09pd0vptztx95vva0pf" timestamp="1635760263"&gt;1297&lt;/key&gt;&lt;/foreign-keys&gt;&lt;ref-type name="Journal Article"&gt;17&lt;/ref-type&gt;&lt;contributors&gt;&lt;authors&gt;&lt;author&gt;Lopez, C. D.&lt;/author&gt;&lt;author&gt;Gazgalis, A.&lt;/author&gt;&lt;author&gt;Boddapati, V.&lt;/author&gt;&lt;author&gt;Shah, R. P.&lt;/author&gt;&lt;author&gt;Cooper, H. J.&lt;/author&gt;&lt;author&gt;Geller, J. A.&lt;/author&gt;&lt;/authors&gt;&lt;/contributors&gt;&lt;auth-address&gt;New York-Presbyterian/Columbia University Irving Medical Center, New York, NY.&lt;/auth-address&gt;&lt;titles&gt;&lt;title&gt;Artificial Learning and Machine Learning Decision Guidance Applications in Total Hip and Knee Arthroplasty: A Systematic Review&lt;/title&gt;&lt;secondary-title&gt;Arthroplast Today&lt;/secondary-title&gt;&lt;alt-title&gt;Arthroplasty today&lt;/alt-title&gt;&lt;/titles&gt;&lt;periodical&gt;&lt;full-title&gt;Arthroplast Today&lt;/full-title&gt;&lt;abbr-1&gt;Arthroplasty today&lt;/abbr-1&gt;&lt;/periodical&gt;&lt;alt-periodical&gt;&lt;full-title&gt;Arthroplast Today&lt;/full-title&gt;&lt;abbr-1&gt;Arthroplasty today&lt;/abbr-1&gt;&lt;/alt-periodical&gt;&lt;pages&gt;103-112&lt;/pages&gt;&lt;volume&gt;11&lt;/volume&gt;&lt;edition&gt;2021/09/16&lt;/edition&gt;&lt;keywords&gt;&lt;keyword&gt;Artificial intelligence&lt;/keyword&gt;&lt;keyword&gt;Artificial neural networks&lt;/keyword&gt;&lt;keyword&gt;Deep learning&lt;/keyword&gt;&lt;keyword&gt;Hip and knee arthroplasty&lt;/keyword&gt;&lt;keyword&gt;Machine learning&lt;/keyword&gt;&lt;keyword&gt;Orthopedic surgery&lt;/keyword&gt;&lt;/keywords&gt;&lt;dates&gt;&lt;year&gt;2021&lt;/year&gt;&lt;pub-dates&gt;&lt;date&gt;Oct&lt;/date&gt;&lt;/pub-dates&gt;&lt;/dates&gt;&lt;isbn&gt;2352-3441 (Print)&amp;#xD;2352-3441&lt;/isbn&gt;&lt;accession-num&gt;34522738&lt;/accession-num&gt;&lt;urls&gt;&lt;/urls&gt;&lt;custom2&gt;PMC8426157&lt;/custom2&gt;&lt;electronic-resource-num&gt;10.1016/j.artd.2021.07.012&lt;/electronic-resource-num&gt;&lt;remote-database-provider&gt;NLM&lt;/remote-database-provider&gt;&lt;language&gt;eng&lt;/language&gt;&lt;/record&gt;&lt;/Cite&gt;&lt;/EndNote&gt;</w:instrText>
      </w:r>
      <w:r>
        <w:rPr>
          <w:lang w:val="en-GB"/>
        </w:rPr>
        <w:fldChar w:fldCharType="separate"/>
      </w:r>
      <w:r w:rsidRPr="00253C16">
        <w:rPr>
          <w:noProof/>
          <w:vertAlign w:val="superscript"/>
          <w:lang w:val="en-GB"/>
        </w:rPr>
        <w:t>31</w:t>
      </w:r>
      <w:r>
        <w:rPr>
          <w:lang w:val="en-GB"/>
        </w:rPr>
        <w:fldChar w:fldCharType="end"/>
      </w:r>
      <w:r>
        <w:rPr>
          <w:lang w:val="en-GB"/>
        </w:rPr>
        <w:t xml:space="preserve"> </w:t>
      </w:r>
      <w:r w:rsidR="0098594E" w:rsidRPr="0040209C">
        <w:rPr>
          <w:lang w:val="en-GB"/>
        </w:rPr>
        <w:t>That ML</w:t>
      </w:r>
      <w:r w:rsidR="00BF60F3" w:rsidRPr="0040209C">
        <w:rPr>
          <w:lang w:val="en-GB"/>
        </w:rPr>
        <w:t xml:space="preserve"> </w:t>
      </w:r>
      <w:r w:rsidR="0098594E" w:rsidRPr="0040209C">
        <w:rPr>
          <w:lang w:val="en-GB"/>
        </w:rPr>
        <w:t>algorithms may improve prediction of</w:t>
      </w:r>
      <w:r>
        <w:rPr>
          <w:lang w:val="en-GB"/>
        </w:rPr>
        <w:t xml:space="preserve"> complications after THA and TKA </w:t>
      </w:r>
      <w:r w:rsidR="0098594E" w:rsidRPr="0040209C">
        <w:rPr>
          <w:lang w:val="en-GB"/>
        </w:rPr>
        <w:t>compared to traditional logistic regression was also found by</w:t>
      </w:r>
      <w:r w:rsidR="00D634C7" w:rsidRPr="0040209C">
        <w:rPr>
          <w:lang w:val="en-GB"/>
        </w:rPr>
        <w:t xml:space="preserve"> Shah et al. who used an automated ML</w:t>
      </w:r>
      <w:r w:rsidR="00BF60F3" w:rsidRPr="0040209C">
        <w:rPr>
          <w:lang w:val="en-GB"/>
        </w:rPr>
        <w:t xml:space="preserve"> </w:t>
      </w:r>
      <w:r w:rsidR="00D634C7" w:rsidRPr="0040209C">
        <w:rPr>
          <w:lang w:val="en-GB"/>
        </w:rPr>
        <w:t>framework to predict</w:t>
      </w:r>
      <w:r w:rsidR="00C42D79" w:rsidRPr="0040209C">
        <w:rPr>
          <w:lang w:val="en-GB"/>
        </w:rPr>
        <w:t xml:space="preserve"> selected</w:t>
      </w:r>
      <w:r w:rsidR="00D634C7" w:rsidRPr="0040209C">
        <w:rPr>
          <w:lang w:val="en-GB"/>
        </w:rPr>
        <w:t xml:space="preserve"> </w:t>
      </w:r>
      <w:r w:rsidR="00C42D79" w:rsidRPr="0040209C">
        <w:rPr>
          <w:lang w:val="en-GB"/>
        </w:rPr>
        <w:t>major</w:t>
      </w:r>
      <w:r w:rsidR="00D634C7" w:rsidRPr="0040209C">
        <w:rPr>
          <w:lang w:val="en-GB"/>
        </w:rPr>
        <w:t xml:space="preserve"> complications after THA.</w:t>
      </w:r>
      <w:r w:rsidR="00D634C7" w:rsidRPr="0040209C">
        <w:rPr>
          <w:lang w:val="en-GB"/>
        </w:rPr>
        <w:fldChar w:fldCharType="begin">
          <w:fldData xml:space="preserve">PEVuZE5vdGU+PENpdGU+PEF1dGhvcj5TaGFoPC9BdXRob3I+PFllYXI+MjAyMTwvWWVhcj48UmVj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</w:fldData>
        </w:fldChar>
      </w:r>
      <w:r w:rsidR="00D634C7" w:rsidRPr="0040209C">
        <w:rPr>
          <w:lang w:val="en-GB"/>
        </w:rPr>
        <w:instrText xml:space="preserve"> ADDIN EN.CITE </w:instrText>
      </w:r>
      <w:r w:rsidR="00D634C7" w:rsidRPr="0040209C">
        <w:rPr>
          <w:lang w:val="en-GB"/>
        </w:rPr>
        <w:fldChar w:fldCharType="begin">
          <w:fldData xml:space="preserve">PEVuZE5vdGU+PENpdGU+PEF1dGhvcj5TaGFoPC9BdXRob3I+PFllYXI+MjAyMTwvWWVhcj48UmVj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</w:fldData>
        </w:fldChar>
      </w:r>
      <w:r w:rsidR="00D634C7" w:rsidRPr="0040209C">
        <w:rPr>
          <w:lang w:val="en-GB"/>
        </w:rPr>
        <w:instrText xml:space="preserve"> ADDIN EN.CITE.DATA </w:instrText>
      </w:r>
      <w:r w:rsidR="00D634C7" w:rsidRPr="0040209C">
        <w:rPr>
          <w:lang w:val="en-GB"/>
        </w:rPr>
      </w:r>
      <w:r w:rsidR="00D634C7" w:rsidRPr="0040209C">
        <w:rPr>
          <w:lang w:val="en-GB"/>
        </w:rPr>
        <w:fldChar w:fldCharType="end"/>
      </w:r>
      <w:r w:rsidR="00D634C7" w:rsidRPr="0040209C">
        <w:rPr>
          <w:lang w:val="en-GB"/>
        </w:rPr>
      </w:r>
      <w:r w:rsidR="00D634C7" w:rsidRPr="0040209C">
        <w:rPr>
          <w:lang w:val="en-GB"/>
        </w:rPr>
        <w:fldChar w:fldCharType="separate"/>
      </w:r>
      <w:r w:rsidR="00D634C7" w:rsidRPr="0040209C">
        <w:rPr>
          <w:noProof/>
          <w:vertAlign w:val="superscript"/>
          <w:lang w:val="en-GB"/>
        </w:rPr>
        <w:t>16</w:t>
      </w:r>
      <w:r w:rsidR="00D634C7" w:rsidRPr="0040209C">
        <w:rPr>
          <w:lang w:val="en-GB"/>
        </w:rPr>
        <w:fldChar w:fldCharType="end"/>
      </w:r>
      <w:r w:rsidR="0098594E" w:rsidRPr="0040209C">
        <w:rPr>
          <w:lang w:val="en-GB"/>
        </w:rPr>
        <w:t xml:space="preserve"> However</w:t>
      </w:r>
      <w:r w:rsidR="00C42D79" w:rsidRPr="0040209C">
        <w:rPr>
          <w:lang w:val="en-GB"/>
        </w:rPr>
        <w:t xml:space="preserve">, it was a retrospective study based on diagnostic </w:t>
      </w:r>
      <w:r w:rsidR="00587251" w:rsidRPr="0040209C">
        <w:rPr>
          <w:lang w:val="en-GB"/>
        </w:rPr>
        <w:t xml:space="preserve">and administrative </w:t>
      </w:r>
      <w:r w:rsidR="00C42D79" w:rsidRPr="0040209C">
        <w:rPr>
          <w:lang w:val="en-GB"/>
        </w:rPr>
        <w:t>coding</w:t>
      </w:r>
      <w:r w:rsidR="0098594E" w:rsidRPr="0040209C">
        <w:rPr>
          <w:lang w:val="en-GB"/>
        </w:rPr>
        <w:t xml:space="preserve"> </w:t>
      </w:r>
      <w:r w:rsidR="00587251" w:rsidRPr="0040209C">
        <w:rPr>
          <w:lang w:val="en-GB"/>
        </w:rPr>
        <w:t xml:space="preserve">and the selected complications </w:t>
      </w:r>
      <w:r w:rsidR="00BF60F3" w:rsidRPr="0040209C">
        <w:rPr>
          <w:lang w:val="en-GB"/>
        </w:rPr>
        <w:t xml:space="preserve">occurred </w:t>
      </w:r>
      <w:r w:rsidR="00587251" w:rsidRPr="0040209C">
        <w:rPr>
          <w:lang w:val="en-GB"/>
        </w:rPr>
        <w:t>only in 0.61% of patients, potentially limiting clinical relevance. In contrast, we aimed at identifying a cohort which would comprise approximately 20% of patients in whom about 60% of all medical complications would occur. Th</w:t>
      </w:r>
      <w:r w:rsidR="00EB2780" w:rsidRPr="0040209C">
        <w:rPr>
          <w:lang w:val="en-GB"/>
        </w:rPr>
        <w:t>is</w:t>
      </w:r>
      <w:r w:rsidR="00587251" w:rsidRPr="0040209C">
        <w:rPr>
          <w:lang w:val="en-GB"/>
        </w:rPr>
        <w:t xml:space="preserve"> </w:t>
      </w:r>
      <w:r w:rsidR="001B3151" w:rsidRPr="0040209C">
        <w:rPr>
          <w:lang w:val="en-GB"/>
        </w:rPr>
        <w:t xml:space="preserve">we believe </w:t>
      </w:r>
      <w:r w:rsidR="00D91F47">
        <w:rPr>
          <w:lang w:val="en-GB"/>
        </w:rPr>
        <w:t>is</w:t>
      </w:r>
      <w:r w:rsidR="001B3151" w:rsidRPr="0040209C">
        <w:rPr>
          <w:lang w:val="en-GB"/>
        </w:rPr>
        <w:t xml:space="preserve"> </w:t>
      </w:r>
      <w:r w:rsidR="00BF60F3" w:rsidRPr="0040209C">
        <w:rPr>
          <w:lang w:val="en-GB"/>
        </w:rPr>
        <w:t>within</w:t>
      </w:r>
      <w:r w:rsidR="001B3151" w:rsidRPr="0040209C">
        <w:rPr>
          <w:lang w:val="en-GB"/>
        </w:rPr>
        <w:t xml:space="preserve"> the </w:t>
      </w:r>
      <w:r w:rsidR="00F4291D" w:rsidRPr="0040209C">
        <w:rPr>
          <w:lang w:val="en-GB"/>
        </w:rPr>
        <w:t xml:space="preserve">means of the </w:t>
      </w:r>
      <w:r w:rsidR="001B3151" w:rsidRPr="0040209C">
        <w:rPr>
          <w:lang w:val="en-GB"/>
        </w:rPr>
        <w:t xml:space="preserve">Danish socialized healthcare system to allocate additional </w:t>
      </w:r>
      <w:r w:rsidR="00EB2780" w:rsidRPr="0040209C">
        <w:rPr>
          <w:lang w:val="en-GB"/>
        </w:rPr>
        <w:t xml:space="preserve">resources </w:t>
      </w:r>
      <w:r w:rsidR="00BF60F3" w:rsidRPr="0040209C">
        <w:rPr>
          <w:lang w:val="en-GB"/>
        </w:rPr>
        <w:t>for intensified perioperative care.</w:t>
      </w:r>
      <w:r w:rsidR="00D634C7" w:rsidRPr="0040209C">
        <w:rPr>
          <w:lang w:val="en-GB"/>
        </w:rPr>
        <w:br/>
      </w:r>
      <w:r w:rsidR="00182A8B" w:rsidRPr="0040209C">
        <w:rPr>
          <w:lang w:val="en-GB"/>
        </w:rPr>
        <w:t>In contrast to many other ML studies,</w:t>
      </w:r>
      <w:r w:rsidR="00182A8B" w:rsidRPr="0040209C">
        <w:rPr>
          <w:lang w:val="en-GB"/>
        </w:rPr>
        <w:fldChar w:fldCharType="begin">
          <w:fldData xml:space="preserve">PEVuZE5vdGU+PENpdGU+PEF1dGhvcj5IYW48L0F1dGhvcj48WWVhcj4yMDIxPC9ZZWFyPjxSZWNO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</w:fldData>
        </w:fldChar>
      </w:r>
      <w:r>
        <w:rPr>
          <w:lang w:val="en-GB"/>
        </w:rPr>
        <w:instrText xml:space="preserve"> ADDIN EN.CITE </w:instrText>
      </w:r>
      <w:r>
        <w:rPr>
          <w:lang w:val="en-GB"/>
        </w:rPr>
        <w:fldChar w:fldCharType="begin">
          <w:fldData xml:space="preserve">PEVuZE5vdGU+PENpdGU+PEF1dGhvcj5IYW48L0F1dGhvcj48WWVhcj4yMDIxPC9ZZWFyPjxSZWNO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</w:fldData>
        </w:fldChar>
      </w:r>
      <w:r>
        <w:rPr>
          <w:lang w:val="en-GB"/>
        </w:rPr>
        <w:instrText xml:space="preserve"> ADDIN EN.CITE.DATA </w:instrText>
      </w:r>
      <w:r>
        <w:rPr>
          <w:lang w:val="en-GB"/>
        </w:rPr>
      </w:r>
      <w:r>
        <w:rPr>
          <w:lang w:val="en-GB"/>
        </w:rPr>
        <w:fldChar w:fldCharType="end"/>
      </w:r>
      <w:r w:rsidR="00182A8B" w:rsidRPr="0040209C">
        <w:rPr>
          <w:lang w:val="en-GB"/>
        </w:rPr>
      </w:r>
      <w:r w:rsidR="00182A8B" w:rsidRPr="0040209C">
        <w:rPr>
          <w:lang w:val="en-GB"/>
        </w:rPr>
        <w:fldChar w:fldCharType="separate"/>
      </w:r>
      <w:r w:rsidRPr="00253C16">
        <w:rPr>
          <w:noProof/>
          <w:vertAlign w:val="superscript"/>
          <w:lang w:val="en-GB"/>
        </w:rPr>
        <w:t>32</w:t>
      </w:r>
      <w:r w:rsidR="00182A8B" w:rsidRPr="0040209C">
        <w:rPr>
          <w:lang w:val="en-GB"/>
        </w:rPr>
        <w:fldChar w:fldCharType="end"/>
      </w:r>
      <w:r w:rsidR="00182A8B" w:rsidRPr="0040209C">
        <w:rPr>
          <w:lang w:val="en-GB"/>
        </w:rPr>
        <w:t xml:space="preserve"> our dataset included only preoperative data and the only paraclinical data was preoperative h</w:t>
      </w:r>
      <w:r w:rsidR="00275BC0">
        <w:rPr>
          <w:lang w:val="en-GB"/>
        </w:rPr>
        <w:t>a</w:t>
      </w:r>
      <w:r w:rsidR="00182A8B" w:rsidRPr="0040209C">
        <w:rPr>
          <w:lang w:val="en-GB"/>
        </w:rPr>
        <w:t>emoglobin. Although the inclusion of other</w:t>
      </w:r>
      <w:r w:rsidR="00C07C6F" w:rsidRPr="0040209C">
        <w:rPr>
          <w:lang w:val="en-GB"/>
        </w:rPr>
        <w:t xml:space="preserve"> </w:t>
      </w:r>
      <w:r w:rsidR="00182A8B" w:rsidRPr="0040209C">
        <w:rPr>
          <w:lang w:val="en-GB"/>
        </w:rPr>
        <w:t xml:space="preserve">laboratory tests </w:t>
      </w:r>
      <w:r w:rsidR="00C07C6F" w:rsidRPr="0040209C">
        <w:rPr>
          <w:lang w:val="en-GB"/>
        </w:rPr>
        <w:t xml:space="preserve">such as </w:t>
      </w:r>
      <w:r w:rsidR="002950FB" w:rsidRPr="0040209C">
        <w:rPr>
          <w:lang w:val="en-GB"/>
        </w:rPr>
        <w:t xml:space="preserve">preoperative </w:t>
      </w:r>
      <w:r w:rsidR="00C07C6F" w:rsidRPr="0040209C">
        <w:rPr>
          <w:lang w:val="en-GB"/>
        </w:rPr>
        <w:t>albu</w:t>
      </w:r>
      <w:r w:rsidR="002950FB" w:rsidRPr="0040209C">
        <w:rPr>
          <w:lang w:val="en-GB"/>
        </w:rPr>
        <w:t xml:space="preserve">min, sodium and alkaline phosphatase </w:t>
      </w:r>
      <w:r w:rsidR="00182A8B" w:rsidRPr="0040209C">
        <w:rPr>
          <w:lang w:val="en-GB"/>
        </w:rPr>
        <w:t>ha</w:t>
      </w:r>
      <w:r w:rsidR="00C66740" w:rsidRPr="0040209C">
        <w:rPr>
          <w:lang w:val="en-GB"/>
        </w:rPr>
        <w:t>s</w:t>
      </w:r>
      <w:r w:rsidR="00182A8B" w:rsidRPr="0040209C">
        <w:rPr>
          <w:lang w:val="en-GB"/>
        </w:rPr>
        <w:t xml:space="preserve"> been found to be of importance in </w:t>
      </w:r>
      <w:r w:rsidR="002950FB" w:rsidRPr="0040209C">
        <w:rPr>
          <w:lang w:val="en-GB"/>
        </w:rPr>
        <w:t>ML</w:t>
      </w:r>
      <w:r w:rsidR="00C66740" w:rsidRPr="0040209C">
        <w:rPr>
          <w:lang w:val="en-GB"/>
        </w:rPr>
        <w:t xml:space="preserve"> </w:t>
      </w:r>
      <w:r w:rsidR="002950FB" w:rsidRPr="0040209C">
        <w:rPr>
          <w:lang w:val="en-GB"/>
        </w:rPr>
        <w:t xml:space="preserve">algorithms for home discharge in </w:t>
      </w:r>
      <w:r w:rsidR="00C66740" w:rsidRPr="0040209C">
        <w:rPr>
          <w:lang w:val="en-GB"/>
        </w:rPr>
        <w:t>UKA</w:t>
      </w:r>
      <w:r w:rsidR="002950FB" w:rsidRPr="0040209C">
        <w:rPr>
          <w:lang w:val="en-GB"/>
        </w:rPr>
        <w:fldChar w:fldCharType="begin">
          <w:fldData xml:space="preserve">PEVuZE5vdGU+PENpdGU+PEF1dGhvcj5MdTwvQXV0aG9yPjxZZWFyPjIwMjE8L1llYXI+PFJlY051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</w:fldData>
        </w:fldChar>
      </w:r>
      <w:r w:rsidR="002950FB" w:rsidRPr="0040209C">
        <w:rPr>
          <w:lang w:val="en-GB"/>
        </w:rPr>
        <w:instrText xml:space="preserve"> ADDIN EN.CITE </w:instrText>
      </w:r>
      <w:r w:rsidR="002950FB" w:rsidRPr="0040209C">
        <w:rPr>
          <w:lang w:val="en-GB"/>
        </w:rPr>
        <w:fldChar w:fldCharType="begin">
          <w:fldData xml:space="preserve">PEVuZE5vdGU+PENpdGU+PEF1dGhvcj5MdTwvQXV0aG9yPjxZZWFyPjIwMjE8L1llYXI+PFJlY051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</w:fldData>
        </w:fldChar>
      </w:r>
      <w:r w:rsidR="002950FB" w:rsidRPr="0040209C">
        <w:rPr>
          <w:lang w:val="en-GB"/>
        </w:rPr>
        <w:instrText xml:space="preserve"> ADDIN EN.CITE.DATA </w:instrText>
      </w:r>
      <w:r w:rsidR="002950FB" w:rsidRPr="0040209C">
        <w:rPr>
          <w:lang w:val="en-GB"/>
        </w:rPr>
      </w:r>
      <w:r w:rsidR="002950FB" w:rsidRPr="0040209C">
        <w:rPr>
          <w:lang w:val="en-GB"/>
        </w:rPr>
        <w:fldChar w:fldCharType="end"/>
      </w:r>
      <w:r w:rsidR="002950FB" w:rsidRPr="0040209C">
        <w:rPr>
          <w:lang w:val="en-GB"/>
        </w:rPr>
      </w:r>
      <w:r w:rsidR="002950FB" w:rsidRPr="0040209C">
        <w:rPr>
          <w:lang w:val="en-GB"/>
        </w:rPr>
        <w:fldChar w:fldCharType="separate"/>
      </w:r>
      <w:r w:rsidR="002950FB" w:rsidRPr="0040209C">
        <w:rPr>
          <w:noProof/>
          <w:vertAlign w:val="superscript"/>
          <w:lang w:val="en-GB"/>
        </w:rPr>
        <w:t>15</w:t>
      </w:r>
      <w:r w:rsidR="002950FB" w:rsidRPr="0040209C">
        <w:rPr>
          <w:lang w:val="en-GB"/>
        </w:rPr>
        <w:fldChar w:fldCharType="end"/>
      </w:r>
      <w:r w:rsidR="00182A8B" w:rsidRPr="0040209C">
        <w:rPr>
          <w:lang w:val="en-GB"/>
        </w:rPr>
        <w:t xml:space="preserve"> and spine surgery</w:t>
      </w:r>
      <w:r w:rsidR="00C07C6F" w:rsidRPr="0040209C">
        <w:rPr>
          <w:lang w:val="en-GB"/>
        </w:rPr>
        <w:t>,</w:t>
      </w:r>
      <w:r w:rsidR="00182A8B" w:rsidRPr="0040209C">
        <w:rPr>
          <w:lang w:val="en-GB"/>
        </w:rPr>
        <w:fldChar w:fldCharType="begin">
          <w:fldData xml:space="preserve">PEVuZE5vdGU+PENpdGU+PEF1dGhvcj5MaTwvQXV0aG9yPjxZZWFyPjIwMjE8L1llYXI+PFJlY051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</w:fldData>
        </w:fldChar>
      </w:r>
      <w:r w:rsidR="00182A8B" w:rsidRPr="0040209C">
        <w:rPr>
          <w:lang w:val="en-GB"/>
        </w:rPr>
        <w:instrText xml:space="preserve"> ADDIN EN.CITE </w:instrText>
      </w:r>
      <w:r w:rsidR="00182A8B" w:rsidRPr="0040209C">
        <w:rPr>
          <w:lang w:val="en-GB"/>
        </w:rPr>
        <w:fldChar w:fldCharType="begin">
          <w:fldData xml:space="preserve">PEVuZE5vdGU+PENpdGU+PEF1dGhvcj5MaTwvQXV0aG9yPjxZZWFyPjIwMjE8L1llYXI+PFJlY051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</w:fldData>
        </w:fldChar>
      </w:r>
      <w:r w:rsidR="00182A8B" w:rsidRPr="0040209C">
        <w:rPr>
          <w:lang w:val="en-GB"/>
        </w:rPr>
        <w:instrText xml:space="preserve"> ADDIN EN.CITE.DATA </w:instrText>
      </w:r>
      <w:r w:rsidR="00182A8B" w:rsidRPr="0040209C">
        <w:rPr>
          <w:lang w:val="en-GB"/>
        </w:rPr>
      </w:r>
      <w:r w:rsidR="00182A8B" w:rsidRPr="0040209C">
        <w:rPr>
          <w:lang w:val="en-GB"/>
        </w:rPr>
        <w:fldChar w:fldCharType="end"/>
      </w:r>
      <w:r w:rsidR="00182A8B" w:rsidRPr="0040209C">
        <w:rPr>
          <w:lang w:val="en-GB"/>
        </w:rPr>
      </w:r>
      <w:r w:rsidR="00182A8B" w:rsidRPr="0040209C">
        <w:rPr>
          <w:lang w:val="en-GB"/>
        </w:rPr>
        <w:fldChar w:fldCharType="separate"/>
      </w:r>
      <w:r w:rsidR="00182A8B" w:rsidRPr="0040209C">
        <w:rPr>
          <w:noProof/>
          <w:vertAlign w:val="superscript"/>
          <w:lang w:val="en-GB"/>
        </w:rPr>
        <w:t>12</w:t>
      </w:r>
      <w:r w:rsidR="00182A8B" w:rsidRPr="0040209C">
        <w:rPr>
          <w:lang w:val="en-GB"/>
        </w:rPr>
        <w:fldChar w:fldCharType="end"/>
      </w:r>
      <w:r w:rsidR="00C07C6F" w:rsidRPr="0040209C">
        <w:rPr>
          <w:lang w:val="en-GB"/>
        </w:rPr>
        <w:t xml:space="preserve"> they are not standard in</w:t>
      </w:r>
      <w:r w:rsidR="002950FB" w:rsidRPr="0040209C">
        <w:rPr>
          <w:lang w:val="en-GB"/>
        </w:rPr>
        <w:t xml:space="preserve"> our fast-track protocols. Furthermore,</w:t>
      </w:r>
      <w:r w:rsidR="00146272" w:rsidRPr="0040209C">
        <w:rPr>
          <w:lang w:val="en-GB"/>
        </w:rPr>
        <w:t xml:space="preserve"> as there is a need to prioritize </w:t>
      </w:r>
      <w:r w:rsidR="00C66740" w:rsidRPr="0040209C">
        <w:rPr>
          <w:lang w:val="en-GB"/>
        </w:rPr>
        <w:t xml:space="preserve">the </w:t>
      </w:r>
      <w:r w:rsidR="00146272" w:rsidRPr="0040209C">
        <w:rPr>
          <w:lang w:val="en-GB"/>
        </w:rPr>
        <w:t>limited health-care resources,</w:t>
      </w:r>
      <w:r w:rsidR="00564949">
        <w:rPr>
          <w:lang w:val="en-GB"/>
        </w:rPr>
        <w:t xml:space="preserve"> most</w:t>
      </w:r>
      <w:r w:rsidR="00146272" w:rsidRPr="0040209C">
        <w:rPr>
          <w:lang w:val="en-GB"/>
        </w:rPr>
        <w:t xml:space="preserve"> decisions on</w:t>
      </w:r>
      <w:r w:rsidR="002950FB" w:rsidRPr="0040209C">
        <w:rPr>
          <w:lang w:val="en-GB"/>
        </w:rPr>
        <w:t xml:space="preserve"> which patients may benefit from</w:t>
      </w:r>
      <w:r w:rsidR="00146272" w:rsidRPr="0040209C">
        <w:rPr>
          <w:lang w:val="en-GB"/>
        </w:rPr>
        <w:t xml:space="preserve"> more extensive </w:t>
      </w:r>
      <w:r w:rsidR="00146272" w:rsidRPr="0040209C">
        <w:rPr>
          <w:lang w:val="en-GB"/>
        </w:rPr>
        <w:lastRenderedPageBreak/>
        <w:t>postoperative care will be conducted preoperatively. Thus, although</w:t>
      </w:r>
      <w:r w:rsidR="002950FB" w:rsidRPr="0040209C">
        <w:rPr>
          <w:lang w:val="en-GB"/>
        </w:rPr>
        <w:t xml:space="preserve"> postoperative information such as duration of surgery, perioperative blood loss or postoperative h</w:t>
      </w:r>
      <w:r w:rsidR="00784676">
        <w:rPr>
          <w:lang w:val="en-GB"/>
        </w:rPr>
        <w:t>a</w:t>
      </w:r>
      <w:r w:rsidR="002950FB" w:rsidRPr="0040209C">
        <w:rPr>
          <w:lang w:val="en-GB"/>
        </w:rPr>
        <w:t>emoglobin</w:t>
      </w:r>
      <w:r w:rsidR="00146272" w:rsidRPr="0040209C">
        <w:rPr>
          <w:lang w:val="en-GB"/>
        </w:rPr>
        <w:t xml:space="preserve"> have been included in other studies</w:t>
      </w:r>
      <w:r w:rsidR="00146272" w:rsidRPr="0040209C">
        <w:rPr>
          <w:lang w:val="en-GB"/>
        </w:rPr>
        <w:fldChar w:fldCharType="begin">
          <w:fldData xml:space="preserve">PEVuZE5vdGU+PENpdGU+PEF1dGhvcj5IYW48L0F1dGhvcj48WWVhcj4yMDIxPC9ZZWFyPjxSZWNO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</w:fldData>
        </w:fldChar>
      </w:r>
      <w:r>
        <w:rPr>
          <w:lang w:val="en-GB"/>
        </w:rPr>
        <w:instrText xml:space="preserve"> ADDIN EN.CITE </w:instrText>
      </w:r>
      <w:r>
        <w:rPr>
          <w:lang w:val="en-GB"/>
        </w:rPr>
        <w:fldChar w:fldCharType="begin">
          <w:fldData xml:space="preserve">PEVuZE5vdGU+PENpdGU+PEF1dGhvcj5IYW48L0F1dGhvcj48WWVhcj4yMDIxPC9ZZWFyPjxSZWNO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</w:fldData>
        </w:fldChar>
      </w:r>
      <w:r>
        <w:rPr>
          <w:lang w:val="en-GB"/>
        </w:rPr>
        <w:instrText xml:space="preserve"> ADDIN EN.CITE.DATA </w:instrText>
      </w:r>
      <w:r>
        <w:rPr>
          <w:lang w:val="en-GB"/>
        </w:rPr>
      </w:r>
      <w:r>
        <w:rPr>
          <w:lang w:val="en-GB"/>
        </w:rPr>
        <w:fldChar w:fldCharType="end"/>
      </w:r>
      <w:r w:rsidR="00146272" w:rsidRPr="0040209C">
        <w:rPr>
          <w:lang w:val="en-GB"/>
        </w:rPr>
      </w:r>
      <w:r w:rsidR="00146272" w:rsidRPr="0040209C">
        <w:rPr>
          <w:lang w:val="en-GB"/>
        </w:rPr>
        <w:fldChar w:fldCharType="separate"/>
      </w:r>
      <w:r w:rsidRPr="00253C16">
        <w:rPr>
          <w:noProof/>
          <w:vertAlign w:val="superscript"/>
          <w:lang w:val="en-GB"/>
        </w:rPr>
        <w:t>32</w:t>
      </w:r>
      <w:r w:rsidR="00146272" w:rsidRPr="0040209C">
        <w:rPr>
          <w:lang w:val="en-GB"/>
        </w:rPr>
        <w:fldChar w:fldCharType="end"/>
      </w:r>
      <w:r w:rsidR="00146272" w:rsidRPr="0040209C">
        <w:rPr>
          <w:lang w:val="en-GB"/>
        </w:rPr>
        <w:t xml:space="preserve">, we decided against the use of </w:t>
      </w:r>
      <w:r w:rsidR="008F1800" w:rsidRPr="0040209C">
        <w:rPr>
          <w:lang w:val="en-GB"/>
        </w:rPr>
        <w:t xml:space="preserve">any </w:t>
      </w:r>
      <w:r w:rsidR="00146272" w:rsidRPr="0040209C">
        <w:rPr>
          <w:lang w:val="en-GB"/>
        </w:rPr>
        <w:t>peri</w:t>
      </w:r>
      <w:r w:rsidR="008F1800" w:rsidRPr="0040209C">
        <w:rPr>
          <w:lang w:val="en-GB"/>
        </w:rPr>
        <w:t>-</w:t>
      </w:r>
      <w:r w:rsidR="00146272" w:rsidRPr="0040209C">
        <w:rPr>
          <w:lang w:val="en-GB"/>
        </w:rPr>
        <w:t xml:space="preserve"> and postoperative data.</w:t>
      </w:r>
      <w:r w:rsidR="008F1800" w:rsidRPr="0040209C">
        <w:rPr>
          <w:lang w:val="en-GB"/>
        </w:rPr>
        <w:t xml:space="preserve"> The same approach has been used by Ramkumar and colleagues who used </w:t>
      </w:r>
      <w:r w:rsidR="00F4291D" w:rsidRPr="0040209C">
        <w:rPr>
          <w:lang w:val="en-GB"/>
        </w:rPr>
        <w:t xml:space="preserve">U.S. National Inpatient Sample </w:t>
      </w:r>
      <w:r w:rsidR="008F1800" w:rsidRPr="0040209C">
        <w:rPr>
          <w:lang w:val="en-GB"/>
        </w:rPr>
        <w:t>data</w:t>
      </w:r>
      <w:r w:rsidR="00F4291D" w:rsidRPr="0040209C">
        <w:rPr>
          <w:lang w:val="en-GB"/>
        </w:rPr>
        <w:t>,</w:t>
      </w:r>
      <w:r w:rsidR="008F1800" w:rsidRPr="0040209C">
        <w:rPr>
          <w:lang w:val="en-GB"/>
        </w:rPr>
        <w:t xml:space="preserve"> including 15 preoperative variables in order to predict LOS, patient charges and disposition after</w:t>
      </w:r>
      <w:r w:rsidR="0005488E" w:rsidRPr="0040209C">
        <w:rPr>
          <w:lang w:val="en-GB"/>
        </w:rPr>
        <w:t xml:space="preserve"> both</w:t>
      </w:r>
      <w:r w:rsidR="008F1800" w:rsidRPr="0040209C">
        <w:rPr>
          <w:lang w:val="en-GB"/>
        </w:rPr>
        <w:t xml:space="preserve"> TKA</w:t>
      </w:r>
      <w:r w:rsidR="00A57BF9" w:rsidRPr="0040209C">
        <w:rPr>
          <w:lang w:val="en-GB"/>
        </w:rPr>
        <w:fldChar w:fldCharType="begin">
          <w:fldData xml:space="preserve">PEVuZE5vdGU+PENpdGU+PEF1dGhvcj5SYW1rdW1hcjwvQXV0aG9yPjxZZWFyPjIwMTk8L1llYXI+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</w:fldData>
        </w:fldChar>
      </w:r>
      <w:r>
        <w:rPr>
          <w:lang w:val="en-GB"/>
        </w:rPr>
        <w:instrText xml:space="preserve"> ADDIN EN.CITE </w:instrText>
      </w:r>
      <w:r>
        <w:rPr>
          <w:lang w:val="en-GB"/>
        </w:rPr>
        <w:fldChar w:fldCharType="begin">
          <w:fldData xml:space="preserve">PEVuZE5vdGU+PENpdGU+PEF1dGhvcj5SYW1rdW1hcjwvQXV0aG9yPjxZZWFyPjIwMTk8L1llYXI+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</w:fldData>
        </w:fldChar>
      </w:r>
      <w:r>
        <w:rPr>
          <w:lang w:val="en-GB"/>
        </w:rPr>
        <w:instrText xml:space="preserve"> ADDIN EN.CITE.DATA </w:instrText>
      </w:r>
      <w:r>
        <w:rPr>
          <w:lang w:val="en-GB"/>
        </w:rPr>
      </w:r>
      <w:r>
        <w:rPr>
          <w:lang w:val="en-GB"/>
        </w:rPr>
        <w:fldChar w:fldCharType="end"/>
      </w:r>
      <w:r w:rsidR="00A57BF9" w:rsidRPr="0040209C">
        <w:rPr>
          <w:lang w:val="en-GB"/>
        </w:rPr>
      </w:r>
      <w:r w:rsidR="00A57BF9" w:rsidRPr="0040209C">
        <w:rPr>
          <w:lang w:val="en-GB"/>
        </w:rPr>
        <w:fldChar w:fldCharType="separate"/>
      </w:r>
      <w:r w:rsidRPr="00253C16">
        <w:rPr>
          <w:noProof/>
          <w:vertAlign w:val="superscript"/>
          <w:lang w:val="en-GB"/>
        </w:rPr>
        <w:t>33</w:t>
      </w:r>
      <w:r w:rsidR="00A57BF9" w:rsidRPr="0040209C">
        <w:rPr>
          <w:lang w:val="en-GB"/>
        </w:rPr>
        <w:fldChar w:fldCharType="end"/>
      </w:r>
      <w:r w:rsidR="0005488E" w:rsidRPr="0040209C">
        <w:rPr>
          <w:lang w:val="en-GB"/>
        </w:rPr>
        <w:t xml:space="preserve"> and THA</w:t>
      </w:r>
      <w:r w:rsidR="00D1627B" w:rsidRPr="0040209C">
        <w:rPr>
          <w:lang w:val="en-GB"/>
        </w:rPr>
        <w:t>.</w:t>
      </w:r>
      <w:r w:rsidR="00D1627B" w:rsidRPr="0040209C">
        <w:rPr>
          <w:lang w:val="en-GB"/>
        </w:rPr>
        <w:fldChar w:fldCharType="begin">
          <w:fldData xml:space="preserve">PEVuZE5vdGU+PENpdGU+PEF1dGhvcj5SYW1rdW1hcjwvQXV0aG9yPjxZZWFyPjIwMTk8L1llYXI+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</w:fldData>
        </w:fldChar>
      </w:r>
      <w:r w:rsidR="00D1627B" w:rsidRPr="0040209C">
        <w:rPr>
          <w:lang w:val="en-GB"/>
        </w:rPr>
        <w:instrText xml:space="preserve"> ADDIN EN.CITE </w:instrText>
      </w:r>
      <w:r w:rsidR="00D1627B" w:rsidRPr="0040209C">
        <w:rPr>
          <w:lang w:val="en-GB"/>
        </w:rPr>
        <w:fldChar w:fldCharType="begin">
          <w:fldData xml:space="preserve">PEVuZE5vdGU+PENpdGU+PEF1dGhvcj5SYW1rdW1hcjwvQXV0aG9yPjxZZWFyPjIwMTk8L1llYXI+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</w:fldData>
        </w:fldChar>
      </w:r>
      <w:r w:rsidR="00D1627B" w:rsidRPr="0040209C">
        <w:rPr>
          <w:lang w:val="en-GB"/>
        </w:rPr>
        <w:instrText xml:space="preserve"> ADDIN EN.CITE.DATA </w:instrText>
      </w:r>
      <w:r w:rsidR="00D1627B" w:rsidRPr="0040209C">
        <w:rPr>
          <w:lang w:val="en-GB"/>
        </w:rPr>
      </w:r>
      <w:r w:rsidR="00D1627B" w:rsidRPr="0040209C">
        <w:rPr>
          <w:lang w:val="en-GB"/>
        </w:rPr>
        <w:fldChar w:fldCharType="end"/>
      </w:r>
      <w:r w:rsidR="00D1627B" w:rsidRPr="0040209C">
        <w:rPr>
          <w:lang w:val="en-GB"/>
        </w:rPr>
      </w:r>
      <w:r w:rsidR="00D1627B" w:rsidRPr="0040209C">
        <w:rPr>
          <w:lang w:val="en-GB"/>
        </w:rPr>
        <w:fldChar w:fldCharType="separate"/>
      </w:r>
      <w:r w:rsidR="00D1627B" w:rsidRPr="0040209C">
        <w:rPr>
          <w:noProof/>
          <w:vertAlign w:val="superscript"/>
          <w:lang w:val="en-GB"/>
        </w:rPr>
        <w:t>21</w:t>
      </w:r>
      <w:r w:rsidR="00D1627B" w:rsidRPr="0040209C">
        <w:rPr>
          <w:lang w:val="en-GB"/>
        </w:rPr>
        <w:fldChar w:fldCharType="end"/>
      </w:r>
      <w:r w:rsidR="008F1800" w:rsidRPr="0040209C">
        <w:rPr>
          <w:lang w:val="en-GB"/>
        </w:rPr>
        <w:t xml:space="preserve"> However, </w:t>
      </w:r>
      <w:r w:rsidR="00CB532E" w:rsidRPr="0040209C">
        <w:rPr>
          <w:lang w:val="en-GB"/>
        </w:rPr>
        <w:t>these</w:t>
      </w:r>
      <w:r w:rsidR="008F1800" w:rsidRPr="0040209C">
        <w:rPr>
          <w:lang w:val="en-GB"/>
        </w:rPr>
        <w:t xml:space="preserve"> stud</w:t>
      </w:r>
      <w:r w:rsidR="00CB532E" w:rsidRPr="0040209C">
        <w:rPr>
          <w:lang w:val="en-GB"/>
        </w:rPr>
        <w:t>ies</w:t>
      </w:r>
      <w:r w:rsidR="008F1800" w:rsidRPr="0040209C">
        <w:rPr>
          <w:lang w:val="en-GB"/>
        </w:rPr>
        <w:t xml:space="preserve"> </w:t>
      </w:r>
      <w:r w:rsidR="00CB532E" w:rsidRPr="0040209C">
        <w:rPr>
          <w:lang w:val="en-GB"/>
        </w:rPr>
        <w:t>were</w:t>
      </w:r>
      <w:r w:rsidR="008F1800" w:rsidRPr="0040209C">
        <w:rPr>
          <w:lang w:val="en-GB"/>
        </w:rPr>
        <w:t xml:space="preserve"> not conducted in a socialized health</w:t>
      </w:r>
      <w:r w:rsidR="00C66740" w:rsidRPr="0040209C">
        <w:rPr>
          <w:lang w:val="en-GB"/>
        </w:rPr>
        <w:t xml:space="preserve"> </w:t>
      </w:r>
      <w:r w:rsidR="008F1800" w:rsidRPr="0040209C">
        <w:rPr>
          <w:lang w:val="en-GB"/>
        </w:rPr>
        <w:t>care system</w:t>
      </w:r>
      <w:r w:rsidR="00C66740" w:rsidRPr="0040209C">
        <w:rPr>
          <w:lang w:val="en-GB"/>
        </w:rPr>
        <w:t>,</w:t>
      </w:r>
      <w:r w:rsidR="008F1800" w:rsidRPr="0040209C">
        <w:rPr>
          <w:lang w:val="en-GB"/>
        </w:rPr>
        <w:t xml:space="preserve"> </w:t>
      </w:r>
      <w:r w:rsidR="00F4291D" w:rsidRPr="0040209C">
        <w:rPr>
          <w:lang w:val="en-GB"/>
        </w:rPr>
        <w:t xml:space="preserve"> and </w:t>
      </w:r>
      <w:r w:rsidR="008F1800" w:rsidRPr="0040209C">
        <w:rPr>
          <w:lang w:val="en-GB"/>
        </w:rPr>
        <w:t>the main focus</w:t>
      </w:r>
      <w:r w:rsidR="00CB532E" w:rsidRPr="0040209C">
        <w:rPr>
          <w:lang w:val="en-GB"/>
        </w:rPr>
        <w:t xml:space="preserve"> was</w:t>
      </w:r>
      <w:r w:rsidR="008F1800" w:rsidRPr="0040209C">
        <w:rPr>
          <w:lang w:val="en-GB"/>
        </w:rPr>
        <w:t xml:space="preserve"> on the need for differentiated payment bundles and </w:t>
      </w:r>
      <w:r w:rsidR="00CB532E" w:rsidRPr="0040209C">
        <w:rPr>
          <w:lang w:val="en-GB"/>
        </w:rPr>
        <w:t>without</w:t>
      </w:r>
      <w:r w:rsidR="008F1800" w:rsidRPr="0040209C">
        <w:rPr>
          <w:lang w:val="en-GB"/>
        </w:rPr>
        <w:t xml:space="preserve"> specific information on reason for increased LOS or non-home discharge.</w:t>
      </w:r>
      <w:r w:rsidR="008F1800" w:rsidRPr="0040209C">
        <w:rPr>
          <w:lang w:val="en-GB"/>
        </w:rPr>
        <w:fldChar w:fldCharType="begin">
          <w:fldData xml:space="preserve">PEVuZE5vdGU+PENpdGU+PEF1dGhvcj5SYW1rdW1hcjwvQXV0aG9yPjxZZWFyPjIwMTk8L1llYXI+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</w:fldData>
        </w:fldChar>
      </w:r>
      <w:r>
        <w:rPr>
          <w:lang w:val="en-GB"/>
        </w:rPr>
        <w:instrText xml:space="preserve"> ADDIN EN.CITE </w:instrText>
      </w:r>
      <w:r>
        <w:rPr>
          <w:lang w:val="en-GB"/>
        </w:rPr>
        <w:fldChar w:fldCharType="begin">
          <w:fldData xml:space="preserve">PEVuZE5vdGU+PENpdGU+PEF1dGhvcj5SYW1rdW1hcjwvQXV0aG9yPjxZZWFyPjIwMTk8L1llYXI+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</w:fldData>
        </w:fldChar>
      </w:r>
      <w:r>
        <w:rPr>
          <w:lang w:val="en-GB"/>
        </w:rPr>
        <w:instrText xml:space="preserve"> ADDIN EN.CITE.DATA </w:instrText>
      </w:r>
      <w:r>
        <w:rPr>
          <w:lang w:val="en-GB"/>
        </w:rPr>
      </w:r>
      <w:r>
        <w:rPr>
          <w:lang w:val="en-GB"/>
        </w:rPr>
        <w:fldChar w:fldCharType="end"/>
      </w:r>
      <w:r w:rsidR="008F1800" w:rsidRPr="0040209C">
        <w:rPr>
          <w:lang w:val="en-GB"/>
        </w:rPr>
      </w:r>
      <w:r w:rsidR="008F1800" w:rsidRPr="0040209C">
        <w:rPr>
          <w:lang w:val="en-GB"/>
        </w:rPr>
        <w:fldChar w:fldCharType="separate"/>
      </w:r>
      <w:r w:rsidRPr="00253C16">
        <w:rPr>
          <w:noProof/>
          <w:vertAlign w:val="superscript"/>
          <w:lang w:val="en-GB"/>
        </w:rPr>
        <w:t>33</w:t>
      </w:r>
      <w:r w:rsidR="008F1800" w:rsidRPr="0040209C">
        <w:rPr>
          <w:lang w:val="en-GB"/>
        </w:rPr>
        <w:fldChar w:fldCharType="end"/>
      </w:r>
      <w:r w:rsidR="008F1800" w:rsidRPr="0040209C">
        <w:rPr>
          <w:lang w:val="en-GB"/>
        </w:rPr>
        <w:t xml:space="preserve"> </w:t>
      </w:r>
      <w:r w:rsidR="00564949">
        <w:rPr>
          <w:lang w:val="en-GB"/>
        </w:rPr>
        <w:t>Wei et al. used an artificial neural network model to predict same-day discharge after TKA, based on the NSQUIP database from 2018. They also compared with logistic regression and found that six of the ten most important variables were similar much like in our study. However, patients with one-day LOS were intentionally excluded due to variations in in-patient vs. outpatient registration.</w:t>
      </w:r>
      <w:r w:rsidR="00564949">
        <w:rPr>
          <w:lang w:val="en-GB"/>
        </w:rPr>
        <w:fldChar w:fldCharType="begin">
          <w:fldData xml:space="preserve">PEVuZE5vdGU+PENpdGU+PEF1dGhvcj5XZWk8L0F1dGhvcj48WWVhcj4yMDIxPC9ZZWFyPjxSZWNO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</w:fldData>
        </w:fldChar>
      </w:r>
      <w:r w:rsidR="00564949">
        <w:rPr>
          <w:lang w:val="en-GB"/>
        </w:rPr>
        <w:instrText xml:space="preserve"> ADDIN EN.CITE </w:instrText>
      </w:r>
      <w:r w:rsidR="00564949">
        <w:rPr>
          <w:lang w:val="en-GB"/>
        </w:rPr>
        <w:fldChar w:fldCharType="begin">
          <w:fldData xml:space="preserve">PEVuZE5vdGU+PENpdGU+PEF1dGhvcj5XZWk8L0F1dGhvcj48WWVhcj4yMDIxPC9ZZWFyPjxSZWNO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</w:fldData>
        </w:fldChar>
      </w:r>
      <w:r w:rsidR="00564949">
        <w:rPr>
          <w:lang w:val="en-GB"/>
        </w:rPr>
        <w:instrText xml:space="preserve"> ADDIN EN.CITE.DATA </w:instrText>
      </w:r>
      <w:r w:rsidR="00564949">
        <w:rPr>
          <w:lang w:val="en-GB"/>
        </w:rPr>
      </w:r>
      <w:r w:rsidR="00564949">
        <w:rPr>
          <w:lang w:val="en-GB"/>
        </w:rPr>
        <w:fldChar w:fldCharType="end"/>
      </w:r>
      <w:r w:rsidR="00564949">
        <w:rPr>
          <w:lang w:val="en-GB"/>
        </w:rPr>
      </w:r>
      <w:r w:rsidR="00564949">
        <w:rPr>
          <w:lang w:val="en-GB"/>
        </w:rPr>
        <w:fldChar w:fldCharType="separate"/>
      </w:r>
      <w:r w:rsidR="00564949" w:rsidRPr="00564949">
        <w:rPr>
          <w:noProof/>
          <w:vertAlign w:val="superscript"/>
          <w:lang w:val="en-GB"/>
        </w:rPr>
        <w:t>34</w:t>
      </w:r>
      <w:r w:rsidR="00564949">
        <w:rPr>
          <w:lang w:val="en-GB"/>
        </w:rPr>
        <w:fldChar w:fldCharType="end"/>
      </w:r>
      <w:r w:rsidR="00F05A80" w:rsidRPr="0040209C">
        <w:rPr>
          <w:lang w:val="en-GB"/>
        </w:rPr>
        <w:t xml:space="preserve"> </w:t>
      </w:r>
      <w:r w:rsidR="00564949">
        <w:rPr>
          <w:lang w:val="en-GB"/>
        </w:rPr>
        <w:t xml:space="preserve"> </w:t>
      </w:r>
      <w:r w:rsidR="00971034">
        <w:rPr>
          <w:lang w:val="en-GB"/>
        </w:rPr>
        <w:br/>
        <w:t>Age has traditionally been a major consideration with regards to surgical procedures</w:t>
      </w:r>
      <w:r w:rsidR="00BE005B">
        <w:rPr>
          <w:lang w:val="en-GB"/>
        </w:rPr>
        <w:t xml:space="preserve"> why we choose to specifically evaluate its effect on our risk-prediction</w:t>
      </w:r>
      <w:r w:rsidR="00971034">
        <w:rPr>
          <w:lang w:val="en-GB"/>
        </w:rPr>
        <w:t>.</w:t>
      </w:r>
      <w:r w:rsidR="00BE005B">
        <w:rPr>
          <w:lang w:val="en-GB"/>
        </w:rPr>
        <w:t xml:space="preserve"> </w:t>
      </w:r>
      <w:r w:rsidR="00971034">
        <w:rPr>
          <w:lang w:val="en-GB"/>
        </w:rPr>
        <w:t xml:space="preserve">That age </w:t>
      </w:r>
      <w:r w:rsidR="00DA3E74">
        <w:rPr>
          <w:lang w:val="en-GB"/>
        </w:rPr>
        <w:t>is</w:t>
      </w:r>
      <w:r w:rsidR="00971034">
        <w:rPr>
          <w:lang w:val="en-GB"/>
        </w:rPr>
        <w:t xml:space="preserve"> important </w:t>
      </w:r>
      <w:r w:rsidR="00DA3E74">
        <w:rPr>
          <w:lang w:val="en-GB"/>
        </w:rPr>
        <w:t xml:space="preserve">for risk-prediction </w:t>
      </w:r>
      <w:r w:rsidR="00971034">
        <w:rPr>
          <w:lang w:val="en-GB"/>
        </w:rPr>
        <w:t xml:space="preserve">was illustrated by </w:t>
      </w:r>
      <w:proofErr w:type="spellStart"/>
      <w:r w:rsidR="00971034">
        <w:rPr>
          <w:lang w:val="en-GB"/>
        </w:rPr>
        <w:t>ML</w:t>
      </w:r>
      <w:r w:rsidR="00DA3E74">
        <w:rPr>
          <w:lang w:val="en-GB"/>
        </w:rPr>
        <w:t>_noAge</w:t>
      </w:r>
      <w:proofErr w:type="spellEnd"/>
      <w:r w:rsidR="00BE005B">
        <w:rPr>
          <w:lang w:val="en-GB"/>
        </w:rPr>
        <w:t xml:space="preserve"> being</w:t>
      </w:r>
      <w:r w:rsidR="00971034">
        <w:rPr>
          <w:lang w:val="en-GB"/>
        </w:rPr>
        <w:t xml:space="preserve"> comparable to </w:t>
      </w:r>
      <w:proofErr w:type="spellStart"/>
      <w:r w:rsidR="00BE005B">
        <w:rPr>
          <w:lang w:val="en-GB"/>
        </w:rPr>
        <w:t>A</w:t>
      </w:r>
      <w:r w:rsidR="00971034">
        <w:rPr>
          <w:lang w:val="en-GB"/>
        </w:rPr>
        <w:t>ge</w:t>
      </w:r>
      <w:r w:rsidR="00BE005B">
        <w:rPr>
          <w:lang w:val="en-GB"/>
        </w:rPr>
        <w:t>_only</w:t>
      </w:r>
      <w:proofErr w:type="spellEnd"/>
      <w:r w:rsidR="00971034">
        <w:rPr>
          <w:lang w:val="en-GB"/>
        </w:rPr>
        <w:t>. However, although</w:t>
      </w:r>
      <w:r w:rsidR="00971034" w:rsidRPr="0040209C">
        <w:rPr>
          <w:lang w:val="en-GB"/>
        </w:rPr>
        <w:t xml:space="preserve"> elderly patients </w:t>
      </w:r>
      <w:r w:rsidR="00DA3E74">
        <w:rPr>
          <w:lang w:val="en-GB"/>
        </w:rPr>
        <w:t>had</w:t>
      </w:r>
      <w:r w:rsidR="00971034" w:rsidRPr="0040209C">
        <w:rPr>
          <w:lang w:val="en-GB"/>
        </w:rPr>
        <w:t xml:space="preserve"> increased risk of postoperative complications</w:t>
      </w:r>
      <w:r w:rsidR="00971034">
        <w:rPr>
          <w:lang w:val="en-GB"/>
        </w:rPr>
        <w:t>,</w:t>
      </w:r>
      <w:r w:rsidR="00971034" w:rsidRPr="0040209C">
        <w:rPr>
          <w:lang w:val="en-GB"/>
        </w:rPr>
        <w:t xml:space="preserve"> likely related to decline of physical reserves,</w:t>
      </w:r>
      <w:r w:rsidR="00971034" w:rsidRPr="0040209C">
        <w:rPr>
          <w:lang w:val="en-GB"/>
        </w:rPr>
        <w:fldChar w:fldCharType="begin">
          <w:fldData xml:space="preserve">PEVuZE5vdGU+PENpdGU+PEF1dGhvcj5HcmlmZml0aHM8L0F1dGhvcj48WWVhcj4yMDE0PC9ZZWFy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</w:fldData>
        </w:fldChar>
      </w:r>
      <w:r w:rsidR="00971034">
        <w:rPr>
          <w:lang w:val="en-GB"/>
        </w:rPr>
        <w:instrText xml:space="preserve"> ADDIN EN.CITE </w:instrText>
      </w:r>
      <w:r w:rsidR="00971034">
        <w:rPr>
          <w:lang w:val="en-GB"/>
        </w:rPr>
        <w:fldChar w:fldCharType="begin">
          <w:fldData xml:space="preserve">PEVuZE5vdGU+PENpdGU+PEF1dGhvcj5HcmlmZml0aHM8L0F1dGhvcj48WWVhcj4yMDE0PC9ZZWFy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</w:fldData>
        </w:fldChar>
      </w:r>
      <w:r w:rsidR="00971034">
        <w:rPr>
          <w:lang w:val="en-GB"/>
        </w:rPr>
        <w:instrText xml:space="preserve"> ADDIN EN.CITE.DATA </w:instrText>
      </w:r>
      <w:r w:rsidR="00971034">
        <w:rPr>
          <w:lang w:val="en-GB"/>
        </w:rPr>
      </w:r>
      <w:r w:rsidR="00971034">
        <w:rPr>
          <w:lang w:val="en-GB"/>
        </w:rPr>
        <w:fldChar w:fldCharType="end"/>
      </w:r>
      <w:r w:rsidR="00971034" w:rsidRPr="0040209C">
        <w:rPr>
          <w:lang w:val="en-GB"/>
        </w:rPr>
      </w:r>
      <w:r w:rsidR="00971034" w:rsidRPr="0040209C">
        <w:rPr>
          <w:lang w:val="en-GB"/>
        </w:rPr>
        <w:fldChar w:fldCharType="separate"/>
      </w:r>
      <w:r w:rsidR="00971034" w:rsidRPr="00564949">
        <w:rPr>
          <w:noProof/>
          <w:vertAlign w:val="superscript"/>
          <w:lang w:val="en-GB"/>
        </w:rPr>
        <w:t>35</w:t>
      </w:r>
      <w:r w:rsidR="00971034" w:rsidRPr="0040209C">
        <w:rPr>
          <w:lang w:val="en-GB"/>
        </w:rPr>
        <w:fldChar w:fldCharType="end"/>
      </w:r>
      <w:r w:rsidR="00971034" w:rsidRPr="0040209C">
        <w:rPr>
          <w:lang w:val="en-GB"/>
        </w:rPr>
        <w:t xml:space="preserve"> using chronological age alone as a selection criteria for being a surgical “risk-patient” </w:t>
      </w:r>
      <w:r w:rsidR="00971034">
        <w:rPr>
          <w:lang w:val="en-GB"/>
        </w:rPr>
        <w:t>was</w:t>
      </w:r>
      <w:r w:rsidR="00971034" w:rsidRPr="0040209C">
        <w:rPr>
          <w:lang w:val="en-GB"/>
        </w:rPr>
        <w:t xml:space="preserve"> much inferior </w:t>
      </w:r>
      <w:r w:rsidR="00971034">
        <w:rPr>
          <w:lang w:val="en-GB"/>
        </w:rPr>
        <w:t xml:space="preserve">compared to both ML and LR models </w:t>
      </w:r>
      <w:r w:rsidR="00971034" w:rsidRPr="0040209C">
        <w:rPr>
          <w:lang w:val="en-GB"/>
        </w:rPr>
        <w:t>incorporating comorbidity and functional status.</w:t>
      </w:r>
      <w:r w:rsidR="00971034">
        <w:rPr>
          <w:lang w:val="en-GB"/>
        </w:rPr>
        <w:t xml:space="preserve"> </w:t>
      </w:r>
      <w:r w:rsidR="000B355B">
        <w:rPr>
          <w:color w:val="000000"/>
        </w:rPr>
        <w:t>We use</w:t>
      </w:r>
      <w:r w:rsidR="00D91F47">
        <w:rPr>
          <w:color w:val="000000"/>
        </w:rPr>
        <w:t>d</w:t>
      </w:r>
      <w:r w:rsidR="00DA3E74">
        <w:rPr>
          <w:color w:val="000000"/>
        </w:rPr>
        <w:t xml:space="preserve"> the</w:t>
      </w:r>
      <w:r w:rsidR="000B355B">
        <w:rPr>
          <w:color w:val="000000"/>
        </w:rPr>
        <w:t xml:space="preserve"> SHAP values for both local and global estimation of the feature importance, </w:t>
      </w:r>
      <w:r w:rsidR="00D91F47">
        <w:rPr>
          <w:color w:val="000000"/>
        </w:rPr>
        <w:t xml:space="preserve">thus providing a </w:t>
      </w:r>
      <w:r w:rsidR="000B355B">
        <w:rPr>
          <w:color w:val="000000"/>
        </w:rPr>
        <w:t>better understanding of the otherwise “black-box” ML model. SHAP values show which variables, across all patients, contribute most to the risk score predictions.</w:t>
      </w:r>
      <w:r w:rsidR="00D91F47">
        <w:rPr>
          <w:color w:val="000000"/>
        </w:rPr>
        <w:t xml:space="preserve"> In this context our data on reimbursed prescriptions 6 months prior to surgery unsurprisingly found that risk increased with increased number of prescriptions. </w:t>
      </w:r>
      <w:r w:rsidR="00C54D28">
        <w:rPr>
          <w:color w:val="000000"/>
        </w:rPr>
        <w:t>A</w:t>
      </w:r>
      <w:r w:rsidR="00D91F47">
        <w:rPr>
          <w:color w:val="000000"/>
        </w:rPr>
        <w:t xml:space="preserve"> Canadian study in elective non-cardiac surgery found </w:t>
      </w:r>
      <w:r w:rsidR="00C54D28">
        <w:rPr>
          <w:color w:val="000000"/>
        </w:rPr>
        <w:t>decreased survival and increased LOS and readmissions and costs in patients with polypharmacy.</w:t>
      </w:r>
      <w:r w:rsidR="00C54D28">
        <w:rPr>
          <w:color w:val="000000"/>
        </w:rPr>
        <w:fldChar w:fldCharType="begin">
          <w:fldData xml:space="preserve">PEVuZE5vdGU+PENpdGU+PEF1dGhvcj5NY0lzYWFjPC9BdXRob3I+PFllYXI+MjAxODwvWWVhcj48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</w:fldData>
        </w:fldChar>
      </w:r>
      <w:r w:rsidR="00C54D28">
        <w:rPr>
          <w:color w:val="000000"/>
        </w:rPr>
        <w:instrText xml:space="preserve"> ADDIN EN.CITE </w:instrText>
      </w:r>
      <w:r w:rsidR="00C54D28">
        <w:rPr>
          <w:color w:val="000000"/>
        </w:rPr>
        <w:fldChar w:fldCharType="begin">
          <w:fldData xml:space="preserve">PEVuZE5vdGU+PENpdGU+PEF1dGhvcj5NY0lzYWFjPC9BdXRob3I+PFllYXI+MjAxODwvWWVhcj48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</w:fldData>
        </w:fldChar>
      </w:r>
      <w:r w:rsidR="00C54D28">
        <w:rPr>
          <w:color w:val="000000"/>
        </w:rPr>
        <w:instrText xml:space="preserve"> ADDIN EN.CITE.DATA </w:instrText>
      </w:r>
      <w:r w:rsidR="00C54D28">
        <w:rPr>
          <w:color w:val="000000"/>
        </w:rPr>
      </w:r>
      <w:r w:rsidR="00C54D28">
        <w:rPr>
          <w:color w:val="000000"/>
        </w:rPr>
        <w:fldChar w:fldCharType="end"/>
      </w:r>
      <w:r w:rsidR="00C54D28">
        <w:rPr>
          <w:color w:val="000000"/>
        </w:rPr>
      </w:r>
      <w:r w:rsidR="00C54D28">
        <w:rPr>
          <w:color w:val="000000"/>
        </w:rPr>
        <w:fldChar w:fldCharType="separate"/>
      </w:r>
      <w:r w:rsidR="00C54D28" w:rsidRPr="00C54D28">
        <w:rPr>
          <w:noProof/>
          <w:color w:val="000000"/>
          <w:vertAlign w:val="superscript"/>
        </w:rPr>
        <w:t>36</w:t>
      </w:r>
      <w:r w:rsidR="00C54D28">
        <w:rPr>
          <w:color w:val="000000"/>
        </w:rPr>
        <w:fldChar w:fldCharType="end"/>
      </w:r>
      <w:r w:rsidR="00C54D28">
        <w:rPr>
          <w:color w:val="000000"/>
        </w:rPr>
        <w:t xml:space="preserve"> However, this is a complex relationship where some patients benefit from their treatment while other may suffer from undesirable side-effects and the authors cautioned against altering perioperative practices based on current evidence.</w:t>
      </w:r>
      <w:r w:rsidR="00C54D28">
        <w:rPr>
          <w:color w:val="000000"/>
        </w:rPr>
        <w:fldChar w:fldCharType="begin">
          <w:fldData xml:space="preserve">PEVuZE5vdGU+PENpdGU+PEF1dGhvcj5NY0lzYWFjPC9BdXRob3I+PFllYXI+MjAxODwvWWVhcj48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</w:fldData>
        </w:fldChar>
      </w:r>
      <w:r w:rsidR="00C54D28">
        <w:rPr>
          <w:color w:val="000000"/>
        </w:rPr>
        <w:instrText xml:space="preserve"> ADDIN EN.CITE </w:instrText>
      </w:r>
      <w:r w:rsidR="00C54D28">
        <w:rPr>
          <w:color w:val="000000"/>
        </w:rPr>
        <w:fldChar w:fldCharType="begin">
          <w:fldData xml:space="preserve">PEVuZE5vdGU+PENpdGU+PEF1dGhvcj5NY0lzYWFjPC9BdXRob3I+PFllYXI+MjAxODwvWWVhcj48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</w:fldData>
        </w:fldChar>
      </w:r>
      <w:r w:rsidR="00C54D28">
        <w:rPr>
          <w:color w:val="000000"/>
        </w:rPr>
        <w:instrText xml:space="preserve"> ADDIN EN.CITE.DATA </w:instrText>
      </w:r>
      <w:r w:rsidR="00C54D28">
        <w:rPr>
          <w:color w:val="000000"/>
        </w:rPr>
      </w:r>
      <w:r w:rsidR="00C54D28">
        <w:rPr>
          <w:color w:val="000000"/>
        </w:rPr>
        <w:fldChar w:fldCharType="end"/>
      </w:r>
      <w:r w:rsidR="00C54D28">
        <w:rPr>
          <w:color w:val="000000"/>
        </w:rPr>
      </w:r>
      <w:r w:rsidR="00C54D28">
        <w:rPr>
          <w:color w:val="000000"/>
        </w:rPr>
        <w:fldChar w:fldCharType="separate"/>
      </w:r>
      <w:r w:rsidR="00C54D28" w:rsidRPr="00C54D28">
        <w:rPr>
          <w:noProof/>
          <w:color w:val="000000"/>
          <w:vertAlign w:val="superscript"/>
        </w:rPr>
        <w:t>36</w:t>
      </w:r>
      <w:r w:rsidR="00C54D28">
        <w:rPr>
          <w:color w:val="000000"/>
        </w:rPr>
        <w:fldChar w:fldCharType="end"/>
      </w:r>
      <w:r w:rsidR="008B6840">
        <w:rPr>
          <w:color w:val="000000"/>
        </w:rPr>
        <w:t xml:space="preserve"> However, the information from SHAP values may provide inspiration for new hypothesis generating studies, i.e. investigating the potential differences in risk-profile between having preoperative prescribed VKA </w:t>
      </w:r>
      <w:r w:rsidR="008521B0">
        <w:rPr>
          <w:color w:val="000000"/>
        </w:rPr>
        <w:t>and</w:t>
      </w:r>
      <w:r w:rsidR="008B6840">
        <w:rPr>
          <w:color w:val="000000"/>
        </w:rPr>
        <w:t xml:space="preserve"> DOAK as seen in our study.</w:t>
      </w:r>
    </w:p>
    <w:p w14:paraId="13EF35D1" w14:textId="77777777" w:rsidR="008521B0" w:rsidRDefault="008521B0" w:rsidP="00DA089A">
      <w:pPr>
        <w:spacing w:line="360" w:lineRule="auto"/>
        <w:rPr>
          <w:lang w:val="en-GB"/>
        </w:rPr>
      </w:pPr>
      <w:r>
        <w:rPr>
          <w:lang w:val="en-GB"/>
        </w:rPr>
        <w:lastRenderedPageBreak/>
        <w:t>Another requi</w:t>
      </w:r>
      <w:r w:rsidR="00C4424C" w:rsidRPr="0040209C">
        <w:rPr>
          <w:lang w:val="en-GB"/>
        </w:rPr>
        <w:t>rement for ML-algorithms t</w:t>
      </w:r>
      <w:r w:rsidR="00CB532E" w:rsidRPr="0040209C">
        <w:rPr>
          <w:lang w:val="en-GB"/>
        </w:rPr>
        <w:t>o be clinically useful</w:t>
      </w:r>
      <w:r w:rsidR="00C4424C" w:rsidRPr="0040209C">
        <w:rPr>
          <w:lang w:val="en-GB"/>
        </w:rPr>
        <w:t xml:space="preserve">, </w:t>
      </w:r>
      <w:r>
        <w:rPr>
          <w:lang w:val="en-GB"/>
        </w:rPr>
        <w:t>is</w:t>
      </w:r>
      <w:r w:rsidR="00CB532E" w:rsidRPr="0040209C">
        <w:rPr>
          <w:lang w:val="en-GB"/>
        </w:rPr>
        <w:t xml:space="preserve"> use</w:t>
      </w:r>
      <w:r w:rsidR="00C4424C" w:rsidRPr="0040209C">
        <w:rPr>
          <w:lang w:val="en-GB"/>
        </w:rPr>
        <w:t>r friendliness</w:t>
      </w:r>
      <w:r w:rsidR="00CB532E" w:rsidRPr="0040209C">
        <w:rPr>
          <w:lang w:val="en-GB"/>
        </w:rPr>
        <w:t xml:space="preserve"> </w:t>
      </w:r>
      <w:r w:rsidR="00C4424C" w:rsidRPr="0040209C">
        <w:rPr>
          <w:lang w:val="en-GB"/>
        </w:rPr>
        <w:t>and not depending on</w:t>
      </w:r>
      <w:r w:rsidR="00CB532E" w:rsidRPr="0040209C">
        <w:rPr>
          <w:lang w:val="en-GB"/>
        </w:rPr>
        <w:t xml:space="preserve"> excessive additional data</w:t>
      </w:r>
      <w:r w:rsidR="00C66740" w:rsidRPr="0040209C">
        <w:rPr>
          <w:lang w:val="en-GB"/>
        </w:rPr>
        <w:t xml:space="preserve"> </w:t>
      </w:r>
      <w:r w:rsidR="00CB532E" w:rsidRPr="0040209C">
        <w:rPr>
          <w:lang w:val="en-GB"/>
        </w:rPr>
        <w:t>collection by the attending clinicians. In this context</w:t>
      </w:r>
      <w:r w:rsidR="00C66740" w:rsidRPr="0040209C">
        <w:rPr>
          <w:lang w:val="en-GB"/>
        </w:rPr>
        <w:t>,</w:t>
      </w:r>
      <w:r w:rsidR="00CB532E" w:rsidRPr="0040209C">
        <w:rPr>
          <w:lang w:val="en-GB"/>
        </w:rPr>
        <w:t xml:space="preserve"> it was a bit disappointing that the parsimonious ML-algorithm with only the 10 most important variables was </w:t>
      </w:r>
      <w:r w:rsidR="00571310" w:rsidRPr="0040209C">
        <w:rPr>
          <w:lang w:val="en-GB"/>
        </w:rPr>
        <w:t>considerably worse at predicting outcome B</w:t>
      </w:r>
      <w:r w:rsidR="00CB532E" w:rsidRPr="0040209C">
        <w:rPr>
          <w:lang w:val="en-GB"/>
        </w:rPr>
        <w:t xml:space="preserve"> than </w:t>
      </w:r>
      <w:proofErr w:type="spellStart"/>
      <w:r w:rsidR="00CB532E" w:rsidRPr="0040209C">
        <w:rPr>
          <w:lang w:val="en-GB"/>
        </w:rPr>
        <w:t>LR_All</w:t>
      </w:r>
      <w:proofErr w:type="spellEnd"/>
      <w:r w:rsidR="00571310" w:rsidRPr="0040209C">
        <w:rPr>
          <w:lang w:val="en-GB"/>
        </w:rPr>
        <w:t xml:space="preserve">. A reason for this could be that when including those patients who had a LOS &gt;4 days but without described medical complications, </w:t>
      </w:r>
      <w:r w:rsidR="00EB2780" w:rsidRPr="0040209C">
        <w:rPr>
          <w:lang w:val="en-GB"/>
        </w:rPr>
        <w:t>the combination of all variables</w:t>
      </w:r>
      <w:r w:rsidR="00DA089A" w:rsidRPr="0040209C">
        <w:rPr>
          <w:lang w:val="en-GB"/>
        </w:rPr>
        <w:t xml:space="preserve"> provides information not available by merely including </w:t>
      </w:r>
      <w:r>
        <w:rPr>
          <w:lang w:val="en-GB"/>
        </w:rPr>
        <w:t>the ten most important ones</w:t>
      </w:r>
      <w:r w:rsidR="00DA089A" w:rsidRPr="0040209C">
        <w:rPr>
          <w:lang w:val="en-GB"/>
        </w:rPr>
        <w:t xml:space="preserve"> </w:t>
      </w:r>
      <w:r>
        <w:rPr>
          <w:lang w:val="en-GB"/>
        </w:rPr>
        <w:t>This</w:t>
      </w:r>
      <w:r w:rsidR="00DA089A" w:rsidRPr="0040209C">
        <w:rPr>
          <w:lang w:val="en-GB"/>
        </w:rPr>
        <w:t xml:space="preserve"> </w:t>
      </w:r>
      <w:r w:rsidR="00EB2780" w:rsidRPr="0040209C">
        <w:rPr>
          <w:lang w:val="en-GB"/>
        </w:rPr>
        <w:t>highlight</w:t>
      </w:r>
      <w:r>
        <w:rPr>
          <w:lang w:val="en-GB"/>
        </w:rPr>
        <w:t>s</w:t>
      </w:r>
      <w:r w:rsidR="00EB2780" w:rsidRPr="0040209C">
        <w:rPr>
          <w:lang w:val="en-GB"/>
        </w:rPr>
        <w:t xml:space="preserve"> </w:t>
      </w:r>
      <w:r w:rsidR="00CB532E" w:rsidRPr="0040209C">
        <w:rPr>
          <w:lang w:val="en-GB"/>
        </w:rPr>
        <w:t xml:space="preserve">the need for as much </w:t>
      </w:r>
      <w:r w:rsidR="00F4291D" w:rsidRPr="0040209C">
        <w:rPr>
          <w:lang w:val="en-GB"/>
        </w:rPr>
        <w:t xml:space="preserve">detailed </w:t>
      </w:r>
      <w:r w:rsidR="00CB532E" w:rsidRPr="0040209C">
        <w:rPr>
          <w:lang w:val="en-GB"/>
        </w:rPr>
        <w:t>data as possible in order to full-fill the true potential of ML-algorithms.</w:t>
      </w:r>
      <w:r w:rsidR="00F4291D" w:rsidRPr="0040209C">
        <w:rPr>
          <w:lang w:val="en-GB"/>
        </w:rPr>
        <w:t xml:space="preserve"> </w:t>
      </w:r>
    </w:p>
    <w:p w14:paraId="1E55E4A5" w14:textId="3E77B046" w:rsidR="00DA3E74" w:rsidRDefault="008521B0" w:rsidP="00DA089A">
      <w:pPr>
        <w:spacing w:line="360" w:lineRule="auto"/>
        <w:rPr>
          <w:lang w:val="en-GB"/>
        </w:rPr>
      </w:pPr>
      <w:r>
        <w:rPr>
          <w:lang w:val="en-GB"/>
        </w:rPr>
        <w:t xml:space="preserve">Our study has some limitations. </w:t>
      </w:r>
      <w:r w:rsidR="00073ED1">
        <w:rPr>
          <w:lang w:val="en-GB"/>
        </w:rPr>
        <w:t>Thus</w:t>
      </w:r>
      <w:r>
        <w:rPr>
          <w:lang w:val="en-GB"/>
        </w:rPr>
        <w:t>, we included only a limited number of</w:t>
      </w:r>
      <w:r w:rsidR="00073ED1">
        <w:rPr>
          <w:lang w:val="en-GB"/>
        </w:rPr>
        <w:t>, often binary,</w:t>
      </w:r>
      <w:r>
        <w:rPr>
          <w:lang w:val="en-GB"/>
        </w:rPr>
        <w:t xml:space="preserve"> preoperative variables</w:t>
      </w:r>
      <w:r w:rsidR="00C2662E">
        <w:rPr>
          <w:lang w:val="en-GB"/>
        </w:rPr>
        <w:t>.</w:t>
      </w:r>
      <w:r>
        <w:rPr>
          <w:lang w:val="en-GB"/>
        </w:rPr>
        <w:t xml:space="preserve"> </w:t>
      </w:r>
      <w:r w:rsidR="00C2662E">
        <w:rPr>
          <w:lang w:val="en-GB"/>
        </w:rPr>
        <w:t>As analysis of multilevel continuous data is one of the strengths of ML compared to logistic regression, this may limit full realisation of our ML-model.</w:t>
      </w:r>
      <w:r>
        <w:rPr>
          <w:lang w:val="en-GB"/>
        </w:rPr>
        <w:t xml:space="preserve"> </w:t>
      </w:r>
      <w:r w:rsidR="00C2662E">
        <w:rPr>
          <w:lang w:val="en-GB"/>
        </w:rPr>
        <w:t xml:space="preserve">As previously mentioned, we also </w:t>
      </w:r>
      <w:r>
        <w:rPr>
          <w:lang w:val="en-GB"/>
        </w:rPr>
        <w:t>excluded intraoperative information, including type of anaesthesia, prosthesis etc. all of which may influence postoperative outcome</w:t>
      </w:r>
      <w:r w:rsidR="00C2662E">
        <w:rPr>
          <w:lang w:val="en-GB"/>
        </w:rPr>
        <w:t>s</w:t>
      </w:r>
      <w:r>
        <w:rPr>
          <w:lang w:val="en-GB"/>
        </w:rPr>
        <w:t xml:space="preserve">. </w:t>
      </w:r>
      <w:r w:rsidR="00C2662E">
        <w:rPr>
          <w:lang w:val="en-GB"/>
        </w:rPr>
        <w:t>The observational design of</w:t>
      </w:r>
      <w:r>
        <w:rPr>
          <w:lang w:val="en-GB"/>
        </w:rPr>
        <w:t xml:space="preserve"> study </w:t>
      </w:r>
      <w:r w:rsidR="00C2662E">
        <w:rPr>
          <w:lang w:val="en-GB"/>
        </w:rPr>
        <w:t>means that</w:t>
      </w:r>
      <w:r>
        <w:rPr>
          <w:lang w:val="en-GB"/>
        </w:rPr>
        <w:t xml:space="preserve"> we cannot exclude unmeasured confounding or confounding by indication. </w:t>
      </w:r>
      <w:r w:rsidR="00C2662E">
        <w:rPr>
          <w:lang w:val="en-GB"/>
        </w:rPr>
        <w:t>Also. Despite that</w:t>
      </w:r>
      <w:r>
        <w:rPr>
          <w:lang w:val="en-GB"/>
        </w:rPr>
        <w:t xml:space="preserve"> the DNPR has a near complete registration of dispensed medicine in Denmark some types or drugs, especially benzodiazepines</w:t>
      </w:r>
      <w:r w:rsidR="00C2662E">
        <w:rPr>
          <w:lang w:val="en-GB"/>
        </w:rPr>
        <w:t>,</w:t>
      </w:r>
      <w:r>
        <w:rPr>
          <w:lang w:val="en-GB"/>
        </w:rPr>
        <w:t xml:space="preserve"> are exempt from general reimbursement and thus not captured.</w:t>
      </w:r>
      <w:r>
        <w:rPr>
          <w:lang w:val="en-GB"/>
        </w:rPr>
        <w:fldChar w:fldCharType="begin"/>
      </w:r>
      <w:r>
        <w:rPr>
          <w:lang w:val="en-GB"/>
        </w:rPr>
        <w:instrText xml:space="preserve"> ADDIN EN.CITE &lt;EndNote&gt;&lt;Cite&gt;&lt;Author&gt;Johannesdottir&lt;/Author&gt;&lt;Year&gt;2012&lt;/Year&gt;&lt;RecNum&gt;323&lt;/RecNum&gt;&lt;DisplayText&gt;&lt;style face="superscript"&gt;25&lt;/style&gt;&lt;/DisplayText&gt;&lt;record&gt;&lt;rec-number&gt;323&lt;/rec-number&gt;&lt;foreign-keys&gt;&lt;key app="EN" db-id="5zxaz90vjvrv5leds09pd0vptztx95vva0pf" timestamp="1517231664"&gt;323&lt;/key&gt;&lt;/foreign-keys&gt;&lt;ref-type name="Journal Article"&gt;17&lt;/ref-type&gt;&lt;contributors&gt;&lt;authors&gt;&lt;author&gt;Johannesdottir, S. A.&lt;/author&gt;&lt;author&gt;Horvath-Puho, E.&lt;/author&gt;&lt;author&gt;Ehrenstein, V.&lt;/author&gt;&lt;author&gt;Schmidt, M.&lt;/author&gt;&lt;author&gt;Pedersen, L.&lt;/author&gt;&lt;author&gt;Sorensen, H. T.&lt;/author&gt;&lt;/authors&gt;&lt;/contributors&gt;&lt;auth-address&gt;Department of Clinical Epidemiology, Institute of Clinical Medicine, Aarhus University Hospital, Aarhus, Denmark&lt;/auth-address&gt;&lt;titles&gt;&lt;title&gt;Existing data sources for clinical epidemiology: The Danish National Database of Reimbursed Prescriptions&lt;/title&gt;&lt;secondary-title&gt;Clin.Epidemiol.&lt;/secondary-title&gt;&lt;/titles&gt;&lt;periodical&gt;&lt;full-title&gt;Clin.Epidemiol.&lt;/full-title&gt;&lt;/periodical&gt;&lt;pages&gt;303-313&lt;/pages&gt;&lt;volume&gt;4&lt;/volume&gt;&lt;reprint-edition&gt;NOT IN FILE&lt;/reprint-edition&gt;&lt;keywords&gt;&lt;keyword&gt;Denmark&lt;/keyword&gt;&lt;keyword&gt;drug effects&lt;/keyword&gt;&lt;keyword&gt;epidemiology&lt;/keyword&gt;&lt;keyword&gt;Medical Records&lt;/keyword&gt;&lt;keyword&gt;Registries&lt;/keyword&gt;&lt;keyword&gt;Research&lt;/keyword&gt;&lt;keyword&gt;Time&lt;/keyword&gt;&lt;/keywords&gt;&lt;dates&gt;&lt;year&gt;2012&lt;/year&gt;&lt;/dates&gt;&lt;work-type&gt;10.2147/CLEP.S37587 doi ;clep-4-303 pii&lt;/work-type&gt;&lt;urls&gt;&lt;related-urls&gt;&lt;url&gt;PM:23204870&lt;/url&gt;&lt;url&gt;https://www.dovepress.com/getfile.php?fileID=14474&lt;/url&gt;&lt;/related-urls&gt;&lt;/urls&gt;&lt;/record&gt;&lt;/Cite&gt;&lt;/EndNote&gt;</w:instrText>
      </w:r>
      <w:r>
        <w:rPr>
          <w:lang w:val="en-GB"/>
        </w:rPr>
        <w:fldChar w:fldCharType="separate"/>
      </w:r>
      <w:r w:rsidRPr="008521B0">
        <w:rPr>
          <w:noProof/>
          <w:vertAlign w:val="superscript"/>
          <w:lang w:val="en-GB"/>
        </w:rPr>
        <w:t>25</w:t>
      </w:r>
      <w:r>
        <w:rPr>
          <w:lang w:val="en-GB"/>
        </w:rPr>
        <w:fldChar w:fldCharType="end"/>
      </w:r>
      <w:r>
        <w:rPr>
          <w:lang w:val="en-GB"/>
        </w:rPr>
        <w:t xml:space="preserve"> Finally, classification of a complication being “medical” depended on review of the discharge records which can also introduce bias. However, we believe this approach to be superior than depending on diagnostic codes which often are inaccurate and provide limited details on whether the complication may be attributed to a medical or surgical adverse event.</w:t>
      </w:r>
      <w:r w:rsidR="00C2662E">
        <w:rPr>
          <w:lang w:val="en-GB"/>
        </w:rPr>
        <w:t xml:space="preserve"> </w:t>
      </w:r>
      <w:r>
        <w:rPr>
          <w:lang w:val="en-GB"/>
        </w:rPr>
        <w:t xml:space="preserve">Strengths of our study include use of </w:t>
      </w:r>
      <w:r w:rsidR="00DA3E74">
        <w:rPr>
          <w:lang w:val="en-GB"/>
        </w:rPr>
        <w:t>national registries, with high degree of completion (&gt;99% of all somatic admissions in case of the DNPR),</w:t>
      </w:r>
      <w:r w:rsidR="00DA3E74">
        <w:rPr>
          <w:lang w:val="en-GB"/>
        </w:rPr>
        <w:fldChar w:fldCharType="begin"/>
      </w:r>
      <w:r w:rsidR="00DA3E74">
        <w:rPr>
          <w:lang w:val="en-GB"/>
        </w:rPr>
        <w:instrText xml:space="preserve"> ADDIN EN.CITE &lt;EndNote&gt;&lt;Cite&gt;&lt;Author&gt;Schmidt&lt;/Author&gt;&lt;Year&gt;2015&lt;/Year&gt;&lt;RecNum&gt;917&lt;/RecNum&gt;&lt;DisplayText&gt;&lt;style face="superscript"&gt;37&lt;/style&gt;&lt;/DisplayText&gt;&lt;record&gt;&lt;rec-number&gt;917&lt;/rec-number&gt;&lt;foreign-keys&gt;&lt;key app="EN" db-id="5zxaz90vjvrv5leds09pd0vptztx95vva0pf" timestamp="1555952925"&gt;917&lt;/key&gt;&lt;/foreign-keys&gt;&lt;ref-type name="Journal Article"&gt;17&lt;/ref-type&gt;&lt;contributors&gt;&lt;authors&gt;&lt;author&gt;Schmidt, M.&lt;/author&gt;&lt;author&gt;Schmidt, S. A.&lt;/author&gt;&lt;author&gt;Sandegaard, J. L.&lt;/author&gt;&lt;author&gt;Ehrenstein, V.&lt;/author&gt;&lt;author&gt;Pedersen, L.&lt;/author&gt;&lt;author&gt;Sorensen, H. T.&lt;/author&gt;&lt;/authors&gt;&lt;/contributors&gt;&lt;auth-address&gt;Department of Clinical Epidemiology, Aarhus University Hospital, Aarhus, Denmark.&amp;#xD;Department of Health Documentation, State Serum Institute, Copenhagen, Denmark.&lt;/auth-address&gt;&lt;titles&gt;&lt;title&gt;The Danish National Patient Registry: a review of content, data quality, and research potential&lt;/title&gt;&lt;secondary-title&gt;Clin Epidemiol&lt;/secondary-title&gt;&lt;alt-title&gt;Clinical epidemiology&lt;/alt-title&gt;&lt;/titles&gt;&lt;periodical&gt;&lt;full-title&gt;Clin Epidemiol&lt;/full-title&gt;&lt;abbr-1&gt;Clinical epidemiology&lt;/abbr-1&gt;&lt;/periodical&gt;&lt;alt-periodical&gt;&lt;full-title&gt;Clin Epidemiol&lt;/full-title&gt;&lt;abbr-1&gt;Clinical epidemiology&lt;/abbr-1&gt;&lt;/alt-periodical&gt;&lt;pages&gt;449-90&lt;/pages&gt;&lt;volume&gt;7&lt;/volume&gt;&lt;edition&gt;2015/11/26&lt;/edition&gt;&lt;keywords&gt;&lt;keyword&gt;epidemiological methods&lt;/keyword&gt;&lt;keyword&gt;medical record linkage&lt;/keyword&gt;&lt;keyword&gt;registries&lt;/keyword&gt;&lt;keyword&gt;research design&lt;/keyword&gt;&lt;keyword&gt;validation studies&lt;/keyword&gt;&lt;/keywords&gt;&lt;dates&gt;&lt;year&gt;2015&lt;/year&gt;&lt;/dates&gt;&lt;isbn&gt;1179-1349 (Print)&amp;#xD;1179-1349&lt;/isbn&gt;&lt;accession-num&gt;26604824&lt;/accession-num&gt;&lt;urls&gt;&lt;related-urls&gt;&lt;url&gt;https://www.dovepress.com/getfile.php?fileID=28043&lt;/url&gt;&lt;/related-urls&gt;&lt;/urls&gt;&lt;custom2&gt;PMC4655913&lt;/custom2&gt;&lt;electronic-resource-num&gt;10.2147/clep.s91125&lt;/electronic-resource-num&gt;&lt;remote-database-provider&gt;NLM&lt;/remote-database-provider&gt;&lt;language&gt;eng&lt;/language&gt;&lt;/record&gt;&lt;/Cite&gt;&lt;/EndNote&gt;</w:instrText>
      </w:r>
      <w:r w:rsidR="00DA3E74">
        <w:rPr>
          <w:lang w:val="en-GB"/>
        </w:rPr>
        <w:fldChar w:fldCharType="separate"/>
      </w:r>
      <w:r w:rsidR="00DA3E74" w:rsidRPr="00DA3E74">
        <w:rPr>
          <w:noProof/>
          <w:vertAlign w:val="superscript"/>
          <w:lang w:val="en-GB"/>
        </w:rPr>
        <w:t>37</w:t>
      </w:r>
      <w:r w:rsidR="00DA3E74">
        <w:rPr>
          <w:lang w:val="en-GB"/>
        </w:rPr>
        <w:fldChar w:fldCharType="end"/>
      </w:r>
      <w:r w:rsidR="00DA3E74">
        <w:rPr>
          <w:lang w:val="en-GB"/>
        </w:rPr>
        <w:t xml:space="preserve"> prospective recording of comorbidity and similar perioperative care in all departments. </w:t>
      </w:r>
    </w:p>
    <w:p w14:paraId="79A8875A" w14:textId="12EE25BB" w:rsidR="00146272" w:rsidRPr="0040209C" w:rsidRDefault="00C66740" w:rsidP="00DA089A">
      <w:pPr>
        <w:spacing w:line="360" w:lineRule="auto"/>
        <w:rPr>
          <w:lang w:val="en-GB"/>
        </w:rPr>
      </w:pPr>
      <w:r w:rsidRPr="0040209C">
        <w:rPr>
          <w:lang w:val="en-GB"/>
        </w:rPr>
        <w:t xml:space="preserve">In summary, </w:t>
      </w:r>
      <w:r w:rsidR="00DA089A" w:rsidRPr="0040209C">
        <w:rPr>
          <w:lang w:val="en-GB"/>
        </w:rPr>
        <w:t xml:space="preserve">our results indicate that ML-algorithms may provide </w:t>
      </w:r>
      <w:r w:rsidR="008521B0">
        <w:rPr>
          <w:lang w:val="en-GB"/>
        </w:rPr>
        <w:t xml:space="preserve">better and </w:t>
      </w:r>
      <w:r w:rsidR="00DA089A" w:rsidRPr="0040209C">
        <w:rPr>
          <w:lang w:val="en-GB"/>
        </w:rPr>
        <w:t>clinically relevant improvements for defining a “high-</w:t>
      </w:r>
      <w:r w:rsidR="008521B0">
        <w:rPr>
          <w:lang w:val="en-GB"/>
        </w:rPr>
        <w:t>r</w:t>
      </w:r>
      <w:r w:rsidR="00DA089A" w:rsidRPr="0040209C">
        <w:rPr>
          <w:lang w:val="en-GB"/>
        </w:rPr>
        <w:t>isk” population for medical complications in fast-track THA and TKA</w:t>
      </w:r>
      <w:r w:rsidR="008521B0">
        <w:rPr>
          <w:lang w:val="en-GB"/>
        </w:rPr>
        <w:t xml:space="preserve"> compared to a logistic regression model</w:t>
      </w:r>
      <w:r w:rsidR="00DA089A" w:rsidRPr="0040209C">
        <w:rPr>
          <w:lang w:val="en-GB"/>
        </w:rPr>
        <w:t xml:space="preserve">. Future studies could benefit from using such algorithms to find a manageable population of patients who may benefit the most from intensified perioperative care. </w:t>
      </w:r>
    </w:p>
    <w:p w14:paraId="0C13B5A7" w14:textId="77777777" w:rsidR="00146272" w:rsidRPr="0040209C" w:rsidRDefault="00146272">
      <w:pPr>
        <w:rPr>
          <w:lang w:val="en-GB"/>
        </w:rPr>
      </w:pPr>
    </w:p>
    <w:p w14:paraId="2AFE7AB6" w14:textId="77777777" w:rsidR="00292FCC" w:rsidRDefault="00292FCC">
      <w:pPr>
        <w:rPr>
          <w:sz w:val="40"/>
          <w:szCs w:val="40"/>
          <w:lang w:val="en-GB"/>
        </w:rPr>
      </w:pPr>
      <w:bookmarkStart w:id="30" w:name="_7b8pmdt94r5m" w:colFirst="0" w:colLast="0"/>
      <w:bookmarkEnd w:id="30"/>
      <w:r>
        <w:rPr>
          <w:lang w:val="en-GB"/>
        </w:rPr>
        <w:br w:type="page"/>
      </w:r>
    </w:p>
    <w:p w14:paraId="3A49F490" w14:textId="557AD4AE" w:rsidR="00DE67BB" w:rsidRDefault="00292FCC" w:rsidP="00292FCC">
      <w:pPr>
        <w:pStyle w:val="Heading1"/>
        <w:rPr>
          <w:lang w:val="en-GB"/>
        </w:rPr>
      </w:pPr>
      <w:r>
        <w:rPr>
          <w:lang w:val="en-GB"/>
        </w:rPr>
        <w:lastRenderedPageBreak/>
        <w:t>Tables</w:t>
      </w:r>
    </w:p>
    <w:p w14:paraId="643DFA6A" w14:textId="0B135363" w:rsidR="00DA41A1" w:rsidRPr="00DA41A1" w:rsidRDefault="00DA41A1" w:rsidP="00DA41A1">
      <w:pPr>
        <w:rPr>
          <w:lang w:val="en-GB"/>
        </w:rPr>
      </w:pPr>
      <w:r>
        <w:rPr>
          <w:lang w:val="en-GB"/>
        </w:rPr>
        <w:t xml:space="preserve">Table 1. patient </w:t>
      </w:r>
      <w:commentRangeStart w:id="31"/>
      <w:r>
        <w:rPr>
          <w:lang w:val="en-GB"/>
        </w:rPr>
        <w:t>demographics</w:t>
      </w:r>
      <w:commentRangeEnd w:id="31"/>
      <w:r>
        <w:rPr>
          <w:rStyle w:val="CommentReference"/>
        </w:rPr>
        <w:commentReference w:id="31"/>
      </w:r>
    </w:p>
    <w:p w14:paraId="20CEF3FC" w14:textId="77777777" w:rsidR="000E4E6D" w:rsidRDefault="00292FCC">
      <w:pPr>
        <w:widowControl w:val="0"/>
        <w:pBdr>
          <w:top w:val="nil"/>
          <w:left w:val="nil"/>
          <w:bottom w:val="nil"/>
          <w:right w:val="nil"/>
          <w:between w:val="nil"/>
        </w:pBdr>
        <w:spacing w:line="240" w:lineRule="auto"/>
        <w:ind w:left="384" w:hanging="384"/>
        <w:rPr>
          <w:lang w:val="en-GB"/>
        </w:rPr>
      </w:pPr>
      <w:r w:rsidRPr="0040209C">
        <w:rPr>
          <w:lang w:val="en-GB"/>
        </w:rPr>
        <w:t xml:space="preserve"> </w:t>
      </w:r>
    </w:p>
    <w:tbl>
      <w:tblPr>
        <w:tblW w:w="9360" w:type="dxa"/>
        <w:tblCellSpacing w:w="0" w:type="dxa"/>
        <w:tblInd w:w="-8"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245"/>
        <w:gridCol w:w="1609"/>
        <w:gridCol w:w="1506"/>
      </w:tblGrid>
      <w:tr w:rsidR="00DA41A1" w:rsidRPr="00DA41A1" w14:paraId="03DC9DB5" w14:textId="77777777" w:rsidTr="00DA41A1">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537F753" w14:textId="52928C5C" w:rsidR="00DD6AB5" w:rsidRPr="00DA41A1" w:rsidRDefault="00DD6AB5" w:rsidP="000E4E6D">
            <w:pPr>
              <w:spacing w:line="240" w:lineRule="auto"/>
              <w:jc w:val="center"/>
              <w:rPr>
                <w:rFonts w:eastAsia="Times New Roman"/>
                <w:b/>
                <w:bCs/>
                <w:sz w:val="20"/>
                <w:szCs w:val="20"/>
                <w:lang w:val="en-US"/>
              </w:rPr>
            </w:pPr>
            <w:r w:rsidRPr="00DA41A1">
              <w:rPr>
                <w:rFonts w:eastAsia="Times New Roman"/>
                <w:b/>
                <w:bCs/>
                <w:sz w:val="20"/>
                <w:szCs w:val="20"/>
                <w:lang w:val="en-US"/>
              </w:rPr>
              <w:t>Characteristic</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0F180E49" w14:textId="7509A438" w:rsidR="00DD6AB5" w:rsidRPr="00DA41A1" w:rsidRDefault="00DD6AB5" w:rsidP="000E4E6D">
            <w:pPr>
              <w:spacing w:line="240" w:lineRule="auto"/>
              <w:jc w:val="center"/>
              <w:rPr>
                <w:rFonts w:eastAsia="Times New Roman"/>
                <w:b/>
                <w:bCs/>
                <w:sz w:val="20"/>
                <w:szCs w:val="20"/>
                <w:lang w:val="en-US"/>
              </w:rPr>
            </w:pPr>
            <w:r w:rsidRPr="00DA41A1">
              <w:rPr>
                <w:rFonts w:eastAsia="Times New Roman"/>
                <w:b/>
                <w:bCs/>
                <w:sz w:val="20"/>
                <w:szCs w:val="20"/>
                <w:lang w:val="en-US"/>
              </w:rPr>
              <w:t>+outcome A</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8E8C5E9" w14:textId="698A2DBD" w:rsidR="00DD6AB5" w:rsidRPr="00DA41A1" w:rsidRDefault="00DD6AB5" w:rsidP="00DD6AB5">
            <w:pPr>
              <w:spacing w:line="240" w:lineRule="auto"/>
              <w:rPr>
                <w:rFonts w:eastAsia="Times New Roman"/>
                <w:b/>
                <w:bCs/>
                <w:sz w:val="20"/>
                <w:szCs w:val="20"/>
                <w:lang w:val="en-US"/>
              </w:rPr>
            </w:pPr>
            <w:r w:rsidRPr="00DA41A1">
              <w:rPr>
                <w:rFonts w:eastAsia="Times New Roman"/>
                <w:b/>
                <w:bCs/>
                <w:sz w:val="20"/>
                <w:szCs w:val="20"/>
                <w:lang w:val="en-US"/>
              </w:rPr>
              <w:t>-outcome A</w:t>
            </w:r>
          </w:p>
        </w:tc>
      </w:tr>
      <w:tr w:rsidR="00DA41A1" w:rsidRPr="00DA41A1" w14:paraId="7BAC66F7"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19AE5D2" w14:textId="32B13978" w:rsidR="00DD6AB5" w:rsidRPr="00DA41A1" w:rsidRDefault="00CD6E5B" w:rsidP="000E4E6D">
            <w:pPr>
              <w:spacing w:line="240" w:lineRule="auto"/>
              <w:rPr>
                <w:rFonts w:eastAsia="Times New Roman"/>
                <w:sz w:val="20"/>
                <w:szCs w:val="20"/>
                <w:vertAlign w:val="superscript"/>
                <w:lang w:val="en-US"/>
              </w:rPr>
            </w:pPr>
            <w:r w:rsidRPr="00DA41A1">
              <w:rPr>
                <w:rFonts w:eastAsia="Times New Roman"/>
                <w:color w:val="000000"/>
                <w:sz w:val="20"/>
                <w:szCs w:val="20"/>
                <w:lang w:val="en-US"/>
              </w:rPr>
              <w:t xml:space="preserve">Characteristics based on preoperative </w:t>
            </w:r>
            <w:proofErr w:type="spellStart"/>
            <w:r w:rsidRPr="00DA41A1">
              <w:rPr>
                <w:rFonts w:eastAsia="Times New Roman"/>
                <w:color w:val="000000"/>
                <w:sz w:val="20"/>
                <w:szCs w:val="20"/>
                <w:lang w:val="en-US"/>
              </w:rPr>
              <w:t>questionaire</w:t>
            </w:r>
            <w:proofErr w:type="spellEnd"/>
            <w:r w:rsidRPr="00DA41A1">
              <w:rPr>
                <w:rFonts w:eastAsia="Times New Roman"/>
                <w:color w:val="000000"/>
                <w:sz w:val="20"/>
                <w:szCs w:val="20"/>
                <w:lang w:val="en-US"/>
              </w:rPr>
              <w:t xml:space="preserve"> </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E6F848D" w14:textId="2FD4D4CD" w:rsidR="00DD6AB5" w:rsidRPr="00DA41A1" w:rsidRDefault="00DD6AB5" w:rsidP="000E4E6D">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73CF834" w14:textId="055F3083" w:rsidR="00DD6AB5" w:rsidRPr="00DA41A1" w:rsidRDefault="00DD6AB5" w:rsidP="000E4E6D">
            <w:pPr>
              <w:spacing w:line="240" w:lineRule="auto"/>
              <w:rPr>
                <w:rFonts w:eastAsia="Times New Roman"/>
                <w:sz w:val="20"/>
                <w:szCs w:val="20"/>
                <w:lang w:val="en-US"/>
              </w:rPr>
            </w:pPr>
          </w:p>
        </w:tc>
      </w:tr>
      <w:tr w:rsidR="00DA41A1" w:rsidRPr="00DA41A1" w14:paraId="5B8F32B1"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FF7098B" w14:textId="262CC752" w:rsidR="00CD6E5B" w:rsidRPr="00DA41A1" w:rsidRDefault="00CD6E5B" w:rsidP="00CD6E5B">
            <w:pPr>
              <w:spacing w:line="240" w:lineRule="auto"/>
              <w:rPr>
                <w:rFonts w:eastAsia="Times New Roman"/>
                <w:sz w:val="20"/>
                <w:szCs w:val="20"/>
                <w:lang w:val="en-US"/>
              </w:rPr>
            </w:pPr>
            <w:r w:rsidRPr="00DA41A1">
              <w:rPr>
                <w:rFonts w:eastAsia="Times New Roman"/>
                <w:color w:val="000000"/>
                <w:sz w:val="20"/>
                <w:szCs w:val="20"/>
                <w:lang w:val="en-US"/>
              </w:rPr>
              <w:t>age</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335DE0E" w14:textId="6CE72783"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2494A0A5" w14:textId="4BD2B143" w:rsidR="00CD6E5B" w:rsidRPr="00DA41A1" w:rsidRDefault="00CD6E5B" w:rsidP="00CD6E5B">
            <w:pPr>
              <w:spacing w:line="240" w:lineRule="auto"/>
              <w:rPr>
                <w:rFonts w:eastAsia="Times New Roman"/>
                <w:sz w:val="20"/>
                <w:szCs w:val="20"/>
                <w:lang w:val="en-US"/>
              </w:rPr>
            </w:pPr>
          </w:p>
        </w:tc>
      </w:tr>
      <w:tr w:rsidR="00DA41A1" w:rsidRPr="00DA41A1" w14:paraId="54206EED"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F98A51E" w14:textId="1EE74E90" w:rsidR="00CD6E5B" w:rsidRPr="00DA41A1" w:rsidRDefault="00CD6E5B" w:rsidP="00CD6E5B">
            <w:pPr>
              <w:spacing w:line="240" w:lineRule="auto"/>
              <w:rPr>
                <w:rFonts w:eastAsia="Times New Roman"/>
                <w:sz w:val="20"/>
                <w:szCs w:val="20"/>
                <w:lang w:val="en-US"/>
              </w:rPr>
            </w:pPr>
            <w:r w:rsidRPr="00DA41A1">
              <w:rPr>
                <w:rFonts w:eastAsia="Times New Roman"/>
                <w:color w:val="000000"/>
                <w:sz w:val="20"/>
                <w:szCs w:val="20"/>
                <w:lang w:val="en-US"/>
              </w:rPr>
              <w:t>female gender</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3E032A31" w14:textId="1C95974A"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A767FC8" w14:textId="0C7FC42D" w:rsidR="00CD6E5B" w:rsidRPr="00DA41A1" w:rsidRDefault="00CD6E5B" w:rsidP="00CD6E5B">
            <w:pPr>
              <w:spacing w:line="240" w:lineRule="auto"/>
              <w:rPr>
                <w:rFonts w:eastAsia="Times New Roman"/>
                <w:sz w:val="20"/>
                <w:szCs w:val="20"/>
                <w:lang w:val="en-US"/>
              </w:rPr>
            </w:pPr>
          </w:p>
        </w:tc>
      </w:tr>
      <w:tr w:rsidR="00DA41A1" w:rsidRPr="00DA41A1" w14:paraId="17891D4C"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7B4C5EA6" w14:textId="2ABD9F83"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THA</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3BD7FD5E" w14:textId="5FBA8962"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81FCAC0" w14:textId="08D147C2" w:rsidR="00CD6E5B" w:rsidRPr="00DA41A1" w:rsidRDefault="00CD6E5B" w:rsidP="00CD6E5B">
            <w:pPr>
              <w:spacing w:line="240" w:lineRule="auto"/>
              <w:rPr>
                <w:rFonts w:eastAsia="Times New Roman"/>
                <w:sz w:val="20"/>
                <w:szCs w:val="20"/>
                <w:lang w:val="en-US"/>
              </w:rPr>
            </w:pPr>
          </w:p>
        </w:tc>
      </w:tr>
      <w:tr w:rsidR="00DA41A1" w:rsidRPr="00DA41A1" w14:paraId="09D32E12"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2359A05" w14:textId="479D3D14" w:rsidR="00CD6E5B" w:rsidRPr="00DA41A1" w:rsidRDefault="00CD6E5B" w:rsidP="00CD6E5B">
            <w:pPr>
              <w:spacing w:line="240" w:lineRule="auto"/>
              <w:rPr>
                <w:rFonts w:eastAsia="Times New Roman"/>
                <w:sz w:val="20"/>
                <w:szCs w:val="20"/>
                <w:lang w:val="en-US"/>
              </w:rPr>
            </w:pPr>
            <w:r w:rsidRPr="00DA41A1">
              <w:rPr>
                <w:rFonts w:eastAsia="Times New Roman"/>
                <w:color w:val="000000"/>
                <w:sz w:val="20"/>
                <w:szCs w:val="20"/>
                <w:lang w:val="en-US"/>
              </w:rPr>
              <w:t>weight</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5D626823" w14:textId="12110BE4"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2341FB02" w14:textId="2498B97F" w:rsidR="00CD6E5B" w:rsidRPr="00DA41A1" w:rsidRDefault="00CD6E5B" w:rsidP="00CD6E5B">
            <w:pPr>
              <w:spacing w:line="240" w:lineRule="auto"/>
              <w:rPr>
                <w:rFonts w:eastAsia="Times New Roman"/>
                <w:sz w:val="20"/>
                <w:szCs w:val="20"/>
                <w:lang w:val="en-US"/>
              </w:rPr>
            </w:pPr>
          </w:p>
        </w:tc>
      </w:tr>
      <w:tr w:rsidR="00DA41A1" w:rsidRPr="00DA41A1" w14:paraId="32234C54"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59B2263" w14:textId="763D15F5" w:rsidR="00CD6E5B" w:rsidRPr="00DA41A1" w:rsidRDefault="00CD6E5B" w:rsidP="00CD6E5B">
            <w:pPr>
              <w:spacing w:line="240" w:lineRule="auto"/>
              <w:rPr>
                <w:rFonts w:eastAsia="Times New Roman"/>
                <w:sz w:val="20"/>
                <w:szCs w:val="20"/>
                <w:lang w:val="en-US"/>
              </w:rPr>
            </w:pPr>
            <w:r w:rsidRPr="00DA41A1">
              <w:rPr>
                <w:rFonts w:eastAsia="Times New Roman"/>
                <w:color w:val="000000"/>
                <w:sz w:val="20"/>
                <w:szCs w:val="20"/>
                <w:lang w:val="en-US"/>
              </w:rPr>
              <w:t>height</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2B82EC22" w14:textId="4A65A079"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58A9A8B8" w14:textId="6906F158" w:rsidR="00CD6E5B" w:rsidRPr="00DA41A1" w:rsidRDefault="00CD6E5B" w:rsidP="00CD6E5B">
            <w:pPr>
              <w:spacing w:line="240" w:lineRule="auto"/>
              <w:rPr>
                <w:rFonts w:eastAsia="Times New Roman"/>
                <w:sz w:val="20"/>
                <w:szCs w:val="20"/>
                <w:lang w:val="en-US"/>
              </w:rPr>
            </w:pPr>
          </w:p>
        </w:tc>
      </w:tr>
      <w:tr w:rsidR="00DA41A1" w:rsidRPr="00DA41A1" w14:paraId="06A4470B"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F340BC2" w14:textId="0B1E540C" w:rsidR="00CD6E5B" w:rsidRPr="00DA41A1" w:rsidRDefault="00DA41A1" w:rsidP="00CD6E5B">
            <w:pPr>
              <w:spacing w:line="240" w:lineRule="auto"/>
              <w:rPr>
                <w:rFonts w:eastAsia="Times New Roman"/>
                <w:sz w:val="20"/>
                <w:szCs w:val="20"/>
                <w:lang w:val="en-US"/>
              </w:rPr>
            </w:pPr>
            <w:r>
              <w:rPr>
                <w:rFonts w:eastAsia="Times New Roman"/>
                <w:sz w:val="20"/>
                <w:szCs w:val="20"/>
                <w:lang w:val="en-US"/>
              </w:rPr>
              <w:t>b</w:t>
            </w:r>
            <w:r w:rsidR="00CD6E5B" w:rsidRPr="00DA41A1">
              <w:rPr>
                <w:rFonts w:eastAsia="Times New Roman"/>
                <w:sz w:val="20"/>
                <w:szCs w:val="20"/>
                <w:lang w:val="en-US"/>
              </w:rPr>
              <w:t>ody mass index</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5AB3D1C4" w14:textId="60DB244C"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3F832033" w14:textId="37CA2430" w:rsidR="00CD6E5B" w:rsidRPr="00DA41A1" w:rsidRDefault="00CD6E5B" w:rsidP="00CD6E5B">
            <w:pPr>
              <w:spacing w:line="240" w:lineRule="auto"/>
              <w:rPr>
                <w:rFonts w:eastAsia="Times New Roman"/>
                <w:sz w:val="20"/>
                <w:szCs w:val="20"/>
                <w:lang w:val="en-US"/>
              </w:rPr>
            </w:pPr>
          </w:p>
        </w:tc>
      </w:tr>
      <w:tr w:rsidR="00DA41A1" w:rsidRPr="00DA41A1" w14:paraId="7229014E"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7651C02C" w14:textId="77777777" w:rsidR="00CD6E5B" w:rsidRPr="00DA41A1" w:rsidRDefault="00CD6E5B" w:rsidP="00CD6E5B">
            <w:pPr>
              <w:spacing w:line="240" w:lineRule="auto"/>
              <w:rPr>
                <w:rFonts w:eastAsia="Times New Roman"/>
                <w:color w:val="000000"/>
                <w:sz w:val="20"/>
                <w:szCs w:val="20"/>
                <w:lang w:val="en-US"/>
              </w:rPr>
            </w:pPr>
            <w:r w:rsidRPr="00DA41A1">
              <w:rPr>
                <w:rFonts w:eastAsia="Times New Roman"/>
                <w:color w:val="000000"/>
                <w:sz w:val="20"/>
                <w:szCs w:val="20"/>
                <w:lang w:val="en-US"/>
              </w:rPr>
              <w:t>need of walking aid</w:t>
            </w:r>
          </w:p>
          <w:p w14:paraId="674621FF" w14:textId="394643BB"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missing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8932BE6" w14:textId="3F6957D4"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107DE7D" w14:textId="520C4FCD" w:rsidR="00CD6E5B" w:rsidRPr="00DA41A1" w:rsidRDefault="00CD6E5B" w:rsidP="00CD6E5B">
            <w:pPr>
              <w:spacing w:line="240" w:lineRule="auto"/>
              <w:rPr>
                <w:rFonts w:eastAsia="Times New Roman"/>
                <w:sz w:val="20"/>
                <w:szCs w:val="20"/>
                <w:lang w:val="en-US"/>
              </w:rPr>
            </w:pPr>
          </w:p>
        </w:tc>
      </w:tr>
      <w:tr w:rsidR="00DA41A1" w:rsidRPr="00DA41A1" w14:paraId="0F319F03"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57A13E90" w14:textId="77777777"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living alone</w:t>
            </w:r>
          </w:p>
          <w:p w14:paraId="5FEA0E26" w14:textId="77777777"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with others</w:t>
            </w:r>
          </w:p>
          <w:p w14:paraId="312DC0F7" w14:textId="77777777"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institution</w:t>
            </w:r>
          </w:p>
          <w:p w14:paraId="2A23F543" w14:textId="4350928E"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missing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084E2C8" w14:textId="4D46C663"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4FCEB85" w14:textId="63624D92" w:rsidR="00CD6E5B" w:rsidRPr="00DA41A1" w:rsidRDefault="00CD6E5B" w:rsidP="00CD6E5B">
            <w:pPr>
              <w:spacing w:line="240" w:lineRule="auto"/>
              <w:rPr>
                <w:rFonts w:eastAsia="Times New Roman"/>
                <w:sz w:val="20"/>
                <w:szCs w:val="20"/>
                <w:lang w:val="en-US"/>
              </w:rPr>
            </w:pPr>
          </w:p>
        </w:tc>
      </w:tr>
      <w:tr w:rsidR="00DA41A1" w:rsidRPr="00DA41A1" w14:paraId="32EBD09B"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7DADFF71" w14:textId="28CB6F4C" w:rsidR="00CD6E5B" w:rsidRPr="00DA41A1" w:rsidRDefault="00DA41A1" w:rsidP="00CD6E5B">
            <w:pPr>
              <w:spacing w:line="240" w:lineRule="auto"/>
              <w:rPr>
                <w:rFonts w:eastAsia="Times New Roman"/>
                <w:sz w:val="20"/>
                <w:szCs w:val="20"/>
                <w:lang w:val="en-US"/>
              </w:rPr>
            </w:pPr>
            <w:proofErr w:type="spellStart"/>
            <w:r>
              <w:rPr>
                <w:rFonts w:eastAsia="Times New Roman"/>
                <w:sz w:val="20"/>
                <w:szCs w:val="20"/>
                <w:lang w:val="en-US"/>
              </w:rPr>
              <w:t>h</w:t>
            </w:r>
            <w:r w:rsidR="00CD6E5B" w:rsidRPr="00DA41A1">
              <w:rPr>
                <w:rFonts w:eastAsia="Times New Roman"/>
                <w:sz w:val="20"/>
                <w:szCs w:val="20"/>
                <w:lang w:val="en-US"/>
              </w:rPr>
              <w:t>aemoglobin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72D8B96" w14:textId="122AE915"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950C4F2" w14:textId="34F41087" w:rsidR="00CD6E5B" w:rsidRPr="00DA41A1" w:rsidRDefault="00CD6E5B" w:rsidP="00CD6E5B">
            <w:pPr>
              <w:spacing w:line="240" w:lineRule="auto"/>
              <w:rPr>
                <w:rFonts w:eastAsia="Times New Roman"/>
                <w:sz w:val="20"/>
                <w:szCs w:val="20"/>
                <w:lang w:val="en-US"/>
              </w:rPr>
            </w:pPr>
          </w:p>
        </w:tc>
      </w:tr>
      <w:tr w:rsidR="00DA41A1" w:rsidRPr="00DA41A1" w14:paraId="4A870D24"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BF44094" w14:textId="77777777" w:rsidR="00CD6E5B" w:rsidRPr="00DA41A1" w:rsidRDefault="00CD6E5B" w:rsidP="00CD6E5B">
            <w:pPr>
              <w:spacing w:line="240" w:lineRule="auto"/>
              <w:rPr>
                <w:rFonts w:eastAsia="Times New Roman"/>
                <w:color w:val="000000"/>
                <w:sz w:val="20"/>
                <w:szCs w:val="20"/>
                <w:lang w:val="en-US"/>
              </w:rPr>
            </w:pPr>
            <w:r w:rsidRPr="00DA41A1">
              <w:rPr>
                <w:rFonts w:eastAsia="Times New Roman"/>
                <w:color w:val="000000"/>
                <w:sz w:val="20"/>
                <w:szCs w:val="20"/>
                <w:lang w:val="en-US"/>
              </w:rPr>
              <w:t>&gt;2 units of alcohol/day</w:t>
            </w:r>
          </w:p>
          <w:p w14:paraId="1BAE9D55" w14:textId="745E51A4"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missing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4D68340" w14:textId="2ACBCF5F"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475D8AA" w14:textId="12824633" w:rsidR="00CD6E5B" w:rsidRPr="00DA41A1" w:rsidRDefault="00CD6E5B" w:rsidP="00CD6E5B">
            <w:pPr>
              <w:spacing w:line="240" w:lineRule="auto"/>
              <w:rPr>
                <w:rFonts w:eastAsia="Times New Roman"/>
                <w:sz w:val="20"/>
                <w:szCs w:val="20"/>
                <w:lang w:val="en-US"/>
              </w:rPr>
            </w:pPr>
          </w:p>
        </w:tc>
      </w:tr>
      <w:tr w:rsidR="00DA41A1" w:rsidRPr="00DA41A1" w14:paraId="44DB5BF8"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16F05A6" w14:textId="13ECB15E" w:rsidR="00CD6E5B" w:rsidRPr="00DA41A1" w:rsidRDefault="00DA41A1" w:rsidP="00CD6E5B">
            <w:pPr>
              <w:spacing w:line="240" w:lineRule="auto"/>
              <w:rPr>
                <w:rFonts w:eastAsia="Times New Roman"/>
                <w:color w:val="000000"/>
                <w:sz w:val="20"/>
                <w:szCs w:val="20"/>
                <w:lang w:val="en-US"/>
              </w:rPr>
            </w:pPr>
            <w:r>
              <w:rPr>
                <w:rFonts w:eastAsia="Times New Roman"/>
                <w:color w:val="000000"/>
                <w:sz w:val="20"/>
                <w:szCs w:val="20"/>
                <w:lang w:val="en-US"/>
              </w:rPr>
              <w:t>r</w:t>
            </w:r>
            <w:r w:rsidR="00D10289" w:rsidRPr="00DA41A1">
              <w:rPr>
                <w:rFonts w:eastAsia="Times New Roman"/>
                <w:color w:val="000000"/>
                <w:sz w:val="20"/>
                <w:szCs w:val="20"/>
                <w:lang w:val="en-US"/>
              </w:rPr>
              <w:t xml:space="preserve">eported </w:t>
            </w:r>
            <w:r w:rsidR="00CD6E5B" w:rsidRPr="00DA41A1">
              <w:rPr>
                <w:rFonts w:eastAsia="Times New Roman"/>
                <w:color w:val="000000"/>
                <w:sz w:val="20"/>
                <w:szCs w:val="20"/>
                <w:lang w:val="en-US"/>
              </w:rPr>
              <w:t>active smoker</w:t>
            </w:r>
          </w:p>
          <w:p w14:paraId="3A100BB3" w14:textId="7B38A1EB"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missing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49DA1E7" w14:textId="39EF0AF7"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7E58E684" w14:textId="792274FD" w:rsidR="00CD6E5B" w:rsidRPr="00DA41A1" w:rsidRDefault="00CD6E5B" w:rsidP="00CD6E5B">
            <w:pPr>
              <w:spacing w:line="240" w:lineRule="auto"/>
              <w:rPr>
                <w:rFonts w:eastAsia="Times New Roman"/>
                <w:sz w:val="20"/>
                <w:szCs w:val="20"/>
                <w:lang w:val="en-US"/>
              </w:rPr>
            </w:pPr>
          </w:p>
        </w:tc>
      </w:tr>
      <w:tr w:rsidR="00DA41A1" w:rsidRPr="00DA41A1" w14:paraId="6821C7EE"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6A8B4CC" w14:textId="6E8634CB" w:rsidR="00CD6E5B" w:rsidRPr="00DA41A1" w:rsidRDefault="00DA41A1" w:rsidP="00CD6E5B">
            <w:pPr>
              <w:spacing w:line="240" w:lineRule="auto"/>
              <w:rPr>
                <w:rFonts w:eastAsia="Times New Roman"/>
                <w:color w:val="000000"/>
                <w:sz w:val="20"/>
                <w:szCs w:val="20"/>
                <w:lang w:val="en-US"/>
              </w:rPr>
            </w:pPr>
            <w:r>
              <w:rPr>
                <w:rFonts w:eastAsia="Times New Roman"/>
                <w:color w:val="000000"/>
                <w:sz w:val="20"/>
                <w:szCs w:val="20"/>
                <w:lang w:val="en-US"/>
              </w:rPr>
              <w:t>r</w:t>
            </w:r>
            <w:r w:rsidR="00D10289" w:rsidRPr="00DA41A1">
              <w:rPr>
                <w:rFonts w:eastAsia="Times New Roman"/>
                <w:color w:val="000000"/>
                <w:sz w:val="20"/>
                <w:szCs w:val="20"/>
                <w:lang w:val="en-US"/>
              </w:rPr>
              <w:t xml:space="preserve">eported </w:t>
            </w:r>
            <w:r>
              <w:rPr>
                <w:rFonts w:eastAsia="Times New Roman"/>
                <w:color w:val="000000"/>
                <w:sz w:val="20"/>
                <w:szCs w:val="20"/>
                <w:lang w:val="en-US"/>
              </w:rPr>
              <w:t>c</w:t>
            </w:r>
            <w:r w:rsidR="00CD6E5B" w:rsidRPr="00DA41A1">
              <w:rPr>
                <w:rFonts w:eastAsia="Times New Roman"/>
                <w:color w:val="000000"/>
                <w:sz w:val="20"/>
                <w:szCs w:val="20"/>
                <w:lang w:val="en-US"/>
              </w:rPr>
              <w:t>ardiac disease</w:t>
            </w:r>
          </w:p>
          <w:p w14:paraId="2E640CDD" w14:textId="512CDCD6" w:rsidR="00CD6E5B" w:rsidRPr="00DA41A1" w:rsidRDefault="00CD6E5B" w:rsidP="00CD6E5B">
            <w:pPr>
              <w:spacing w:line="240" w:lineRule="auto"/>
              <w:rPr>
                <w:rFonts w:eastAsia="Times New Roman"/>
                <w:sz w:val="20"/>
                <w:szCs w:val="20"/>
                <w:lang w:val="en-US"/>
              </w:rPr>
            </w:pPr>
            <w:r w:rsidRPr="00DA41A1">
              <w:rPr>
                <w:rFonts w:eastAsia="Times New Roman"/>
                <w:color w:val="000000"/>
                <w:sz w:val="20"/>
                <w:szCs w:val="20"/>
                <w:lang w:val="en-US"/>
              </w:rPr>
              <w:t>missing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F4E56F9" w14:textId="1C876B8B"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B6B5C63" w14:textId="510A8B1B" w:rsidR="00CD6E5B" w:rsidRPr="00DA41A1" w:rsidRDefault="00CD6E5B" w:rsidP="00CD6E5B">
            <w:pPr>
              <w:spacing w:line="240" w:lineRule="auto"/>
              <w:rPr>
                <w:rFonts w:eastAsia="Times New Roman"/>
                <w:sz w:val="20"/>
                <w:szCs w:val="20"/>
                <w:lang w:val="en-US"/>
              </w:rPr>
            </w:pPr>
          </w:p>
        </w:tc>
      </w:tr>
      <w:tr w:rsidR="00DA41A1" w:rsidRPr="00DA41A1" w14:paraId="2232C8DE"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120D8B5" w14:textId="1AA6A39F" w:rsidR="00CD6E5B" w:rsidRPr="00DA41A1" w:rsidRDefault="00DA41A1" w:rsidP="00CD6E5B">
            <w:pPr>
              <w:spacing w:line="240" w:lineRule="auto"/>
              <w:rPr>
                <w:rFonts w:eastAsia="Times New Roman"/>
                <w:color w:val="000000"/>
                <w:sz w:val="20"/>
                <w:szCs w:val="20"/>
                <w:lang w:val="en-US"/>
              </w:rPr>
            </w:pPr>
            <w:r>
              <w:rPr>
                <w:rFonts w:eastAsia="Times New Roman"/>
                <w:color w:val="000000"/>
                <w:sz w:val="20"/>
                <w:szCs w:val="20"/>
                <w:lang w:val="en-US"/>
              </w:rPr>
              <w:t>r</w:t>
            </w:r>
            <w:r w:rsidR="00D10289" w:rsidRPr="00DA41A1">
              <w:rPr>
                <w:rFonts w:eastAsia="Times New Roman"/>
                <w:color w:val="000000"/>
                <w:sz w:val="20"/>
                <w:szCs w:val="20"/>
                <w:lang w:val="en-US"/>
              </w:rPr>
              <w:t xml:space="preserve">eported </w:t>
            </w:r>
            <w:proofErr w:type="spellStart"/>
            <w:r w:rsidR="00D10289" w:rsidRPr="00DA41A1">
              <w:rPr>
                <w:rFonts w:eastAsia="Times New Roman"/>
                <w:color w:val="000000"/>
                <w:sz w:val="20"/>
                <w:szCs w:val="20"/>
                <w:lang w:val="en-US"/>
              </w:rPr>
              <w:t>h</w:t>
            </w:r>
            <w:r w:rsidR="00CD6E5B" w:rsidRPr="00DA41A1">
              <w:rPr>
                <w:rFonts w:eastAsia="Times New Roman"/>
                <w:color w:val="000000"/>
                <w:sz w:val="20"/>
                <w:szCs w:val="20"/>
                <w:lang w:val="en-US"/>
              </w:rPr>
              <w:t>ypercholesterolaemia</w:t>
            </w:r>
            <w:proofErr w:type="spellEnd"/>
          </w:p>
          <w:p w14:paraId="72FFD4D8" w14:textId="24265EDD"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missing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5B954513" w14:textId="17B2B580"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887C53E" w14:textId="28992F27" w:rsidR="00CD6E5B" w:rsidRPr="00DA41A1" w:rsidRDefault="00CD6E5B" w:rsidP="00CD6E5B">
            <w:pPr>
              <w:spacing w:line="240" w:lineRule="auto"/>
              <w:rPr>
                <w:rFonts w:eastAsia="Times New Roman"/>
                <w:sz w:val="20"/>
                <w:szCs w:val="20"/>
                <w:lang w:val="en-US"/>
              </w:rPr>
            </w:pPr>
          </w:p>
        </w:tc>
      </w:tr>
      <w:tr w:rsidR="00DA41A1" w:rsidRPr="00DA41A1" w14:paraId="1CB46075"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F120638" w14:textId="76271E16" w:rsidR="00CD6E5B" w:rsidRPr="00DA41A1" w:rsidRDefault="00DA41A1" w:rsidP="00CD6E5B">
            <w:pPr>
              <w:spacing w:line="240" w:lineRule="auto"/>
              <w:rPr>
                <w:rFonts w:eastAsia="Times New Roman"/>
                <w:color w:val="000000"/>
                <w:sz w:val="20"/>
                <w:szCs w:val="20"/>
                <w:lang w:val="en-US"/>
              </w:rPr>
            </w:pPr>
            <w:r>
              <w:rPr>
                <w:rFonts w:eastAsia="Times New Roman"/>
                <w:color w:val="000000"/>
                <w:sz w:val="20"/>
                <w:szCs w:val="20"/>
                <w:lang w:val="en-US"/>
              </w:rPr>
              <w:t>r</w:t>
            </w:r>
            <w:r w:rsidR="00D10289" w:rsidRPr="00DA41A1">
              <w:rPr>
                <w:rFonts w:eastAsia="Times New Roman"/>
                <w:color w:val="000000"/>
                <w:sz w:val="20"/>
                <w:szCs w:val="20"/>
                <w:lang w:val="en-US"/>
              </w:rPr>
              <w:t>eported h</w:t>
            </w:r>
            <w:r w:rsidR="00CD6E5B" w:rsidRPr="00DA41A1">
              <w:rPr>
                <w:rFonts w:eastAsia="Times New Roman"/>
                <w:color w:val="000000"/>
                <w:sz w:val="20"/>
                <w:szCs w:val="20"/>
                <w:lang w:val="en-US"/>
              </w:rPr>
              <w:t xml:space="preserve">ypertension </w:t>
            </w:r>
          </w:p>
          <w:p w14:paraId="1150C25F" w14:textId="21858C8E"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missing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23D6231" w14:textId="4485CAAB"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7ECEE08" w14:textId="48321614" w:rsidR="00CD6E5B" w:rsidRPr="00DA41A1" w:rsidRDefault="00CD6E5B" w:rsidP="00CD6E5B">
            <w:pPr>
              <w:spacing w:line="240" w:lineRule="auto"/>
              <w:rPr>
                <w:rFonts w:eastAsia="Times New Roman"/>
                <w:sz w:val="20"/>
                <w:szCs w:val="20"/>
                <w:lang w:val="en-US"/>
              </w:rPr>
            </w:pPr>
          </w:p>
        </w:tc>
      </w:tr>
      <w:tr w:rsidR="00DA41A1" w:rsidRPr="00DA41A1" w14:paraId="1E4F8991"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B6DE0F4" w14:textId="5F02A980" w:rsidR="00CD6E5B" w:rsidRPr="00DA41A1" w:rsidRDefault="00DA41A1" w:rsidP="00CD6E5B">
            <w:pPr>
              <w:spacing w:line="240" w:lineRule="auto"/>
              <w:rPr>
                <w:rFonts w:eastAsia="Times New Roman"/>
                <w:color w:val="000000"/>
                <w:sz w:val="20"/>
                <w:szCs w:val="20"/>
                <w:lang w:val="en-US"/>
              </w:rPr>
            </w:pPr>
            <w:r>
              <w:rPr>
                <w:rFonts w:eastAsia="Times New Roman"/>
                <w:color w:val="000000"/>
                <w:sz w:val="20"/>
                <w:szCs w:val="20"/>
                <w:lang w:val="en-US"/>
              </w:rPr>
              <w:t>r</w:t>
            </w:r>
            <w:r w:rsidR="00D10289" w:rsidRPr="00DA41A1">
              <w:rPr>
                <w:rFonts w:eastAsia="Times New Roman"/>
                <w:color w:val="000000"/>
                <w:sz w:val="20"/>
                <w:szCs w:val="20"/>
                <w:lang w:val="en-US"/>
              </w:rPr>
              <w:t>eported p</w:t>
            </w:r>
            <w:r w:rsidR="00CD6E5B" w:rsidRPr="00DA41A1">
              <w:rPr>
                <w:rFonts w:eastAsia="Times New Roman"/>
                <w:color w:val="000000"/>
                <w:sz w:val="20"/>
                <w:szCs w:val="20"/>
                <w:lang w:val="en-US"/>
              </w:rPr>
              <w:t>ulmonary disease</w:t>
            </w:r>
          </w:p>
          <w:p w14:paraId="4EE522DF" w14:textId="615BC169"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missing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777B1F5" w14:textId="289C8578"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55F2E1E3" w14:textId="7535B638" w:rsidR="00CD6E5B" w:rsidRPr="00DA41A1" w:rsidRDefault="00CD6E5B" w:rsidP="00CD6E5B">
            <w:pPr>
              <w:spacing w:line="240" w:lineRule="auto"/>
              <w:rPr>
                <w:rFonts w:eastAsia="Times New Roman"/>
                <w:sz w:val="20"/>
                <w:szCs w:val="20"/>
                <w:lang w:val="en-US"/>
              </w:rPr>
            </w:pPr>
          </w:p>
        </w:tc>
      </w:tr>
      <w:tr w:rsidR="00DA41A1" w:rsidRPr="00DA41A1" w14:paraId="20E6EBDD"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C5D3BC4" w14:textId="61D065D9" w:rsidR="00CD6E5B" w:rsidRPr="00DA41A1" w:rsidRDefault="00DA41A1" w:rsidP="00CD6E5B">
            <w:pPr>
              <w:spacing w:line="240" w:lineRule="auto"/>
              <w:rPr>
                <w:rFonts w:eastAsia="Times New Roman"/>
                <w:sz w:val="20"/>
                <w:szCs w:val="20"/>
                <w:lang w:val="en-US"/>
              </w:rPr>
            </w:pPr>
            <w:r>
              <w:rPr>
                <w:rFonts w:eastAsia="Times New Roman"/>
                <w:color w:val="000000"/>
                <w:sz w:val="20"/>
                <w:szCs w:val="20"/>
                <w:lang w:val="en-US"/>
              </w:rPr>
              <w:t>r</w:t>
            </w:r>
            <w:r w:rsidR="00D10289" w:rsidRPr="00DA41A1">
              <w:rPr>
                <w:rFonts w:eastAsia="Times New Roman"/>
                <w:color w:val="000000"/>
                <w:sz w:val="20"/>
                <w:szCs w:val="20"/>
                <w:lang w:val="en-US"/>
              </w:rPr>
              <w:t>eported p</w:t>
            </w:r>
            <w:r w:rsidR="00CD6E5B" w:rsidRPr="00DA41A1">
              <w:rPr>
                <w:rFonts w:eastAsia="Times New Roman"/>
                <w:color w:val="000000"/>
                <w:sz w:val="20"/>
                <w:szCs w:val="20"/>
                <w:lang w:val="en-US"/>
              </w:rPr>
              <w:t>revious cerebral attack</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FCAC1F7" w14:textId="344C4A46"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308012FF" w14:textId="17B921A4" w:rsidR="00CD6E5B" w:rsidRPr="00DA41A1" w:rsidRDefault="00CD6E5B" w:rsidP="00CD6E5B">
            <w:pPr>
              <w:spacing w:line="240" w:lineRule="auto"/>
              <w:rPr>
                <w:rFonts w:eastAsia="Times New Roman"/>
                <w:sz w:val="20"/>
                <w:szCs w:val="20"/>
                <w:lang w:val="en-US"/>
              </w:rPr>
            </w:pPr>
          </w:p>
        </w:tc>
      </w:tr>
      <w:tr w:rsidR="00DA41A1" w:rsidRPr="00DA41A1" w14:paraId="13B8FE51"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4E049AD" w14:textId="3B35CF18" w:rsidR="00CD6E5B" w:rsidRPr="00DA41A1" w:rsidRDefault="00DA41A1" w:rsidP="00CD6E5B">
            <w:pPr>
              <w:spacing w:line="240" w:lineRule="auto"/>
              <w:rPr>
                <w:rFonts w:eastAsia="Times New Roman"/>
                <w:color w:val="000000"/>
                <w:sz w:val="20"/>
                <w:szCs w:val="20"/>
                <w:lang w:val="en-US"/>
              </w:rPr>
            </w:pPr>
            <w:r>
              <w:rPr>
                <w:rFonts w:eastAsia="Times New Roman"/>
                <w:color w:val="000000"/>
                <w:sz w:val="20"/>
                <w:szCs w:val="20"/>
                <w:lang w:val="en-US"/>
              </w:rPr>
              <w:t>r</w:t>
            </w:r>
            <w:r w:rsidR="00D10289" w:rsidRPr="00DA41A1">
              <w:rPr>
                <w:rFonts w:eastAsia="Times New Roman"/>
                <w:color w:val="000000"/>
                <w:sz w:val="20"/>
                <w:szCs w:val="20"/>
                <w:lang w:val="en-US"/>
              </w:rPr>
              <w:t>eported p</w:t>
            </w:r>
            <w:r w:rsidR="00CD6E5B" w:rsidRPr="00DA41A1">
              <w:rPr>
                <w:rFonts w:eastAsia="Times New Roman"/>
                <w:color w:val="000000"/>
                <w:sz w:val="20"/>
                <w:szCs w:val="20"/>
                <w:lang w:val="en-US"/>
              </w:rPr>
              <w:t>revious VTE</w:t>
            </w:r>
          </w:p>
          <w:p w14:paraId="55F3528D" w14:textId="0B775F79"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missing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72B2E02F" w14:textId="421D80B4"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534F59AB" w14:textId="013AA6CC" w:rsidR="00CD6E5B" w:rsidRPr="00DA41A1" w:rsidRDefault="00CD6E5B" w:rsidP="00CD6E5B">
            <w:pPr>
              <w:spacing w:line="240" w:lineRule="auto"/>
              <w:rPr>
                <w:rFonts w:eastAsia="Times New Roman"/>
                <w:sz w:val="20"/>
                <w:szCs w:val="20"/>
                <w:lang w:val="en-US"/>
              </w:rPr>
            </w:pPr>
          </w:p>
        </w:tc>
      </w:tr>
      <w:tr w:rsidR="00DA41A1" w:rsidRPr="00DA41A1" w14:paraId="4CAB264D"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7D964E77" w14:textId="073FE5F7" w:rsidR="00CD6E5B" w:rsidRPr="00DA41A1" w:rsidRDefault="00DA41A1" w:rsidP="00CD6E5B">
            <w:pPr>
              <w:spacing w:line="240" w:lineRule="auto"/>
              <w:rPr>
                <w:rFonts w:eastAsia="Times New Roman"/>
                <w:color w:val="000000"/>
                <w:sz w:val="20"/>
                <w:szCs w:val="20"/>
                <w:lang w:val="en-US"/>
              </w:rPr>
            </w:pPr>
            <w:r>
              <w:rPr>
                <w:rFonts w:eastAsia="Times New Roman"/>
                <w:color w:val="000000"/>
                <w:sz w:val="20"/>
                <w:szCs w:val="20"/>
                <w:lang w:val="en-US"/>
              </w:rPr>
              <w:t>r</w:t>
            </w:r>
            <w:r w:rsidR="00D10289" w:rsidRPr="00DA41A1">
              <w:rPr>
                <w:rFonts w:eastAsia="Times New Roman"/>
                <w:color w:val="000000"/>
                <w:sz w:val="20"/>
                <w:szCs w:val="20"/>
                <w:lang w:val="en-US"/>
              </w:rPr>
              <w:t xml:space="preserve">eported </w:t>
            </w:r>
            <w:r w:rsidR="00CD6E5B" w:rsidRPr="00DA41A1">
              <w:rPr>
                <w:rFonts w:eastAsia="Times New Roman"/>
                <w:color w:val="000000"/>
                <w:sz w:val="20"/>
                <w:szCs w:val="20"/>
                <w:lang w:val="en-US"/>
              </w:rPr>
              <w:t>active cancer treatment</w:t>
            </w:r>
          </w:p>
          <w:p w14:paraId="0A4D1D33" w14:textId="13E37DF1" w:rsidR="00CD6E5B" w:rsidRPr="00DA41A1" w:rsidRDefault="00DA41A1" w:rsidP="00CD6E5B">
            <w:pPr>
              <w:spacing w:line="240" w:lineRule="auto"/>
              <w:rPr>
                <w:rFonts w:eastAsia="Times New Roman"/>
                <w:color w:val="000000"/>
                <w:sz w:val="20"/>
                <w:szCs w:val="20"/>
                <w:lang w:val="en-US"/>
              </w:rPr>
            </w:pPr>
            <w:r>
              <w:rPr>
                <w:rFonts w:eastAsia="Times New Roman"/>
                <w:color w:val="000000"/>
                <w:sz w:val="20"/>
                <w:szCs w:val="20"/>
                <w:lang w:val="en-US"/>
              </w:rPr>
              <w:t>r</w:t>
            </w:r>
            <w:r w:rsidR="00D10289" w:rsidRPr="00DA41A1">
              <w:rPr>
                <w:rFonts w:eastAsia="Times New Roman"/>
                <w:color w:val="000000"/>
                <w:sz w:val="20"/>
                <w:szCs w:val="20"/>
                <w:lang w:val="en-US"/>
              </w:rPr>
              <w:t xml:space="preserve">eported </w:t>
            </w:r>
            <w:r w:rsidR="00CD6E5B" w:rsidRPr="00DA41A1">
              <w:rPr>
                <w:rFonts w:eastAsia="Times New Roman"/>
                <w:color w:val="000000"/>
                <w:sz w:val="20"/>
                <w:szCs w:val="20"/>
                <w:lang w:val="en-US"/>
              </w:rPr>
              <w:t>previous cancer treatment</w:t>
            </w:r>
          </w:p>
          <w:p w14:paraId="3B012C56" w14:textId="4B65EBA4"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missing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370EC0F3" w14:textId="2B4926A6"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C0CFEB9" w14:textId="129CFAAB" w:rsidR="00CD6E5B" w:rsidRPr="00DA41A1" w:rsidRDefault="00CD6E5B" w:rsidP="00CD6E5B">
            <w:pPr>
              <w:spacing w:line="240" w:lineRule="auto"/>
              <w:rPr>
                <w:rFonts w:eastAsia="Times New Roman"/>
                <w:sz w:val="20"/>
                <w:szCs w:val="20"/>
                <w:lang w:val="en-US"/>
              </w:rPr>
            </w:pPr>
          </w:p>
        </w:tc>
      </w:tr>
      <w:tr w:rsidR="00DA41A1" w:rsidRPr="00DA41A1" w14:paraId="5BE3E325"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200DE2AC" w14:textId="0D711ED5" w:rsidR="00CD6E5B" w:rsidRPr="00DA41A1" w:rsidRDefault="00DA41A1" w:rsidP="00CD6E5B">
            <w:pPr>
              <w:spacing w:line="240" w:lineRule="auto"/>
              <w:rPr>
                <w:rFonts w:eastAsia="Times New Roman"/>
                <w:color w:val="000000"/>
                <w:sz w:val="20"/>
                <w:szCs w:val="20"/>
                <w:lang w:val="en-US"/>
              </w:rPr>
            </w:pPr>
            <w:r>
              <w:rPr>
                <w:rFonts w:eastAsia="Times New Roman"/>
                <w:color w:val="000000"/>
                <w:sz w:val="20"/>
                <w:szCs w:val="20"/>
                <w:lang w:val="en-US"/>
              </w:rPr>
              <w:t>r</w:t>
            </w:r>
            <w:r w:rsidR="00D10289" w:rsidRPr="00DA41A1">
              <w:rPr>
                <w:rFonts w:eastAsia="Times New Roman"/>
                <w:color w:val="000000"/>
                <w:sz w:val="20"/>
                <w:szCs w:val="20"/>
                <w:lang w:val="en-US"/>
              </w:rPr>
              <w:t>eported c</w:t>
            </w:r>
            <w:r w:rsidR="00CD6E5B" w:rsidRPr="00DA41A1">
              <w:rPr>
                <w:rFonts w:eastAsia="Times New Roman"/>
                <w:color w:val="000000"/>
                <w:sz w:val="20"/>
                <w:szCs w:val="20"/>
                <w:lang w:val="en-US"/>
              </w:rPr>
              <w:t>hronic kidney disease</w:t>
            </w:r>
          </w:p>
          <w:p w14:paraId="5CE93196" w14:textId="4FBDB022"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missing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79202A9F" w14:textId="096A4336"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20FFB83" w14:textId="3B536584" w:rsidR="00CD6E5B" w:rsidRPr="00DA41A1" w:rsidRDefault="00CD6E5B" w:rsidP="00CD6E5B">
            <w:pPr>
              <w:spacing w:line="240" w:lineRule="auto"/>
              <w:rPr>
                <w:rFonts w:eastAsia="Times New Roman"/>
                <w:sz w:val="20"/>
                <w:szCs w:val="20"/>
                <w:lang w:val="en-US"/>
              </w:rPr>
            </w:pPr>
          </w:p>
        </w:tc>
      </w:tr>
      <w:tr w:rsidR="00DA41A1" w:rsidRPr="00DA41A1" w14:paraId="5C1821FE"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508DDDA1" w14:textId="10D5EEE5" w:rsidR="00CD6E5B" w:rsidRPr="00DA41A1" w:rsidRDefault="00DA41A1" w:rsidP="00CD6E5B">
            <w:pPr>
              <w:spacing w:line="240" w:lineRule="auto"/>
              <w:rPr>
                <w:rFonts w:eastAsia="Times New Roman"/>
                <w:sz w:val="20"/>
                <w:szCs w:val="20"/>
                <w:lang w:val="en-US"/>
              </w:rPr>
            </w:pPr>
            <w:r>
              <w:rPr>
                <w:rFonts w:eastAsia="Times New Roman"/>
                <w:sz w:val="20"/>
                <w:szCs w:val="20"/>
                <w:lang w:val="en-US"/>
              </w:rPr>
              <w:t>r</w:t>
            </w:r>
            <w:r w:rsidR="00D10289" w:rsidRPr="00DA41A1">
              <w:rPr>
                <w:rFonts w:eastAsia="Times New Roman"/>
                <w:sz w:val="20"/>
                <w:szCs w:val="20"/>
                <w:lang w:val="en-US"/>
              </w:rPr>
              <w:t>eported f</w:t>
            </w:r>
            <w:r w:rsidR="00CD6E5B" w:rsidRPr="00DA41A1">
              <w:rPr>
                <w:rFonts w:eastAsia="Times New Roman"/>
                <w:sz w:val="20"/>
                <w:szCs w:val="20"/>
                <w:lang w:val="en-US"/>
              </w:rPr>
              <w:t>amily member with VTE</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D7C457F" w14:textId="30F7180E"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53831B70" w14:textId="55DA40DC" w:rsidR="00CD6E5B" w:rsidRPr="00DA41A1" w:rsidRDefault="00CD6E5B" w:rsidP="00CD6E5B">
            <w:pPr>
              <w:spacing w:line="240" w:lineRule="auto"/>
              <w:rPr>
                <w:rFonts w:eastAsia="Times New Roman"/>
                <w:sz w:val="20"/>
                <w:szCs w:val="20"/>
                <w:lang w:val="en-US"/>
              </w:rPr>
            </w:pPr>
          </w:p>
        </w:tc>
      </w:tr>
      <w:tr w:rsidR="00DA41A1" w:rsidRPr="00DA41A1" w14:paraId="73CEC48B"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69E6747" w14:textId="0D886ED4" w:rsidR="00CD6E5B" w:rsidRPr="00DA41A1" w:rsidRDefault="00DA41A1" w:rsidP="00CD6E5B">
            <w:pPr>
              <w:spacing w:line="240" w:lineRule="auto"/>
              <w:rPr>
                <w:rFonts w:eastAsia="Times New Roman"/>
                <w:sz w:val="20"/>
                <w:szCs w:val="20"/>
                <w:lang w:val="en-US"/>
              </w:rPr>
            </w:pPr>
            <w:r>
              <w:rPr>
                <w:rFonts w:eastAsia="Times New Roman"/>
                <w:sz w:val="20"/>
                <w:szCs w:val="20"/>
                <w:lang w:val="en-US"/>
              </w:rPr>
              <w:t>r</w:t>
            </w:r>
            <w:r w:rsidR="00D10289" w:rsidRPr="00DA41A1">
              <w:rPr>
                <w:rFonts w:eastAsia="Times New Roman"/>
                <w:sz w:val="20"/>
                <w:szCs w:val="20"/>
                <w:lang w:val="en-US"/>
              </w:rPr>
              <w:t>eported r</w:t>
            </w:r>
            <w:r w:rsidR="00CD6E5B" w:rsidRPr="00DA41A1">
              <w:rPr>
                <w:rFonts w:eastAsia="Times New Roman"/>
                <w:sz w:val="20"/>
                <w:szCs w:val="20"/>
                <w:lang w:val="en-US"/>
              </w:rPr>
              <w:t>egular snoring</w:t>
            </w:r>
          </w:p>
          <w:p w14:paraId="24DCE1DF" w14:textId="7F74490E" w:rsidR="00CD6E5B" w:rsidRPr="00DA41A1" w:rsidRDefault="00DA41A1" w:rsidP="00CD6E5B">
            <w:pPr>
              <w:spacing w:line="240" w:lineRule="auto"/>
              <w:rPr>
                <w:rFonts w:eastAsia="Times New Roman"/>
                <w:sz w:val="20"/>
                <w:szCs w:val="20"/>
                <w:lang w:val="en-US"/>
              </w:rPr>
            </w:pPr>
            <w:r>
              <w:rPr>
                <w:rFonts w:eastAsia="Times New Roman"/>
                <w:sz w:val="20"/>
                <w:szCs w:val="20"/>
                <w:lang w:val="en-US"/>
              </w:rPr>
              <w:t>r</w:t>
            </w:r>
            <w:r w:rsidR="00D10289" w:rsidRPr="00DA41A1">
              <w:rPr>
                <w:rFonts w:eastAsia="Times New Roman"/>
                <w:sz w:val="20"/>
                <w:szCs w:val="20"/>
                <w:lang w:val="en-US"/>
              </w:rPr>
              <w:t>eported u</w:t>
            </w:r>
            <w:r w:rsidR="00CD6E5B" w:rsidRPr="00DA41A1">
              <w:rPr>
                <w:rFonts w:eastAsia="Times New Roman"/>
                <w:sz w:val="20"/>
                <w:szCs w:val="20"/>
                <w:lang w:val="en-US"/>
              </w:rPr>
              <w:t>ncertain about snoring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8D1DE42" w14:textId="209CEE62"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3648774C" w14:textId="5AEF1246" w:rsidR="00CD6E5B" w:rsidRPr="00DA41A1" w:rsidRDefault="00CD6E5B" w:rsidP="00CD6E5B">
            <w:pPr>
              <w:spacing w:line="240" w:lineRule="auto"/>
              <w:rPr>
                <w:rFonts w:eastAsia="Times New Roman"/>
                <w:sz w:val="20"/>
                <w:szCs w:val="20"/>
                <w:lang w:val="en-US"/>
              </w:rPr>
            </w:pPr>
          </w:p>
        </w:tc>
      </w:tr>
      <w:tr w:rsidR="00DA41A1" w:rsidRPr="00DA41A1" w14:paraId="42197C8F"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2AD69559" w14:textId="0E90C4AC" w:rsidR="00CD6E5B" w:rsidRPr="00DA41A1" w:rsidRDefault="00DA41A1" w:rsidP="00CD6E5B">
            <w:pPr>
              <w:spacing w:line="240" w:lineRule="auto"/>
              <w:rPr>
                <w:rFonts w:eastAsia="Times New Roman"/>
                <w:sz w:val="20"/>
                <w:szCs w:val="20"/>
                <w:lang w:val="en-US"/>
              </w:rPr>
            </w:pPr>
            <w:r>
              <w:rPr>
                <w:rFonts w:eastAsia="Times New Roman"/>
                <w:sz w:val="20"/>
                <w:szCs w:val="20"/>
                <w:lang w:val="en-US"/>
              </w:rPr>
              <w:t>r</w:t>
            </w:r>
            <w:r w:rsidR="00D10289" w:rsidRPr="00DA41A1">
              <w:rPr>
                <w:rFonts w:eastAsia="Times New Roman"/>
                <w:sz w:val="20"/>
                <w:szCs w:val="20"/>
                <w:lang w:val="en-US"/>
              </w:rPr>
              <w:t>eported n</w:t>
            </w:r>
            <w:r w:rsidR="00CD6E5B" w:rsidRPr="00DA41A1">
              <w:rPr>
                <w:rFonts w:eastAsia="Times New Roman"/>
                <w:sz w:val="20"/>
                <w:szCs w:val="20"/>
                <w:lang w:val="en-US"/>
              </w:rPr>
              <w:t>ot feeling rested morning</w:t>
            </w:r>
          </w:p>
          <w:p w14:paraId="5E56EB66" w14:textId="3C8D905F" w:rsidR="00CD6E5B" w:rsidRPr="00DA41A1" w:rsidRDefault="00DA41A1" w:rsidP="00CD6E5B">
            <w:pPr>
              <w:spacing w:line="240" w:lineRule="auto"/>
              <w:rPr>
                <w:rFonts w:eastAsia="Times New Roman"/>
                <w:sz w:val="20"/>
                <w:szCs w:val="20"/>
                <w:lang w:val="en-US"/>
              </w:rPr>
            </w:pPr>
            <w:r>
              <w:rPr>
                <w:rFonts w:eastAsia="Times New Roman"/>
                <w:sz w:val="20"/>
                <w:szCs w:val="20"/>
                <w:lang w:val="en-US"/>
              </w:rPr>
              <w:t>r</w:t>
            </w:r>
            <w:r w:rsidR="00D10289" w:rsidRPr="00DA41A1">
              <w:rPr>
                <w:rFonts w:eastAsia="Times New Roman"/>
                <w:sz w:val="20"/>
                <w:szCs w:val="20"/>
                <w:lang w:val="en-US"/>
              </w:rPr>
              <w:t>eported u</w:t>
            </w:r>
            <w:r w:rsidR="00CD6E5B" w:rsidRPr="00DA41A1">
              <w:rPr>
                <w:rFonts w:eastAsia="Times New Roman"/>
                <w:sz w:val="20"/>
                <w:szCs w:val="20"/>
                <w:lang w:val="en-US"/>
              </w:rPr>
              <w:t>ncertain about being rested</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7919F44" w14:textId="17C306F4"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3897CD2B" w14:textId="4D538285" w:rsidR="00CD6E5B" w:rsidRPr="00DA41A1" w:rsidRDefault="00CD6E5B" w:rsidP="00CD6E5B">
            <w:pPr>
              <w:spacing w:line="240" w:lineRule="auto"/>
              <w:rPr>
                <w:rFonts w:eastAsia="Times New Roman"/>
                <w:sz w:val="20"/>
                <w:szCs w:val="20"/>
                <w:lang w:val="en-US"/>
              </w:rPr>
            </w:pPr>
          </w:p>
        </w:tc>
      </w:tr>
      <w:tr w:rsidR="00DA41A1" w:rsidRPr="00DA41A1" w14:paraId="68038E31"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6CC464D" w14:textId="79912682" w:rsidR="00CD6E5B" w:rsidRPr="00DA41A1" w:rsidRDefault="00DA41A1" w:rsidP="00CD6E5B">
            <w:pPr>
              <w:spacing w:line="240" w:lineRule="auto"/>
              <w:rPr>
                <w:rFonts w:eastAsia="Times New Roman"/>
                <w:sz w:val="20"/>
                <w:szCs w:val="20"/>
                <w:lang w:val="en-US"/>
              </w:rPr>
            </w:pPr>
            <w:r>
              <w:rPr>
                <w:rFonts w:eastAsia="Times New Roman"/>
                <w:color w:val="000000"/>
                <w:sz w:val="20"/>
                <w:szCs w:val="20"/>
                <w:lang w:val="en-US"/>
              </w:rPr>
              <w:lastRenderedPageBreak/>
              <w:t>r</w:t>
            </w:r>
            <w:r w:rsidR="00D10289" w:rsidRPr="00DA41A1">
              <w:rPr>
                <w:rFonts w:eastAsia="Times New Roman"/>
                <w:color w:val="000000"/>
                <w:sz w:val="20"/>
                <w:szCs w:val="20"/>
                <w:lang w:val="en-US"/>
              </w:rPr>
              <w:t>eported p</w:t>
            </w:r>
            <w:r w:rsidR="00CD6E5B" w:rsidRPr="00DA41A1">
              <w:rPr>
                <w:rFonts w:eastAsia="Times New Roman"/>
                <w:color w:val="000000"/>
                <w:sz w:val="20"/>
                <w:szCs w:val="20"/>
                <w:lang w:val="en-US"/>
              </w:rPr>
              <w:t>sychiatric disorder</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5B1D555" w14:textId="2244BF84"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52520428" w14:textId="6F8A289B" w:rsidR="00CD6E5B" w:rsidRPr="00DA41A1" w:rsidRDefault="00CD6E5B" w:rsidP="00CD6E5B">
            <w:pPr>
              <w:spacing w:line="240" w:lineRule="auto"/>
              <w:rPr>
                <w:rFonts w:eastAsia="Times New Roman"/>
                <w:sz w:val="20"/>
                <w:szCs w:val="20"/>
                <w:lang w:val="en-US"/>
              </w:rPr>
            </w:pPr>
          </w:p>
        </w:tc>
      </w:tr>
      <w:tr w:rsidR="00CD6E5B" w:rsidRPr="00DA41A1" w14:paraId="548BD2A0" w14:textId="77777777" w:rsidTr="00DA41A1">
        <w:trPr>
          <w:tblCellSpacing w:w="0" w:type="dxa"/>
        </w:trPr>
        <w:tc>
          <w:tcPr>
            <w:tcW w:w="0" w:type="auto"/>
            <w:gridSpan w:val="3"/>
            <w:tcBorders>
              <w:top w:val="outset" w:sz="6" w:space="0" w:color="D0D7E5"/>
              <w:left w:val="outset" w:sz="6" w:space="0" w:color="D0D7E5"/>
              <w:bottom w:val="single" w:sz="4" w:space="0" w:color="auto"/>
              <w:right w:val="outset" w:sz="6" w:space="0" w:color="D0D7E5"/>
            </w:tcBorders>
            <w:shd w:val="clear" w:color="auto" w:fill="FFFFFF"/>
          </w:tcPr>
          <w:p w14:paraId="4E88CCE4" w14:textId="4BE7CD4B" w:rsidR="00CD6E5B" w:rsidRPr="00DA41A1" w:rsidRDefault="00DA41A1" w:rsidP="00CD6E5B">
            <w:pPr>
              <w:spacing w:line="240" w:lineRule="auto"/>
              <w:rPr>
                <w:rFonts w:eastAsia="Times New Roman"/>
                <w:sz w:val="20"/>
                <w:szCs w:val="20"/>
                <w:lang w:val="en-US"/>
              </w:rPr>
            </w:pPr>
            <w:r>
              <w:rPr>
                <w:rFonts w:eastAsia="Times New Roman"/>
                <w:sz w:val="20"/>
                <w:szCs w:val="20"/>
                <w:lang w:val="en-US"/>
              </w:rPr>
              <w:t>C</w:t>
            </w:r>
            <w:r w:rsidR="00CD6E5B" w:rsidRPr="00DA41A1">
              <w:rPr>
                <w:rFonts w:eastAsia="Times New Roman"/>
                <w:sz w:val="20"/>
                <w:szCs w:val="20"/>
                <w:lang w:val="en-US"/>
              </w:rPr>
              <w:t>haracteristics based on combination of questionnaire and DNPR</w:t>
            </w:r>
          </w:p>
        </w:tc>
      </w:tr>
      <w:tr w:rsidR="00DA41A1" w:rsidRPr="00DA41A1" w14:paraId="4562E58A"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B2C5649" w14:textId="37312F88" w:rsidR="00CD6E5B" w:rsidRPr="00DA41A1" w:rsidRDefault="00DA41A1" w:rsidP="00CD6E5B">
            <w:pPr>
              <w:spacing w:line="240" w:lineRule="auto"/>
              <w:rPr>
                <w:rFonts w:eastAsia="Times New Roman"/>
                <w:sz w:val="20"/>
                <w:szCs w:val="20"/>
                <w:lang w:val="en-US"/>
              </w:rPr>
            </w:pPr>
            <w:r>
              <w:rPr>
                <w:rFonts w:eastAsia="Times New Roman"/>
                <w:sz w:val="20"/>
                <w:szCs w:val="20"/>
                <w:lang w:val="en-US"/>
              </w:rPr>
              <w:t>d</w:t>
            </w:r>
            <w:r w:rsidR="00CD6E5B" w:rsidRPr="00DA41A1">
              <w:rPr>
                <w:rFonts w:eastAsia="Times New Roman"/>
                <w:sz w:val="20"/>
                <w:szCs w:val="20"/>
                <w:lang w:val="en-US"/>
              </w:rPr>
              <w:t>iabetes</w:t>
            </w:r>
          </w:p>
          <w:p w14:paraId="0B955B3E" w14:textId="78B2BEF2" w:rsidR="00CD6E5B" w:rsidRPr="00DA41A1" w:rsidRDefault="00DA41A1" w:rsidP="00CD6E5B">
            <w:pPr>
              <w:spacing w:line="240" w:lineRule="auto"/>
              <w:rPr>
                <w:rFonts w:eastAsia="Times New Roman"/>
                <w:sz w:val="20"/>
                <w:szCs w:val="20"/>
                <w:vertAlign w:val="superscript"/>
                <w:lang w:val="en-US"/>
              </w:rPr>
            </w:pPr>
            <w:r>
              <w:rPr>
                <w:rFonts w:eastAsia="Times New Roman"/>
                <w:sz w:val="20"/>
                <w:szCs w:val="20"/>
                <w:lang w:val="en-US"/>
              </w:rPr>
              <w:t>d</w:t>
            </w:r>
            <w:r w:rsidR="00CD6E5B" w:rsidRPr="00DA41A1">
              <w:rPr>
                <w:rFonts w:eastAsia="Times New Roman"/>
                <w:sz w:val="20"/>
                <w:szCs w:val="20"/>
                <w:lang w:val="en-US"/>
              </w:rPr>
              <w:t>iet treated diabetes</w:t>
            </w:r>
            <w:r>
              <w:rPr>
                <w:rFonts w:eastAsia="Times New Roman"/>
                <w:sz w:val="20"/>
                <w:szCs w:val="20"/>
                <w:vertAlign w:val="superscript"/>
                <w:lang w:val="en-US"/>
              </w:rPr>
              <w:t>1</w:t>
            </w:r>
          </w:p>
          <w:p w14:paraId="2FA1A932" w14:textId="10DA4672" w:rsidR="00CD6E5B" w:rsidRPr="00DA41A1" w:rsidRDefault="00DA41A1" w:rsidP="00CD6E5B">
            <w:pPr>
              <w:spacing w:line="240" w:lineRule="auto"/>
              <w:rPr>
                <w:rFonts w:eastAsia="Times New Roman"/>
                <w:sz w:val="20"/>
                <w:szCs w:val="20"/>
                <w:lang w:val="en-US"/>
              </w:rPr>
            </w:pPr>
            <w:r>
              <w:rPr>
                <w:rFonts w:eastAsia="Times New Roman"/>
                <w:sz w:val="20"/>
                <w:szCs w:val="20"/>
                <w:lang w:val="en-US"/>
              </w:rPr>
              <w:t>o</w:t>
            </w:r>
            <w:r w:rsidR="00CD6E5B" w:rsidRPr="00DA41A1">
              <w:rPr>
                <w:rFonts w:eastAsia="Times New Roman"/>
                <w:sz w:val="20"/>
                <w:szCs w:val="20"/>
                <w:lang w:val="en-US"/>
              </w:rPr>
              <w:t>ral antidiabetics</w:t>
            </w:r>
          </w:p>
          <w:p w14:paraId="131C21DD" w14:textId="48C3319C" w:rsidR="00CD6E5B" w:rsidRPr="00DA41A1" w:rsidRDefault="00DA41A1" w:rsidP="00CD6E5B">
            <w:pPr>
              <w:spacing w:line="240" w:lineRule="auto"/>
              <w:rPr>
                <w:rFonts w:eastAsia="Times New Roman"/>
                <w:sz w:val="20"/>
                <w:szCs w:val="20"/>
                <w:vertAlign w:val="superscript"/>
                <w:lang w:val="en-US"/>
              </w:rPr>
            </w:pPr>
            <w:r>
              <w:rPr>
                <w:rFonts w:eastAsia="Times New Roman"/>
                <w:sz w:val="20"/>
                <w:szCs w:val="20"/>
                <w:lang w:val="en-US"/>
              </w:rPr>
              <w:t>i</w:t>
            </w:r>
            <w:r w:rsidR="00CD6E5B" w:rsidRPr="00DA41A1">
              <w:rPr>
                <w:rFonts w:eastAsia="Times New Roman"/>
                <w:sz w:val="20"/>
                <w:szCs w:val="20"/>
                <w:lang w:val="en-US"/>
              </w:rPr>
              <w:t>nsulin treated diabetes</w:t>
            </w:r>
            <w:r>
              <w:rPr>
                <w:rFonts w:eastAsia="Times New Roman"/>
                <w:sz w:val="20"/>
                <w:szCs w:val="20"/>
                <w:vertAlign w:val="superscript"/>
                <w:lang w:val="en-US"/>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394BD7AE" w14:textId="1AD50BF0"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2D9DF120" w14:textId="2A65B4C7" w:rsidR="00CD6E5B" w:rsidRPr="00DA41A1" w:rsidRDefault="00CD6E5B" w:rsidP="00CD6E5B">
            <w:pPr>
              <w:spacing w:line="240" w:lineRule="auto"/>
              <w:rPr>
                <w:rFonts w:eastAsia="Times New Roman"/>
                <w:sz w:val="20"/>
                <w:szCs w:val="20"/>
                <w:lang w:val="en-US"/>
              </w:rPr>
            </w:pPr>
          </w:p>
        </w:tc>
      </w:tr>
      <w:tr w:rsidR="00CD6E5B" w:rsidRPr="00DA41A1" w14:paraId="2D6C90E5" w14:textId="77777777" w:rsidTr="00DA41A1">
        <w:trPr>
          <w:tblCellSpacing w:w="0" w:type="dxa"/>
        </w:trPr>
        <w:tc>
          <w:tcPr>
            <w:tcW w:w="0" w:type="auto"/>
            <w:gridSpan w:val="3"/>
            <w:tcBorders>
              <w:top w:val="outset" w:sz="6" w:space="0" w:color="D0D7E5"/>
              <w:left w:val="outset" w:sz="6" w:space="0" w:color="D0D7E5"/>
              <w:bottom w:val="single" w:sz="4" w:space="0" w:color="auto"/>
              <w:right w:val="outset" w:sz="6" w:space="0" w:color="D0D7E5"/>
            </w:tcBorders>
            <w:shd w:val="clear" w:color="auto" w:fill="FFFFFF"/>
          </w:tcPr>
          <w:p w14:paraId="622CFBBE" w14:textId="0E39E960"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Characteristics based on 6 months reimbursed prescriptions from the DNPR</w:t>
            </w:r>
          </w:p>
        </w:tc>
      </w:tr>
      <w:tr w:rsidR="00DA41A1" w:rsidRPr="00DA41A1" w14:paraId="595DFFB7"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38FF6EBE" w14:textId="38261D2C" w:rsidR="00CD6E5B" w:rsidRPr="00DA41A1" w:rsidRDefault="00DA41A1" w:rsidP="00CD6E5B">
            <w:pPr>
              <w:spacing w:line="240" w:lineRule="auto"/>
              <w:rPr>
                <w:rFonts w:eastAsia="Times New Roman"/>
                <w:sz w:val="20"/>
                <w:szCs w:val="20"/>
                <w:lang w:val="en-US"/>
              </w:rPr>
            </w:pPr>
            <w:r>
              <w:rPr>
                <w:rFonts w:eastAsia="Times New Roman"/>
                <w:sz w:val="20"/>
                <w:szCs w:val="20"/>
                <w:lang w:val="en-US"/>
              </w:rPr>
              <w:t>t</w:t>
            </w:r>
            <w:r w:rsidR="000D697D" w:rsidRPr="00DA41A1">
              <w:rPr>
                <w:rFonts w:eastAsia="Times New Roman"/>
                <w:sz w:val="20"/>
                <w:szCs w:val="20"/>
                <w:lang w:val="en-US"/>
              </w:rPr>
              <w:t>otal n</w:t>
            </w:r>
            <w:r w:rsidR="00CD6E5B" w:rsidRPr="00DA41A1">
              <w:rPr>
                <w:rFonts w:eastAsia="Times New Roman"/>
                <w:sz w:val="20"/>
                <w:szCs w:val="20"/>
                <w:lang w:val="en-US"/>
              </w:rPr>
              <w:t>umber of reimbursed prescriptions</w:t>
            </w:r>
            <w:r w:rsidRPr="00DA41A1">
              <w:rPr>
                <w:rFonts w:eastAsia="Times New Roman"/>
                <w:sz w:val="20"/>
                <w:szCs w:val="20"/>
                <w:lang w:val="en-US"/>
              </w:rPr>
              <w:t xml:space="preserve"> on drugs listed below</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3A4848CA" w14:textId="3D9E3568"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21D3817" w14:textId="5D4F6191" w:rsidR="00CD6E5B" w:rsidRPr="00DA41A1" w:rsidRDefault="00CD6E5B" w:rsidP="00CD6E5B">
            <w:pPr>
              <w:spacing w:line="240" w:lineRule="auto"/>
              <w:rPr>
                <w:rFonts w:eastAsia="Times New Roman"/>
                <w:sz w:val="20"/>
                <w:szCs w:val="20"/>
                <w:lang w:val="en-US"/>
              </w:rPr>
            </w:pPr>
          </w:p>
        </w:tc>
      </w:tr>
      <w:tr w:rsidR="00DA41A1" w:rsidRPr="00DA41A1" w14:paraId="05556FE6"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9A77974" w14:textId="2D952224" w:rsidR="00E219CC" w:rsidRPr="00DA41A1" w:rsidRDefault="00DA41A1" w:rsidP="00E219CC">
            <w:pPr>
              <w:spacing w:line="240" w:lineRule="auto"/>
              <w:rPr>
                <w:rFonts w:eastAsia="Times New Roman"/>
                <w:sz w:val="20"/>
                <w:szCs w:val="20"/>
                <w:lang w:val="en-US"/>
              </w:rPr>
            </w:pPr>
            <w:r>
              <w:rPr>
                <w:rFonts w:eastAsia="Times New Roman"/>
                <w:sz w:val="20"/>
                <w:szCs w:val="20"/>
                <w:lang w:val="en-US"/>
              </w:rPr>
              <w:t>A</w:t>
            </w:r>
            <w:r w:rsidR="00E219CC" w:rsidRPr="00DA41A1">
              <w:rPr>
                <w:rFonts w:eastAsia="Times New Roman"/>
                <w:sz w:val="20"/>
                <w:szCs w:val="20"/>
                <w:lang w:val="en-US"/>
              </w:rPr>
              <w:t>nticoagulants</w:t>
            </w:r>
          </w:p>
          <w:p w14:paraId="015EC6DB" w14:textId="64D7E7D7" w:rsidR="00E219CC" w:rsidRPr="00DA41A1" w:rsidRDefault="00DA41A1" w:rsidP="00E219CC">
            <w:pPr>
              <w:spacing w:line="240" w:lineRule="auto"/>
              <w:rPr>
                <w:rFonts w:eastAsia="Times New Roman"/>
                <w:sz w:val="20"/>
                <w:szCs w:val="20"/>
                <w:lang w:val="en-US"/>
              </w:rPr>
            </w:pPr>
            <w:r>
              <w:rPr>
                <w:rFonts w:eastAsia="Times New Roman"/>
                <w:sz w:val="20"/>
                <w:szCs w:val="20"/>
                <w:lang w:val="en-US"/>
              </w:rPr>
              <w:t>n</w:t>
            </w:r>
            <w:r w:rsidR="00E219CC" w:rsidRPr="00DA41A1">
              <w:rPr>
                <w:rFonts w:eastAsia="Times New Roman"/>
                <w:sz w:val="20"/>
                <w:szCs w:val="20"/>
                <w:lang w:val="en-US"/>
              </w:rPr>
              <w:t>one</w:t>
            </w:r>
          </w:p>
          <w:p w14:paraId="0182DFD2" w14:textId="4E7B2955" w:rsidR="00E219CC" w:rsidRPr="00DA41A1" w:rsidRDefault="00E219CC" w:rsidP="00E219CC">
            <w:pPr>
              <w:spacing w:line="240" w:lineRule="auto"/>
              <w:rPr>
                <w:rFonts w:eastAsia="Times New Roman"/>
                <w:sz w:val="20"/>
                <w:szCs w:val="20"/>
                <w:lang w:val="en-US"/>
              </w:rPr>
            </w:pPr>
            <w:r w:rsidRPr="00DA41A1">
              <w:rPr>
                <w:rFonts w:eastAsia="Times New Roman"/>
                <w:sz w:val="20"/>
                <w:szCs w:val="20"/>
                <w:lang w:val="en-US"/>
              </w:rPr>
              <w:t>VKA</w:t>
            </w:r>
          </w:p>
          <w:p w14:paraId="237D6955" w14:textId="6A8728FE" w:rsidR="00E219CC" w:rsidRPr="00DA41A1" w:rsidRDefault="00E219CC" w:rsidP="00E219CC">
            <w:pPr>
              <w:spacing w:line="240" w:lineRule="auto"/>
              <w:rPr>
                <w:rFonts w:eastAsia="Times New Roman"/>
                <w:sz w:val="20"/>
                <w:szCs w:val="20"/>
                <w:lang w:val="en-US"/>
              </w:rPr>
            </w:pPr>
            <w:proofErr w:type="spellStart"/>
            <w:r w:rsidRPr="00DA41A1">
              <w:rPr>
                <w:rFonts w:eastAsia="Times New Roman"/>
                <w:sz w:val="20"/>
                <w:szCs w:val="20"/>
                <w:lang w:val="en-US"/>
              </w:rPr>
              <w:t>Heparin</w:t>
            </w:r>
            <w:r w:rsidR="000D697D" w:rsidRPr="00DA41A1">
              <w:rPr>
                <w:rFonts w:eastAsia="Times New Roman"/>
                <w:sz w:val="20"/>
                <w:szCs w:val="20"/>
                <w:lang w:val="en-US"/>
              </w:rPr>
              <w:t>+</w:t>
            </w:r>
            <w:r w:rsidRPr="00DA41A1">
              <w:rPr>
                <w:rFonts w:eastAsia="Times New Roman"/>
                <w:sz w:val="20"/>
                <w:szCs w:val="20"/>
                <w:lang w:val="en-US"/>
              </w:rPr>
              <w:t>ASA</w:t>
            </w:r>
            <w:proofErr w:type="spellEnd"/>
          </w:p>
          <w:p w14:paraId="2399F3EB" w14:textId="77777777" w:rsidR="00E219CC" w:rsidRPr="00DA41A1" w:rsidRDefault="00E219CC" w:rsidP="00E219CC">
            <w:pPr>
              <w:spacing w:line="240" w:lineRule="auto"/>
              <w:rPr>
                <w:rFonts w:eastAsia="Times New Roman"/>
                <w:sz w:val="20"/>
                <w:szCs w:val="20"/>
                <w:lang w:val="en-US"/>
              </w:rPr>
            </w:pPr>
            <w:r w:rsidRPr="00DA41A1">
              <w:rPr>
                <w:rFonts w:eastAsia="Times New Roman"/>
                <w:sz w:val="20"/>
                <w:szCs w:val="20"/>
                <w:lang w:val="en-US"/>
              </w:rPr>
              <w:t>DOAK</w:t>
            </w:r>
          </w:p>
          <w:p w14:paraId="388ABF96" w14:textId="77777777" w:rsidR="00E219CC" w:rsidRPr="00DA41A1" w:rsidRDefault="00E219CC" w:rsidP="00E219CC">
            <w:pPr>
              <w:spacing w:line="240" w:lineRule="auto"/>
              <w:rPr>
                <w:rFonts w:eastAsia="Times New Roman"/>
                <w:sz w:val="20"/>
                <w:szCs w:val="20"/>
                <w:lang w:val="en-US"/>
              </w:rPr>
            </w:pPr>
            <w:r w:rsidRPr="00DA41A1">
              <w:rPr>
                <w:rFonts w:eastAsia="Times New Roman"/>
                <w:sz w:val="20"/>
                <w:szCs w:val="20"/>
                <w:lang w:val="en-US"/>
              </w:rPr>
              <w:t>ASA</w:t>
            </w:r>
          </w:p>
          <w:p w14:paraId="25FBAA83" w14:textId="77777777" w:rsidR="00E219CC" w:rsidRPr="00DA41A1" w:rsidRDefault="00E219CC" w:rsidP="00E219CC">
            <w:pPr>
              <w:spacing w:line="240" w:lineRule="auto"/>
              <w:rPr>
                <w:rFonts w:eastAsia="Times New Roman"/>
                <w:sz w:val="20"/>
                <w:szCs w:val="20"/>
                <w:lang w:val="en-US"/>
              </w:rPr>
            </w:pPr>
            <w:proofErr w:type="spellStart"/>
            <w:r w:rsidRPr="00DA41A1">
              <w:rPr>
                <w:rFonts w:eastAsia="Times New Roman"/>
                <w:sz w:val="20"/>
                <w:szCs w:val="20"/>
                <w:lang w:val="en-US"/>
              </w:rPr>
              <w:t>Dipyradimol</w:t>
            </w:r>
            <w:proofErr w:type="spellEnd"/>
          </w:p>
          <w:p w14:paraId="21B582EA" w14:textId="00115974" w:rsidR="00E219CC" w:rsidRPr="00DA41A1" w:rsidRDefault="00E219CC" w:rsidP="00E219CC">
            <w:pPr>
              <w:spacing w:line="240" w:lineRule="auto"/>
              <w:rPr>
                <w:rFonts w:eastAsia="Times New Roman"/>
                <w:sz w:val="20"/>
                <w:szCs w:val="20"/>
                <w:lang w:val="en-US"/>
              </w:rPr>
            </w:pPr>
            <w:r w:rsidRPr="00DA41A1">
              <w:rPr>
                <w:rFonts w:eastAsia="Times New Roman"/>
                <w:sz w:val="20"/>
                <w:szCs w:val="20"/>
                <w:lang w:val="en-US"/>
              </w:rPr>
              <w:t>ADP</w:t>
            </w:r>
          </w:p>
          <w:p w14:paraId="1F9D28CE" w14:textId="77777777" w:rsidR="00E219CC" w:rsidRPr="00DA41A1" w:rsidRDefault="00E219CC" w:rsidP="00E219CC">
            <w:pPr>
              <w:spacing w:line="240" w:lineRule="auto"/>
              <w:rPr>
                <w:rFonts w:eastAsia="Times New Roman"/>
                <w:sz w:val="20"/>
                <w:szCs w:val="20"/>
                <w:lang w:val="en-US"/>
              </w:rPr>
            </w:pPr>
            <w:proofErr w:type="spellStart"/>
            <w:r w:rsidRPr="00DA41A1">
              <w:rPr>
                <w:rFonts w:eastAsia="Times New Roman"/>
                <w:sz w:val="20"/>
                <w:szCs w:val="20"/>
                <w:lang w:val="en-US"/>
              </w:rPr>
              <w:t>ASA+Dipyradimol</w:t>
            </w:r>
            <w:proofErr w:type="spellEnd"/>
          </w:p>
          <w:p w14:paraId="179BAC09" w14:textId="77777777" w:rsidR="00E219CC" w:rsidRPr="00DA41A1" w:rsidRDefault="00E219CC" w:rsidP="00E219CC">
            <w:pPr>
              <w:spacing w:line="240" w:lineRule="auto"/>
              <w:rPr>
                <w:rFonts w:eastAsia="Times New Roman"/>
                <w:sz w:val="20"/>
                <w:szCs w:val="20"/>
                <w:lang w:val="en-US"/>
              </w:rPr>
            </w:pPr>
            <w:r w:rsidRPr="00DA41A1">
              <w:rPr>
                <w:rFonts w:eastAsia="Times New Roman"/>
                <w:sz w:val="20"/>
                <w:szCs w:val="20"/>
                <w:lang w:val="en-US"/>
              </w:rPr>
              <w:t>VKA+ASA</w:t>
            </w:r>
          </w:p>
          <w:p w14:paraId="4C7403C2" w14:textId="77777777" w:rsidR="00E219CC" w:rsidRPr="00DA41A1" w:rsidRDefault="00E219CC" w:rsidP="00E219CC">
            <w:pPr>
              <w:spacing w:line="240" w:lineRule="auto"/>
              <w:rPr>
                <w:rFonts w:eastAsia="Times New Roman"/>
                <w:sz w:val="20"/>
                <w:szCs w:val="20"/>
                <w:lang w:val="en-US"/>
              </w:rPr>
            </w:pPr>
            <w:r w:rsidRPr="00DA41A1">
              <w:rPr>
                <w:rFonts w:eastAsia="Times New Roman"/>
                <w:sz w:val="20"/>
                <w:szCs w:val="20"/>
                <w:lang w:val="en-US"/>
              </w:rPr>
              <w:t>DOAK+ASA</w:t>
            </w:r>
          </w:p>
          <w:p w14:paraId="792A5C6A" w14:textId="168DA08C" w:rsidR="00E219CC" w:rsidRPr="00DA41A1" w:rsidRDefault="00E219CC" w:rsidP="00E219CC">
            <w:pPr>
              <w:spacing w:line="240" w:lineRule="auto"/>
              <w:rPr>
                <w:rFonts w:eastAsia="Times New Roman"/>
                <w:sz w:val="20"/>
                <w:szCs w:val="20"/>
                <w:lang w:val="en-US"/>
              </w:rPr>
            </w:pPr>
            <w:r w:rsidRPr="00DA41A1">
              <w:rPr>
                <w:rFonts w:eastAsia="Times New Roman"/>
                <w:sz w:val="20"/>
                <w:szCs w:val="20"/>
                <w:lang w:val="en-US"/>
              </w:rPr>
              <w:t>VKA+ADP</w:t>
            </w:r>
          </w:p>
          <w:p w14:paraId="296B2CF0" w14:textId="77777777" w:rsidR="00E219CC" w:rsidRPr="00DA41A1" w:rsidRDefault="00E219CC" w:rsidP="00E219CC">
            <w:pPr>
              <w:spacing w:line="240" w:lineRule="auto"/>
              <w:rPr>
                <w:rFonts w:eastAsia="Times New Roman"/>
                <w:sz w:val="20"/>
                <w:szCs w:val="20"/>
                <w:lang w:val="en-US"/>
              </w:rPr>
            </w:pPr>
            <w:r w:rsidRPr="00DA41A1">
              <w:rPr>
                <w:rFonts w:eastAsia="Times New Roman"/>
                <w:sz w:val="20"/>
                <w:szCs w:val="20"/>
                <w:lang w:val="en-US"/>
              </w:rPr>
              <w:t>DOAK+ADP</w:t>
            </w:r>
          </w:p>
          <w:p w14:paraId="5ED28A7C" w14:textId="6188F89D" w:rsidR="00E219CC" w:rsidRPr="00DA41A1" w:rsidRDefault="00E219CC" w:rsidP="00E219CC">
            <w:pPr>
              <w:spacing w:line="240" w:lineRule="auto"/>
              <w:rPr>
                <w:rFonts w:eastAsia="Times New Roman"/>
                <w:sz w:val="20"/>
                <w:szCs w:val="20"/>
                <w:lang w:val="en-US"/>
              </w:rPr>
            </w:pPr>
            <w:proofErr w:type="spellStart"/>
            <w:r w:rsidRPr="00DA41A1">
              <w:rPr>
                <w:rFonts w:eastAsia="Times New Roman"/>
                <w:sz w:val="20"/>
                <w:szCs w:val="20"/>
                <w:lang w:val="en-US"/>
              </w:rPr>
              <w:t>VKA+Heparin</w:t>
            </w:r>
            <w:proofErr w:type="spellEnd"/>
          </w:p>
          <w:p w14:paraId="48B7A053" w14:textId="77777777" w:rsidR="00E219CC" w:rsidRPr="00DA41A1" w:rsidRDefault="00E219CC" w:rsidP="00E219CC">
            <w:pPr>
              <w:spacing w:line="240" w:lineRule="auto"/>
              <w:rPr>
                <w:rFonts w:eastAsia="Times New Roman"/>
                <w:sz w:val="20"/>
                <w:szCs w:val="20"/>
                <w:lang w:val="en-US"/>
              </w:rPr>
            </w:pPr>
            <w:r w:rsidRPr="00DA41A1">
              <w:rPr>
                <w:rFonts w:eastAsia="Times New Roman"/>
                <w:sz w:val="20"/>
                <w:szCs w:val="20"/>
                <w:lang w:val="en-US"/>
              </w:rPr>
              <w:t>DOAK+ASA+ADP</w:t>
            </w:r>
          </w:p>
          <w:p w14:paraId="043FA9A3" w14:textId="34A166F2" w:rsidR="00E219CC" w:rsidRPr="00DA41A1" w:rsidRDefault="00E219CC" w:rsidP="00E219CC">
            <w:pPr>
              <w:spacing w:line="240" w:lineRule="auto"/>
              <w:rPr>
                <w:rFonts w:eastAsia="Times New Roman"/>
                <w:sz w:val="20"/>
                <w:szCs w:val="20"/>
                <w:lang w:val="en-US"/>
              </w:rPr>
            </w:pPr>
            <w:r w:rsidRPr="00DA41A1">
              <w:rPr>
                <w:rFonts w:eastAsia="Times New Roman"/>
                <w:sz w:val="20"/>
                <w:szCs w:val="20"/>
                <w:lang w:val="en-US"/>
              </w:rPr>
              <w:t>ASA+ADP</w:t>
            </w:r>
          </w:p>
          <w:p w14:paraId="2EF72769" w14:textId="167F288B" w:rsidR="00E219CC" w:rsidRPr="00DA41A1" w:rsidRDefault="00E219CC" w:rsidP="00E219CC">
            <w:pPr>
              <w:spacing w:line="240" w:lineRule="auto"/>
              <w:rPr>
                <w:rFonts w:eastAsia="Times New Roman"/>
                <w:sz w:val="20"/>
                <w:szCs w:val="20"/>
                <w:lang w:val="en-US"/>
              </w:rPr>
            </w:pPr>
            <w:proofErr w:type="spellStart"/>
            <w:r w:rsidRPr="00DA41A1">
              <w:rPr>
                <w:rFonts w:eastAsia="Times New Roman"/>
                <w:sz w:val="20"/>
                <w:szCs w:val="20"/>
                <w:lang w:val="en-US"/>
              </w:rPr>
              <w:t>ASA+ADP+Heparin</w:t>
            </w:r>
            <w:proofErr w:type="spellEnd"/>
          </w:p>
          <w:p w14:paraId="0627F5C3" w14:textId="67D62A5D" w:rsidR="000D697D" w:rsidRPr="00DA41A1" w:rsidRDefault="00E219CC" w:rsidP="00E219CC">
            <w:pPr>
              <w:spacing w:line="240" w:lineRule="auto"/>
              <w:rPr>
                <w:rFonts w:eastAsia="Times New Roman"/>
                <w:sz w:val="20"/>
                <w:szCs w:val="20"/>
                <w:lang w:val="en-US"/>
              </w:rPr>
            </w:pPr>
            <w:proofErr w:type="spellStart"/>
            <w:r w:rsidRPr="00DA41A1">
              <w:rPr>
                <w:rFonts w:eastAsia="Times New Roman"/>
                <w:sz w:val="20"/>
                <w:szCs w:val="20"/>
                <w:lang w:val="en-US"/>
              </w:rPr>
              <w:t>ASA+ADP+Dipyradimol</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60BEAFE" w14:textId="5C0D99E7" w:rsidR="00E219CC" w:rsidRPr="00DA41A1" w:rsidRDefault="00E219CC" w:rsidP="00E219CC">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5242F21B" w14:textId="29667E72" w:rsidR="00E219CC" w:rsidRPr="00DA41A1" w:rsidRDefault="00E219CC" w:rsidP="00E219CC">
            <w:pPr>
              <w:spacing w:line="240" w:lineRule="auto"/>
              <w:rPr>
                <w:rFonts w:eastAsia="Times New Roman"/>
                <w:sz w:val="20"/>
                <w:szCs w:val="20"/>
                <w:lang w:val="en-US"/>
              </w:rPr>
            </w:pPr>
          </w:p>
        </w:tc>
      </w:tr>
      <w:tr w:rsidR="00DA41A1" w:rsidRPr="00DA41A1" w14:paraId="6F516000"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881DD3D" w14:textId="2D5CAA7B" w:rsidR="00E219CC" w:rsidRPr="00DA41A1" w:rsidRDefault="000D697D" w:rsidP="00E219CC">
            <w:pPr>
              <w:spacing w:line="240" w:lineRule="auto"/>
              <w:rPr>
                <w:rFonts w:eastAsia="Times New Roman"/>
                <w:sz w:val="20"/>
                <w:szCs w:val="20"/>
                <w:lang w:val="en-US"/>
              </w:rPr>
            </w:pPr>
            <w:r w:rsidRPr="00DA41A1">
              <w:rPr>
                <w:rFonts w:eastAsia="Times New Roman"/>
                <w:sz w:val="20"/>
                <w:szCs w:val="20"/>
                <w:lang w:val="en-US"/>
              </w:rPr>
              <w:t xml:space="preserve">Cardiac </w:t>
            </w:r>
            <w:r w:rsidR="006B6390" w:rsidRPr="00DA41A1">
              <w:rPr>
                <w:rFonts w:eastAsia="Times New Roman"/>
                <w:sz w:val="20"/>
                <w:szCs w:val="20"/>
                <w:lang w:val="en-US"/>
              </w:rPr>
              <w:t>drugs</w:t>
            </w:r>
          </w:p>
          <w:p w14:paraId="149F7F58" w14:textId="1861D35D" w:rsidR="000D697D" w:rsidRPr="00DA41A1" w:rsidRDefault="00DA41A1" w:rsidP="00E219CC">
            <w:pPr>
              <w:spacing w:line="240" w:lineRule="auto"/>
              <w:rPr>
                <w:rFonts w:eastAsia="Times New Roman"/>
                <w:sz w:val="20"/>
                <w:szCs w:val="20"/>
                <w:lang w:val="en-US"/>
              </w:rPr>
            </w:pPr>
            <w:r>
              <w:rPr>
                <w:rFonts w:eastAsia="Times New Roman"/>
                <w:sz w:val="20"/>
                <w:szCs w:val="20"/>
                <w:lang w:val="en-US"/>
              </w:rPr>
              <w:t>n</w:t>
            </w:r>
            <w:r w:rsidR="000D697D" w:rsidRPr="00DA41A1">
              <w:rPr>
                <w:rFonts w:eastAsia="Times New Roman"/>
                <w:sz w:val="20"/>
                <w:szCs w:val="20"/>
                <w:lang w:val="en-US"/>
              </w:rPr>
              <w:t>one</w:t>
            </w:r>
          </w:p>
          <w:p w14:paraId="63A0B612" w14:textId="3388B2A2" w:rsidR="000D697D" w:rsidRPr="00DA41A1" w:rsidRDefault="00DA41A1" w:rsidP="00E219CC">
            <w:pPr>
              <w:spacing w:line="240" w:lineRule="auto"/>
              <w:rPr>
                <w:rFonts w:eastAsia="Times New Roman"/>
                <w:sz w:val="20"/>
                <w:szCs w:val="20"/>
                <w:lang w:val="en-US"/>
              </w:rPr>
            </w:pPr>
            <w:r>
              <w:rPr>
                <w:rFonts w:eastAsia="Times New Roman"/>
                <w:sz w:val="20"/>
                <w:szCs w:val="20"/>
                <w:lang w:val="en-US"/>
              </w:rPr>
              <w:t>d</w:t>
            </w:r>
            <w:r w:rsidR="000D697D" w:rsidRPr="00DA41A1">
              <w:rPr>
                <w:rFonts w:eastAsia="Times New Roman"/>
                <w:sz w:val="20"/>
                <w:szCs w:val="20"/>
                <w:lang w:val="en-US"/>
              </w:rPr>
              <w:t>iuretics</w:t>
            </w:r>
          </w:p>
          <w:p w14:paraId="26B06590" w14:textId="277B587F" w:rsidR="000D697D" w:rsidRPr="00DA41A1" w:rsidRDefault="00DA41A1" w:rsidP="00E219CC">
            <w:pPr>
              <w:spacing w:line="240" w:lineRule="auto"/>
              <w:rPr>
                <w:rFonts w:eastAsia="Times New Roman"/>
                <w:sz w:val="20"/>
                <w:szCs w:val="20"/>
                <w:lang w:val="en-US"/>
              </w:rPr>
            </w:pPr>
            <w:r>
              <w:rPr>
                <w:rFonts w:eastAsia="Times New Roman"/>
                <w:sz w:val="20"/>
                <w:szCs w:val="20"/>
                <w:lang w:val="en-US"/>
              </w:rPr>
              <w:t>a</w:t>
            </w:r>
            <w:r w:rsidR="000D697D" w:rsidRPr="00DA41A1">
              <w:rPr>
                <w:rFonts w:eastAsia="Times New Roman"/>
                <w:sz w:val="20"/>
                <w:szCs w:val="20"/>
                <w:lang w:val="en-US"/>
              </w:rPr>
              <w:t>ngiotensin 2 or ACE-inhibitors</w:t>
            </w:r>
          </w:p>
          <w:p w14:paraId="0FA8B1D1" w14:textId="65318934" w:rsidR="000D697D" w:rsidRPr="00DA41A1" w:rsidRDefault="00DA41A1" w:rsidP="00E219CC">
            <w:pPr>
              <w:spacing w:line="240" w:lineRule="auto"/>
              <w:rPr>
                <w:rFonts w:eastAsia="Times New Roman"/>
                <w:sz w:val="20"/>
                <w:szCs w:val="20"/>
                <w:lang w:val="en-US"/>
              </w:rPr>
            </w:pPr>
            <w:r>
              <w:rPr>
                <w:rFonts w:eastAsia="Times New Roman"/>
                <w:sz w:val="20"/>
                <w:szCs w:val="20"/>
                <w:lang w:val="en-US"/>
              </w:rPr>
              <w:t>c</w:t>
            </w:r>
            <w:r w:rsidR="000D697D" w:rsidRPr="00DA41A1">
              <w:rPr>
                <w:rFonts w:eastAsia="Times New Roman"/>
                <w:sz w:val="20"/>
                <w:szCs w:val="20"/>
                <w:lang w:val="en-US"/>
              </w:rPr>
              <w:t>alcium antagonists</w:t>
            </w:r>
          </w:p>
          <w:p w14:paraId="34E1F783" w14:textId="40BEE8F3" w:rsidR="000D697D" w:rsidRPr="00DA41A1" w:rsidRDefault="00DA41A1" w:rsidP="00E219CC">
            <w:pPr>
              <w:spacing w:line="240" w:lineRule="auto"/>
              <w:rPr>
                <w:rFonts w:eastAsia="Times New Roman"/>
                <w:sz w:val="20"/>
                <w:szCs w:val="20"/>
                <w:lang w:val="en-US"/>
              </w:rPr>
            </w:pPr>
            <w:r>
              <w:rPr>
                <w:rFonts w:eastAsia="Times New Roman"/>
                <w:sz w:val="20"/>
                <w:szCs w:val="20"/>
                <w:lang w:val="en-US"/>
              </w:rPr>
              <w:t>b</w:t>
            </w:r>
            <w:r w:rsidR="000D697D" w:rsidRPr="00DA41A1">
              <w:rPr>
                <w:rFonts w:eastAsia="Times New Roman"/>
                <w:sz w:val="20"/>
                <w:szCs w:val="20"/>
                <w:lang w:val="en-US"/>
              </w:rPr>
              <w:t>etablockers</w:t>
            </w:r>
          </w:p>
          <w:p w14:paraId="389C6ECA" w14:textId="244DBD75" w:rsidR="000D697D" w:rsidRPr="00DA41A1" w:rsidRDefault="00DA41A1" w:rsidP="00E219CC">
            <w:pPr>
              <w:spacing w:line="240" w:lineRule="auto"/>
              <w:rPr>
                <w:rFonts w:eastAsia="Times New Roman"/>
                <w:sz w:val="20"/>
                <w:szCs w:val="20"/>
                <w:lang w:val="en-US"/>
              </w:rPr>
            </w:pPr>
            <w:r>
              <w:rPr>
                <w:rFonts w:eastAsia="Times New Roman"/>
                <w:sz w:val="20"/>
                <w:szCs w:val="20"/>
                <w:lang w:val="en-US"/>
              </w:rPr>
              <w:t>n</w:t>
            </w:r>
            <w:r w:rsidR="000D697D" w:rsidRPr="00DA41A1">
              <w:rPr>
                <w:rFonts w:eastAsia="Times New Roman"/>
                <w:sz w:val="20"/>
                <w:szCs w:val="20"/>
                <w:lang w:val="en-US"/>
              </w:rPr>
              <w:t>itr</w:t>
            </w:r>
            <w:r w:rsidR="006B6390" w:rsidRPr="00DA41A1">
              <w:rPr>
                <w:rFonts w:eastAsia="Times New Roman"/>
                <w:sz w:val="20"/>
                <w:szCs w:val="20"/>
                <w:lang w:val="en-US"/>
              </w:rPr>
              <w:t>ate</w:t>
            </w:r>
            <w:r>
              <w:rPr>
                <w:rFonts w:eastAsia="Times New Roman"/>
                <w:sz w:val="20"/>
                <w:szCs w:val="20"/>
                <w:lang w:val="en-US"/>
              </w:rPr>
              <w:t>s</w:t>
            </w:r>
          </w:p>
          <w:p w14:paraId="43209D9D" w14:textId="5A7F62FC" w:rsidR="000D697D" w:rsidRPr="00DA41A1" w:rsidRDefault="00DA41A1" w:rsidP="00E219CC">
            <w:pPr>
              <w:spacing w:line="240" w:lineRule="auto"/>
              <w:rPr>
                <w:rFonts w:eastAsia="Times New Roman"/>
                <w:sz w:val="20"/>
                <w:szCs w:val="20"/>
                <w:lang w:val="en-US"/>
              </w:rPr>
            </w:pPr>
            <w:r>
              <w:rPr>
                <w:rFonts w:eastAsia="Times New Roman"/>
                <w:sz w:val="20"/>
                <w:szCs w:val="20"/>
                <w:lang w:val="en-US"/>
              </w:rPr>
              <w:t>o</w:t>
            </w:r>
            <w:r w:rsidR="000D697D" w:rsidRPr="00DA41A1">
              <w:rPr>
                <w:rFonts w:eastAsia="Times New Roman"/>
                <w:sz w:val="20"/>
                <w:szCs w:val="20"/>
                <w:lang w:val="en-US"/>
              </w:rPr>
              <w:t>ther antihypertensives</w:t>
            </w:r>
          </w:p>
          <w:p w14:paraId="696E7004" w14:textId="37B77C4D" w:rsidR="000D697D" w:rsidRPr="00DA41A1" w:rsidRDefault="00DA41A1" w:rsidP="00E219CC">
            <w:pPr>
              <w:spacing w:line="240" w:lineRule="auto"/>
              <w:rPr>
                <w:rFonts w:eastAsia="Times New Roman"/>
                <w:sz w:val="20"/>
                <w:szCs w:val="20"/>
                <w:lang w:val="en-US"/>
              </w:rPr>
            </w:pPr>
            <w:r>
              <w:rPr>
                <w:rFonts w:eastAsia="Times New Roman"/>
                <w:sz w:val="20"/>
                <w:szCs w:val="20"/>
                <w:lang w:val="en-US"/>
              </w:rPr>
              <w:t>o</w:t>
            </w:r>
            <w:r w:rsidR="000D697D" w:rsidRPr="00DA41A1">
              <w:rPr>
                <w:rFonts w:eastAsia="Times New Roman"/>
                <w:sz w:val="20"/>
                <w:szCs w:val="20"/>
                <w:lang w:val="en-US"/>
              </w:rPr>
              <w:t>ther drugs for IHD</w:t>
            </w:r>
          </w:p>
          <w:p w14:paraId="7453638D" w14:textId="49C10278" w:rsidR="000D697D" w:rsidRPr="00DA41A1" w:rsidRDefault="00DA41A1" w:rsidP="00E219CC">
            <w:pPr>
              <w:spacing w:line="240" w:lineRule="auto"/>
              <w:rPr>
                <w:rFonts w:eastAsia="Times New Roman"/>
                <w:sz w:val="20"/>
                <w:szCs w:val="20"/>
                <w:lang w:val="en-US"/>
              </w:rPr>
            </w:pPr>
            <w:r>
              <w:rPr>
                <w:rFonts w:eastAsia="Times New Roman"/>
                <w:sz w:val="20"/>
                <w:szCs w:val="20"/>
                <w:lang w:val="en-US"/>
              </w:rPr>
              <w:t>o</w:t>
            </w:r>
            <w:r w:rsidR="000D697D" w:rsidRPr="00DA41A1">
              <w:rPr>
                <w:rFonts w:eastAsia="Times New Roman"/>
                <w:sz w:val="20"/>
                <w:szCs w:val="20"/>
                <w:lang w:val="en-US"/>
              </w:rPr>
              <w:t>ther antiarrhythmics</w:t>
            </w:r>
          </w:p>
          <w:p w14:paraId="58D76782" w14:textId="4DDE130B" w:rsidR="000D697D" w:rsidRPr="00EA10AA" w:rsidRDefault="000D697D" w:rsidP="00E219CC">
            <w:pPr>
              <w:spacing w:line="240" w:lineRule="auto"/>
              <w:rPr>
                <w:rFonts w:eastAsia="Times New Roman"/>
                <w:sz w:val="20"/>
                <w:szCs w:val="20"/>
                <w:lang w:val="da-DK"/>
              </w:rPr>
            </w:pPr>
            <w:r w:rsidRPr="00EA10AA">
              <w:rPr>
                <w:rFonts w:eastAsia="Times New Roman"/>
                <w:sz w:val="20"/>
                <w:szCs w:val="20"/>
                <w:lang w:val="da-DK"/>
              </w:rPr>
              <w:t xml:space="preserve">2 </w:t>
            </w:r>
            <w:proofErr w:type="spellStart"/>
            <w:r w:rsidRPr="00EA10AA">
              <w:rPr>
                <w:rFonts w:eastAsia="Times New Roman"/>
                <w:sz w:val="20"/>
                <w:szCs w:val="20"/>
                <w:lang w:val="da-DK"/>
              </w:rPr>
              <w:t>antihypertensives</w:t>
            </w:r>
            <w:proofErr w:type="spellEnd"/>
          </w:p>
          <w:p w14:paraId="2BDE88B3" w14:textId="78272D34" w:rsidR="000D697D" w:rsidRPr="00EA10AA" w:rsidRDefault="00DA41A1" w:rsidP="00E219CC">
            <w:pPr>
              <w:spacing w:line="240" w:lineRule="auto"/>
              <w:rPr>
                <w:rFonts w:eastAsia="Times New Roman"/>
                <w:sz w:val="20"/>
                <w:szCs w:val="20"/>
                <w:lang w:val="da-DK"/>
              </w:rPr>
            </w:pPr>
            <w:proofErr w:type="spellStart"/>
            <w:r w:rsidRPr="00EA10AA">
              <w:rPr>
                <w:rFonts w:eastAsia="Times New Roman"/>
                <w:sz w:val="20"/>
                <w:szCs w:val="20"/>
                <w:lang w:val="da-DK"/>
              </w:rPr>
              <w:t>B</w:t>
            </w:r>
            <w:r w:rsidR="000D697D" w:rsidRPr="00EA10AA">
              <w:rPr>
                <w:rFonts w:eastAsia="Times New Roman"/>
                <w:sz w:val="20"/>
                <w:szCs w:val="20"/>
                <w:lang w:val="da-DK"/>
              </w:rPr>
              <w:t>etablocker</w:t>
            </w:r>
            <w:proofErr w:type="spellEnd"/>
            <w:r w:rsidRPr="00EA10AA">
              <w:rPr>
                <w:rFonts w:eastAsia="Times New Roman"/>
                <w:sz w:val="20"/>
                <w:szCs w:val="20"/>
                <w:lang w:val="da-DK"/>
              </w:rPr>
              <w:t xml:space="preserve"> </w:t>
            </w:r>
            <w:r w:rsidR="000D697D" w:rsidRPr="00EA10AA">
              <w:rPr>
                <w:rFonts w:eastAsia="Times New Roman"/>
                <w:sz w:val="20"/>
                <w:szCs w:val="20"/>
                <w:lang w:val="da-DK"/>
              </w:rPr>
              <w:t xml:space="preserve">+1 </w:t>
            </w:r>
            <w:proofErr w:type="spellStart"/>
            <w:r w:rsidR="000D697D" w:rsidRPr="00EA10AA">
              <w:rPr>
                <w:rFonts w:eastAsia="Times New Roman"/>
                <w:sz w:val="20"/>
                <w:szCs w:val="20"/>
                <w:lang w:val="da-DK"/>
              </w:rPr>
              <w:t>antihypertensive</w:t>
            </w:r>
            <w:proofErr w:type="spellEnd"/>
          </w:p>
          <w:p w14:paraId="0EC80AFD" w14:textId="517C16CB" w:rsidR="000D697D" w:rsidRPr="00EA10AA" w:rsidRDefault="000D697D" w:rsidP="00E219CC">
            <w:pPr>
              <w:spacing w:line="240" w:lineRule="auto"/>
              <w:rPr>
                <w:rFonts w:eastAsia="Times New Roman"/>
                <w:sz w:val="20"/>
                <w:szCs w:val="20"/>
                <w:lang w:val="da-DK"/>
              </w:rPr>
            </w:pPr>
            <w:r w:rsidRPr="00EA10AA">
              <w:rPr>
                <w:rFonts w:eastAsia="Times New Roman"/>
                <w:sz w:val="20"/>
                <w:szCs w:val="20"/>
                <w:lang w:val="da-DK"/>
              </w:rPr>
              <w:t xml:space="preserve">3 </w:t>
            </w:r>
            <w:proofErr w:type="spellStart"/>
            <w:r w:rsidRPr="00EA10AA">
              <w:rPr>
                <w:rFonts w:eastAsia="Times New Roman"/>
                <w:sz w:val="20"/>
                <w:szCs w:val="20"/>
                <w:lang w:val="da-DK"/>
              </w:rPr>
              <w:t>antihypertensives</w:t>
            </w:r>
            <w:proofErr w:type="spellEnd"/>
          </w:p>
          <w:p w14:paraId="20834071" w14:textId="79601718" w:rsidR="000D697D" w:rsidRPr="00EA10AA" w:rsidRDefault="00DA41A1" w:rsidP="00E219CC">
            <w:pPr>
              <w:spacing w:line="240" w:lineRule="auto"/>
              <w:rPr>
                <w:rFonts w:eastAsia="Times New Roman"/>
                <w:sz w:val="20"/>
                <w:szCs w:val="20"/>
                <w:lang w:val="da-DK"/>
              </w:rPr>
            </w:pPr>
            <w:proofErr w:type="spellStart"/>
            <w:r w:rsidRPr="00EA10AA">
              <w:rPr>
                <w:rFonts w:eastAsia="Times New Roman"/>
                <w:sz w:val="20"/>
                <w:szCs w:val="20"/>
                <w:lang w:val="da-DK"/>
              </w:rPr>
              <w:t>B</w:t>
            </w:r>
            <w:r w:rsidR="000D697D" w:rsidRPr="00EA10AA">
              <w:rPr>
                <w:rFonts w:eastAsia="Times New Roman"/>
                <w:sz w:val="20"/>
                <w:szCs w:val="20"/>
                <w:lang w:val="da-DK"/>
              </w:rPr>
              <w:t>etablocker</w:t>
            </w:r>
            <w:proofErr w:type="spellEnd"/>
            <w:r w:rsidRPr="00EA10AA">
              <w:rPr>
                <w:rFonts w:eastAsia="Times New Roman"/>
                <w:sz w:val="20"/>
                <w:szCs w:val="20"/>
                <w:lang w:val="da-DK"/>
              </w:rPr>
              <w:t xml:space="preserve"> </w:t>
            </w:r>
            <w:r w:rsidR="000D697D" w:rsidRPr="00EA10AA">
              <w:rPr>
                <w:rFonts w:eastAsia="Times New Roman"/>
                <w:sz w:val="20"/>
                <w:szCs w:val="20"/>
                <w:lang w:val="da-DK"/>
              </w:rPr>
              <w:t xml:space="preserve">+2 </w:t>
            </w:r>
            <w:proofErr w:type="spellStart"/>
            <w:r w:rsidR="000D697D" w:rsidRPr="00EA10AA">
              <w:rPr>
                <w:rFonts w:eastAsia="Times New Roman"/>
                <w:sz w:val="20"/>
                <w:szCs w:val="20"/>
                <w:lang w:val="da-DK"/>
              </w:rPr>
              <w:t>antihypertensives</w:t>
            </w:r>
            <w:proofErr w:type="spellEnd"/>
          </w:p>
          <w:p w14:paraId="22B00718" w14:textId="1688B1D4" w:rsidR="000D697D" w:rsidRPr="00EA10AA" w:rsidRDefault="00DA41A1" w:rsidP="00E219CC">
            <w:pPr>
              <w:spacing w:line="240" w:lineRule="auto"/>
              <w:rPr>
                <w:rFonts w:eastAsia="Times New Roman"/>
                <w:sz w:val="20"/>
                <w:szCs w:val="20"/>
                <w:lang w:val="da-DK"/>
              </w:rPr>
            </w:pPr>
            <w:proofErr w:type="spellStart"/>
            <w:r w:rsidRPr="00EA10AA">
              <w:rPr>
                <w:rFonts w:eastAsia="Times New Roman"/>
                <w:sz w:val="20"/>
                <w:szCs w:val="20"/>
                <w:lang w:val="da-DK"/>
              </w:rPr>
              <w:t>B</w:t>
            </w:r>
            <w:r w:rsidR="000D697D" w:rsidRPr="00EA10AA">
              <w:rPr>
                <w:rFonts w:eastAsia="Times New Roman"/>
                <w:sz w:val="20"/>
                <w:szCs w:val="20"/>
                <w:lang w:val="da-DK"/>
              </w:rPr>
              <w:t>etablocker</w:t>
            </w:r>
            <w:proofErr w:type="spellEnd"/>
            <w:r w:rsidRPr="00EA10AA">
              <w:rPr>
                <w:rFonts w:eastAsia="Times New Roman"/>
                <w:sz w:val="20"/>
                <w:szCs w:val="20"/>
                <w:lang w:val="da-DK"/>
              </w:rPr>
              <w:t xml:space="preserve"> </w:t>
            </w:r>
            <w:r w:rsidR="000D697D" w:rsidRPr="00EA10AA">
              <w:rPr>
                <w:rFonts w:eastAsia="Times New Roman"/>
                <w:sz w:val="20"/>
                <w:szCs w:val="20"/>
                <w:lang w:val="da-DK"/>
              </w:rPr>
              <w:t xml:space="preserve">+3 </w:t>
            </w:r>
            <w:proofErr w:type="spellStart"/>
            <w:r w:rsidR="000D697D" w:rsidRPr="00EA10AA">
              <w:rPr>
                <w:rFonts w:eastAsia="Times New Roman"/>
                <w:sz w:val="20"/>
                <w:szCs w:val="20"/>
                <w:lang w:val="da-DK"/>
              </w:rPr>
              <w:t>antihypertensives</w:t>
            </w:r>
            <w:proofErr w:type="spellEnd"/>
          </w:p>
          <w:p w14:paraId="3AFC7A21" w14:textId="77DAC275" w:rsidR="000D697D" w:rsidRPr="00EA10AA" w:rsidRDefault="000D697D" w:rsidP="00E219CC">
            <w:pPr>
              <w:spacing w:line="240" w:lineRule="auto"/>
              <w:rPr>
                <w:rFonts w:eastAsia="Times New Roman"/>
                <w:sz w:val="20"/>
                <w:szCs w:val="20"/>
                <w:lang w:val="da-DK"/>
              </w:rPr>
            </w:pPr>
            <w:r w:rsidRPr="00EA10AA">
              <w:rPr>
                <w:rFonts w:eastAsia="Times New Roman"/>
                <w:sz w:val="20"/>
                <w:szCs w:val="20"/>
                <w:lang w:val="da-DK"/>
              </w:rPr>
              <w:t xml:space="preserve">4 </w:t>
            </w:r>
            <w:proofErr w:type="spellStart"/>
            <w:r w:rsidRPr="00EA10AA">
              <w:rPr>
                <w:rFonts w:eastAsia="Times New Roman"/>
                <w:sz w:val="20"/>
                <w:szCs w:val="20"/>
                <w:lang w:val="da-DK"/>
              </w:rPr>
              <w:t>antihypertensives</w:t>
            </w:r>
            <w:proofErr w:type="spellEnd"/>
          </w:p>
          <w:p w14:paraId="1E62FDD7" w14:textId="5AF85E47" w:rsidR="000D697D" w:rsidRPr="00EA10AA" w:rsidRDefault="00DA41A1" w:rsidP="00E219CC">
            <w:pPr>
              <w:spacing w:line="240" w:lineRule="auto"/>
              <w:rPr>
                <w:rFonts w:eastAsia="Times New Roman"/>
                <w:sz w:val="20"/>
                <w:szCs w:val="20"/>
                <w:lang w:val="da-DK"/>
              </w:rPr>
            </w:pPr>
            <w:r w:rsidRPr="00EA10AA">
              <w:rPr>
                <w:rFonts w:eastAsia="Times New Roman"/>
                <w:sz w:val="20"/>
                <w:szCs w:val="20"/>
                <w:lang w:val="da-DK"/>
              </w:rPr>
              <w:t>b</w:t>
            </w:r>
            <w:r w:rsidR="000D697D" w:rsidRPr="00EA10AA">
              <w:rPr>
                <w:rFonts w:eastAsia="Times New Roman"/>
                <w:sz w:val="20"/>
                <w:szCs w:val="20"/>
                <w:lang w:val="da-DK"/>
              </w:rPr>
              <w:t xml:space="preserve">etablocker+4 </w:t>
            </w:r>
            <w:proofErr w:type="spellStart"/>
            <w:r w:rsidR="000D697D" w:rsidRPr="00EA10AA">
              <w:rPr>
                <w:rFonts w:eastAsia="Times New Roman"/>
                <w:sz w:val="20"/>
                <w:szCs w:val="20"/>
                <w:lang w:val="da-DK"/>
              </w:rPr>
              <w:t>antihypertensives</w:t>
            </w:r>
            <w:proofErr w:type="spellEnd"/>
          </w:p>
          <w:p w14:paraId="7DA75DA5" w14:textId="5F100814" w:rsidR="000D697D" w:rsidRPr="00EA10AA" w:rsidRDefault="00DA41A1" w:rsidP="00E219CC">
            <w:pPr>
              <w:spacing w:line="240" w:lineRule="auto"/>
              <w:rPr>
                <w:rFonts w:eastAsia="Times New Roman"/>
                <w:sz w:val="20"/>
                <w:szCs w:val="20"/>
                <w:lang w:val="da-DK"/>
              </w:rPr>
            </w:pPr>
            <w:proofErr w:type="spellStart"/>
            <w:r w:rsidRPr="00EA10AA">
              <w:rPr>
                <w:rFonts w:eastAsia="Times New Roman"/>
                <w:sz w:val="20"/>
                <w:szCs w:val="20"/>
                <w:lang w:val="da-DK"/>
              </w:rPr>
              <w:t>o</w:t>
            </w:r>
            <w:r w:rsidR="006B6390" w:rsidRPr="00EA10AA">
              <w:rPr>
                <w:rFonts w:eastAsia="Times New Roman"/>
                <w:sz w:val="20"/>
                <w:szCs w:val="20"/>
                <w:lang w:val="da-DK"/>
              </w:rPr>
              <w:t>ther</w:t>
            </w:r>
            <w:proofErr w:type="spellEnd"/>
            <w:r w:rsidR="006B6390" w:rsidRPr="00EA10AA">
              <w:rPr>
                <w:rFonts w:eastAsia="Times New Roman"/>
                <w:sz w:val="20"/>
                <w:szCs w:val="20"/>
                <w:lang w:val="da-DK"/>
              </w:rPr>
              <w:t xml:space="preserve"> antihypertensive+1 or </w:t>
            </w:r>
            <w:proofErr w:type="gramStart"/>
            <w:r w:rsidR="006B6390" w:rsidRPr="00EA10AA">
              <w:rPr>
                <w:rFonts w:eastAsia="Times New Roman"/>
                <w:sz w:val="20"/>
                <w:szCs w:val="20"/>
                <w:lang w:val="da-DK"/>
              </w:rPr>
              <w:t>more</w:t>
            </w:r>
            <w:proofErr w:type="gramEnd"/>
            <w:r w:rsidR="006B6390" w:rsidRPr="00EA10AA">
              <w:rPr>
                <w:rFonts w:eastAsia="Times New Roman"/>
                <w:sz w:val="20"/>
                <w:szCs w:val="20"/>
                <w:lang w:val="da-DK"/>
              </w:rPr>
              <w:t xml:space="preserve"> </w:t>
            </w:r>
            <w:proofErr w:type="spellStart"/>
            <w:r w:rsidR="006B6390" w:rsidRPr="00EA10AA">
              <w:rPr>
                <w:rFonts w:eastAsia="Times New Roman"/>
                <w:sz w:val="20"/>
                <w:szCs w:val="20"/>
                <w:lang w:val="da-DK"/>
              </w:rPr>
              <w:t>regular</w:t>
            </w:r>
            <w:proofErr w:type="spellEnd"/>
            <w:r w:rsidR="006B6390" w:rsidRPr="00EA10AA">
              <w:rPr>
                <w:rFonts w:eastAsia="Times New Roman"/>
                <w:sz w:val="20"/>
                <w:szCs w:val="20"/>
                <w:lang w:val="da-DK"/>
              </w:rPr>
              <w:t xml:space="preserve"> </w:t>
            </w:r>
            <w:proofErr w:type="spellStart"/>
            <w:r w:rsidR="006B6390" w:rsidRPr="00EA10AA">
              <w:rPr>
                <w:rFonts w:eastAsia="Times New Roman"/>
                <w:sz w:val="20"/>
                <w:szCs w:val="20"/>
                <w:lang w:val="da-DK"/>
              </w:rPr>
              <w:t>antihypertensives</w:t>
            </w:r>
            <w:proofErr w:type="spellEnd"/>
          </w:p>
          <w:p w14:paraId="4A2CF64E" w14:textId="3CD18B9C" w:rsidR="006B6390" w:rsidRPr="00EA10AA" w:rsidRDefault="00DA41A1" w:rsidP="00E219CC">
            <w:pPr>
              <w:spacing w:line="240" w:lineRule="auto"/>
              <w:rPr>
                <w:rFonts w:eastAsia="Times New Roman"/>
                <w:sz w:val="20"/>
                <w:szCs w:val="20"/>
                <w:lang w:val="da-DK"/>
              </w:rPr>
            </w:pPr>
            <w:proofErr w:type="spellStart"/>
            <w:r w:rsidRPr="00EA10AA">
              <w:rPr>
                <w:rFonts w:eastAsia="Times New Roman"/>
                <w:sz w:val="20"/>
                <w:szCs w:val="20"/>
                <w:lang w:val="da-DK"/>
              </w:rPr>
              <w:t>a</w:t>
            </w:r>
            <w:r w:rsidR="006B6390" w:rsidRPr="00EA10AA">
              <w:rPr>
                <w:rFonts w:eastAsia="Times New Roman"/>
                <w:sz w:val="20"/>
                <w:szCs w:val="20"/>
                <w:lang w:val="da-DK"/>
              </w:rPr>
              <w:t>ny</w:t>
            </w:r>
            <w:proofErr w:type="spellEnd"/>
            <w:r w:rsidR="006B6390" w:rsidRPr="00EA10AA">
              <w:rPr>
                <w:rFonts w:eastAsia="Times New Roman"/>
                <w:sz w:val="20"/>
                <w:szCs w:val="20"/>
                <w:lang w:val="da-DK"/>
              </w:rPr>
              <w:t xml:space="preserve"> </w:t>
            </w:r>
            <w:proofErr w:type="spellStart"/>
            <w:r w:rsidR="006B6390" w:rsidRPr="00EA10AA">
              <w:rPr>
                <w:rFonts w:eastAsia="Times New Roman"/>
                <w:sz w:val="20"/>
                <w:szCs w:val="20"/>
                <w:lang w:val="da-DK"/>
              </w:rPr>
              <w:t>hypertensive</w:t>
            </w:r>
            <w:proofErr w:type="spellEnd"/>
            <w:r w:rsidR="006B6390" w:rsidRPr="00EA10AA">
              <w:rPr>
                <w:rFonts w:eastAsia="Times New Roman"/>
                <w:sz w:val="20"/>
                <w:szCs w:val="20"/>
                <w:lang w:val="da-DK"/>
              </w:rPr>
              <w:t xml:space="preserve"> +</w:t>
            </w:r>
            <w:proofErr w:type="spellStart"/>
            <w:r w:rsidR="006B6390" w:rsidRPr="00EA10AA">
              <w:rPr>
                <w:rFonts w:eastAsia="Times New Roman"/>
                <w:sz w:val="20"/>
                <w:szCs w:val="20"/>
                <w:lang w:val="da-DK"/>
              </w:rPr>
              <w:t>nitrate</w:t>
            </w:r>
            <w:proofErr w:type="spellEnd"/>
          </w:p>
          <w:p w14:paraId="7604F5D8" w14:textId="7EF12071" w:rsidR="006B6390" w:rsidRPr="00EA10AA" w:rsidRDefault="00DA41A1" w:rsidP="00E219CC">
            <w:pPr>
              <w:spacing w:line="240" w:lineRule="auto"/>
              <w:rPr>
                <w:rFonts w:eastAsia="Times New Roman"/>
                <w:sz w:val="20"/>
                <w:szCs w:val="20"/>
                <w:lang w:val="da-DK"/>
              </w:rPr>
            </w:pPr>
            <w:proofErr w:type="spellStart"/>
            <w:r w:rsidRPr="00EA10AA">
              <w:rPr>
                <w:rFonts w:eastAsia="Times New Roman"/>
                <w:sz w:val="20"/>
                <w:szCs w:val="20"/>
                <w:lang w:val="da-DK"/>
              </w:rPr>
              <w:t>a</w:t>
            </w:r>
            <w:r w:rsidR="006B6390" w:rsidRPr="00EA10AA">
              <w:rPr>
                <w:rFonts w:eastAsia="Times New Roman"/>
                <w:sz w:val="20"/>
                <w:szCs w:val="20"/>
                <w:lang w:val="da-DK"/>
              </w:rPr>
              <w:t>ny</w:t>
            </w:r>
            <w:proofErr w:type="spellEnd"/>
            <w:r w:rsidR="006B6390" w:rsidRPr="00EA10AA">
              <w:rPr>
                <w:rFonts w:eastAsia="Times New Roman"/>
                <w:sz w:val="20"/>
                <w:szCs w:val="20"/>
                <w:lang w:val="da-DK"/>
              </w:rPr>
              <w:t xml:space="preserve"> </w:t>
            </w:r>
            <w:proofErr w:type="spellStart"/>
            <w:r w:rsidR="006B6390" w:rsidRPr="00EA10AA">
              <w:rPr>
                <w:rFonts w:eastAsia="Times New Roman"/>
                <w:sz w:val="20"/>
                <w:szCs w:val="20"/>
                <w:lang w:val="da-DK"/>
              </w:rPr>
              <w:t>hypertensive</w:t>
            </w:r>
            <w:proofErr w:type="spellEnd"/>
            <w:r w:rsidR="006B6390" w:rsidRPr="00EA10AA">
              <w:rPr>
                <w:rFonts w:eastAsia="Times New Roman"/>
                <w:sz w:val="20"/>
                <w:szCs w:val="20"/>
                <w:lang w:val="da-DK"/>
              </w:rPr>
              <w:t xml:space="preserve"> +</w:t>
            </w:r>
            <w:proofErr w:type="spellStart"/>
            <w:r w:rsidR="006B6390" w:rsidRPr="00EA10AA">
              <w:rPr>
                <w:rFonts w:eastAsia="Times New Roman"/>
                <w:sz w:val="20"/>
                <w:szCs w:val="20"/>
                <w:lang w:val="da-DK"/>
              </w:rPr>
              <w:t>other</w:t>
            </w:r>
            <w:proofErr w:type="spellEnd"/>
            <w:r w:rsidR="006B6390" w:rsidRPr="00EA10AA">
              <w:rPr>
                <w:rFonts w:eastAsia="Times New Roman"/>
                <w:sz w:val="20"/>
                <w:szCs w:val="20"/>
                <w:lang w:val="da-DK"/>
              </w:rPr>
              <w:t xml:space="preserve"> drugs for IHD and/or </w:t>
            </w:r>
            <w:proofErr w:type="spellStart"/>
            <w:r w:rsidR="006B6390" w:rsidRPr="00EA10AA">
              <w:rPr>
                <w:rFonts w:eastAsia="Times New Roman"/>
                <w:sz w:val="20"/>
                <w:szCs w:val="20"/>
                <w:lang w:val="da-DK"/>
              </w:rPr>
              <w:t>nitrate</w:t>
            </w:r>
            <w:proofErr w:type="spellEnd"/>
          </w:p>
          <w:p w14:paraId="39B29077" w14:textId="76D29D63" w:rsidR="000D697D" w:rsidRPr="00DA41A1" w:rsidRDefault="00DA41A1" w:rsidP="006B6390">
            <w:pPr>
              <w:spacing w:line="240" w:lineRule="auto"/>
              <w:rPr>
                <w:rFonts w:eastAsia="Times New Roman"/>
                <w:sz w:val="20"/>
                <w:szCs w:val="20"/>
                <w:lang w:val="en-US"/>
              </w:rPr>
            </w:pPr>
            <w:r>
              <w:rPr>
                <w:rFonts w:eastAsia="Times New Roman"/>
                <w:sz w:val="20"/>
                <w:szCs w:val="20"/>
                <w:lang w:val="en-US"/>
              </w:rPr>
              <w:t>o</w:t>
            </w:r>
            <w:r w:rsidR="006B6390" w:rsidRPr="00DA41A1">
              <w:rPr>
                <w:rFonts w:eastAsia="Times New Roman"/>
                <w:sz w:val="20"/>
                <w:szCs w:val="20"/>
                <w:lang w:val="en-US"/>
              </w:rPr>
              <w:t>ther antiarrhythmics +antihypertensives</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25CEAC4" w14:textId="7853B4A2" w:rsidR="00E219CC" w:rsidRPr="00DA41A1" w:rsidRDefault="00E219CC" w:rsidP="00E219CC">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1A72A43" w14:textId="27801934" w:rsidR="00E219CC" w:rsidRPr="00DA41A1" w:rsidRDefault="00E219CC" w:rsidP="00E219CC">
            <w:pPr>
              <w:spacing w:line="240" w:lineRule="auto"/>
              <w:rPr>
                <w:rFonts w:eastAsia="Times New Roman"/>
                <w:sz w:val="20"/>
                <w:szCs w:val="20"/>
                <w:lang w:val="en-US"/>
              </w:rPr>
            </w:pPr>
          </w:p>
        </w:tc>
      </w:tr>
      <w:tr w:rsidR="00DA41A1" w:rsidRPr="00DA41A1" w14:paraId="02AEDB47"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686B38D" w14:textId="73E3040D" w:rsidR="006B6390" w:rsidRPr="00DA41A1" w:rsidRDefault="00DA41A1" w:rsidP="000D697D">
            <w:pPr>
              <w:spacing w:line="240" w:lineRule="auto"/>
              <w:rPr>
                <w:rFonts w:eastAsia="Times New Roman"/>
                <w:color w:val="000000"/>
                <w:sz w:val="20"/>
                <w:szCs w:val="20"/>
                <w:lang w:val="en-US"/>
              </w:rPr>
            </w:pPr>
            <w:proofErr w:type="spellStart"/>
            <w:r>
              <w:rPr>
                <w:rFonts w:eastAsia="Times New Roman"/>
                <w:color w:val="000000"/>
                <w:sz w:val="20"/>
                <w:szCs w:val="20"/>
                <w:lang w:val="en-US"/>
              </w:rPr>
              <w:t>A</w:t>
            </w:r>
            <w:r w:rsidR="006B6390" w:rsidRPr="00DA41A1">
              <w:rPr>
                <w:rFonts w:eastAsia="Times New Roman"/>
                <w:color w:val="000000"/>
                <w:sz w:val="20"/>
                <w:szCs w:val="20"/>
                <w:lang w:val="en-US"/>
              </w:rPr>
              <w:t>nticholesterol</w:t>
            </w:r>
            <w:proofErr w:type="spellEnd"/>
            <w:r w:rsidR="006B6390" w:rsidRPr="00DA41A1">
              <w:rPr>
                <w:rFonts w:eastAsia="Times New Roman"/>
                <w:color w:val="000000"/>
                <w:sz w:val="20"/>
                <w:szCs w:val="20"/>
                <w:lang w:val="en-US"/>
              </w:rPr>
              <w:t xml:space="preserve"> drugs</w:t>
            </w:r>
          </w:p>
          <w:p w14:paraId="640D0ABC" w14:textId="03A4F651" w:rsidR="006B6390" w:rsidRPr="00DA41A1" w:rsidRDefault="006B6390" w:rsidP="000D697D">
            <w:pPr>
              <w:spacing w:line="240" w:lineRule="auto"/>
              <w:rPr>
                <w:rFonts w:eastAsia="Times New Roman"/>
                <w:color w:val="000000"/>
                <w:sz w:val="20"/>
                <w:szCs w:val="20"/>
                <w:lang w:val="en-US"/>
              </w:rPr>
            </w:pPr>
            <w:r w:rsidRPr="00DA41A1">
              <w:rPr>
                <w:rFonts w:eastAsia="Times New Roman"/>
                <w:color w:val="000000"/>
                <w:sz w:val="20"/>
                <w:szCs w:val="20"/>
                <w:lang w:val="en-US"/>
              </w:rPr>
              <w:t>None</w:t>
            </w:r>
          </w:p>
          <w:p w14:paraId="5E5AD5D0" w14:textId="3542F064" w:rsidR="006B6390" w:rsidRPr="00DA41A1" w:rsidRDefault="006B6390" w:rsidP="000D697D">
            <w:pPr>
              <w:spacing w:line="240" w:lineRule="auto"/>
              <w:rPr>
                <w:rFonts w:eastAsia="Times New Roman"/>
                <w:color w:val="000000"/>
                <w:sz w:val="20"/>
                <w:szCs w:val="20"/>
                <w:lang w:val="en-US"/>
              </w:rPr>
            </w:pPr>
            <w:r w:rsidRPr="00DA41A1">
              <w:rPr>
                <w:rFonts w:eastAsia="Times New Roman"/>
                <w:color w:val="000000"/>
                <w:sz w:val="20"/>
                <w:szCs w:val="20"/>
                <w:lang w:val="en-US"/>
              </w:rPr>
              <w:lastRenderedPageBreak/>
              <w:t>Statins</w:t>
            </w:r>
          </w:p>
          <w:p w14:paraId="7708CE18" w14:textId="389FFC29" w:rsidR="006B6390" w:rsidRPr="00DA41A1" w:rsidRDefault="00DA41A1" w:rsidP="000D697D">
            <w:pPr>
              <w:spacing w:line="240" w:lineRule="auto"/>
              <w:rPr>
                <w:rFonts w:eastAsia="Times New Roman"/>
                <w:color w:val="000000"/>
                <w:sz w:val="20"/>
                <w:szCs w:val="20"/>
                <w:lang w:val="en-US"/>
              </w:rPr>
            </w:pPr>
            <w:r>
              <w:rPr>
                <w:rFonts w:eastAsia="Times New Roman"/>
                <w:color w:val="000000"/>
                <w:sz w:val="20"/>
                <w:szCs w:val="20"/>
                <w:lang w:val="en-US"/>
              </w:rPr>
              <w:t>o</w:t>
            </w:r>
            <w:r w:rsidR="006B6390" w:rsidRPr="00DA41A1">
              <w:rPr>
                <w:rFonts w:eastAsia="Times New Roman"/>
                <w:color w:val="000000"/>
                <w:sz w:val="20"/>
                <w:szCs w:val="20"/>
                <w:lang w:val="en-US"/>
              </w:rPr>
              <w:t xml:space="preserve">ther </w:t>
            </w:r>
            <w:proofErr w:type="spellStart"/>
            <w:r w:rsidR="006B6390" w:rsidRPr="00DA41A1">
              <w:rPr>
                <w:rFonts w:eastAsia="Times New Roman"/>
                <w:color w:val="000000"/>
                <w:sz w:val="20"/>
                <w:szCs w:val="20"/>
                <w:lang w:val="en-US"/>
              </w:rPr>
              <w:t>antilipids</w:t>
            </w:r>
            <w:proofErr w:type="spellEnd"/>
          </w:p>
          <w:p w14:paraId="1FDCCD66" w14:textId="55C5EA00" w:rsidR="006B6390" w:rsidRPr="00DA41A1" w:rsidRDefault="006B6390" w:rsidP="000D697D">
            <w:pPr>
              <w:spacing w:line="240" w:lineRule="auto"/>
              <w:rPr>
                <w:rFonts w:eastAsia="Times New Roman"/>
                <w:color w:val="000000"/>
                <w:sz w:val="20"/>
                <w:szCs w:val="20"/>
                <w:lang w:val="en-US"/>
              </w:rPr>
            </w:pPr>
            <w:r w:rsidRPr="00DA41A1">
              <w:rPr>
                <w:rFonts w:eastAsia="Times New Roman"/>
                <w:color w:val="000000"/>
                <w:sz w:val="20"/>
                <w:szCs w:val="20"/>
                <w:lang w:val="en-US"/>
              </w:rPr>
              <w:t>Statins +</w:t>
            </w:r>
            <w:r w:rsidR="00DA41A1">
              <w:rPr>
                <w:rFonts w:eastAsia="Times New Roman"/>
                <w:color w:val="000000"/>
                <w:sz w:val="20"/>
                <w:szCs w:val="20"/>
                <w:lang w:val="en-US"/>
              </w:rPr>
              <w:t>o</w:t>
            </w:r>
            <w:r w:rsidRPr="00DA41A1">
              <w:rPr>
                <w:rFonts w:eastAsia="Times New Roman"/>
                <w:color w:val="000000"/>
                <w:sz w:val="20"/>
                <w:szCs w:val="20"/>
                <w:lang w:val="en-US"/>
              </w:rPr>
              <w:t xml:space="preserve">ther </w:t>
            </w:r>
            <w:proofErr w:type="spellStart"/>
            <w:r w:rsidRPr="00DA41A1">
              <w:rPr>
                <w:rFonts w:eastAsia="Times New Roman"/>
                <w:color w:val="000000"/>
                <w:sz w:val="20"/>
                <w:szCs w:val="20"/>
                <w:lang w:val="en-US"/>
              </w:rPr>
              <w:t>antilipids</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74C07D05" w14:textId="72B342FE" w:rsidR="000D697D" w:rsidRPr="00DA41A1" w:rsidRDefault="000D697D" w:rsidP="000D697D">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7892726" w14:textId="6F1AD03A" w:rsidR="000D697D" w:rsidRPr="00DA41A1" w:rsidRDefault="000D697D" w:rsidP="000D697D">
            <w:pPr>
              <w:spacing w:line="240" w:lineRule="auto"/>
              <w:rPr>
                <w:rFonts w:eastAsia="Times New Roman"/>
                <w:sz w:val="20"/>
                <w:szCs w:val="20"/>
                <w:lang w:val="en-US"/>
              </w:rPr>
            </w:pPr>
          </w:p>
        </w:tc>
      </w:tr>
      <w:tr w:rsidR="00DA41A1" w:rsidRPr="00DA41A1" w14:paraId="3DA2F93E"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91EEF6A" w14:textId="469C98AC" w:rsidR="006B6390" w:rsidRPr="00DA41A1" w:rsidRDefault="006B6390" w:rsidP="006B6390">
            <w:pPr>
              <w:spacing w:line="240" w:lineRule="auto"/>
              <w:rPr>
                <w:rFonts w:eastAsia="Times New Roman"/>
                <w:color w:val="000000"/>
                <w:sz w:val="20"/>
                <w:szCs w:val="20"/>
                <w:lang w:val="en-US"/>
              </w:rPr>
            </w:pPr>
            <w:r w:rsidRPr="00DA41A1">
              <w:rPr>
                <w:rFonts w:eastAsia="Times New Roman"/>
                <w:color w:val="000000"/>
                <w:sz w:val="20"/>
                <w:szCs w:val="20"/>
                <w:lang w:val="en-US"/>
              </w:rPr>
              <w:t>Systemic steroids</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2D366F8" w14:textId="5BC91A48" w:rsidR="006B6390" w:rsidRPr="00DA41A1" w:rsidRDefault="006B6390" w:rsidP="006B6390">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321D7B5" w14:textId="3556BE23" w:rsidR="006B6390" w:rsidRPr="00DA41A1" w:rsidRDefault="006B6390" w:rsidP="006B6390">
            <w:pPr>
              <w:spacing w:line="240" w:lineRule="auto"/>
              <w:rPr>
                <w:rFonts w:eastAsia="Times New Roman"/>
                <w:sz w:val="20"/>
                <w:szCs w:val="20"/>
                <w:lang w:val="en-US"/>
              </w:rPr>
            </w:pPr>
          </w:p>
        </w:tc>
      </w:tr>
      <w:tr w:rsidR="00DA41A1" w:rsidRPr="00DA41A1" w14:paraId="62D0CE8A"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2A024CA4" w14:textId="6D0B97E1" w:rsidR="006B6390" w:rsidRPr="00DA41A1" w:rsidRDefault="006B6390" w:rsidP="006B6390">
            <w:pPr>
              <w:spacing w:line="240" w:lineRule="auto"/>
              <w:rPr>
                <w:rFonts w:eastAsia="Times New Roman"/>
                <w:sz w:val="20"/>
                <w:szCs w:val="20"/>
                <w:lang w:val="en-US"/>
              </w:rPr>
            </w:pPr>
            <w:r w:rsidRPr="00DA41A1">
              <w:rPr>
                <w:rFonts w:eastAsia="Times New Roman"/>
                <w:sz w:val="20"/>
                <w:szCs w:val="20"/>
                <w:lang w:val="en-US"/>
              </w:rPr>
              <w:t>Antirheumatics</w:t>
            </w:r>
          </w:p>
          <w:p w14:paraId="70CE7557" w14:textId="62A4DF3E" w:rsidR="006B6390" w:rsidRPr="00DA41A1" w:rsidRDefault="00DA41A1" w:rsidP="006B6390">
            <w:pPr>
              <w:spacing w:line="240" w:lineRule="auto"/>
              <w:rPr>
                <w:rFonts w:eastAsia="Times New Roman"/>
                <w:sz w:val="20"/>
                <w:szCs w:val="20"/>
                <w:lang w:val="en-US"/>
              </w:rPr>
            </w:pPr>
            <w:r>
              <w:rPr>
                <w:rFonts w:eastAsia="Times New Roman"/>
                <w:sz w:val="20"/>
                <w:szCs w:val="20"/>
                <w:lang w:val="en-US"/>
              </w:rPr>
              <w:t>n</w:t>
            </w:r>
            <w:r w:rsidR="006B6390" w:rsidRPr="00DA41A1">
              <w:rPr>
                <w:rFonts w:eastAsia="Times New Roman"/>
                <w:sz w:val="20"/>
                <w:szCs w:val="20"/>
                <w:lang w:val="en-US"/>
              </w:rPr>
              <w:t>one</w:t>
            </w:r>
          </w:p>
          <w:p w14:paraId="2923B8CB" w14:textId="1BD84DBA" w:rsidR="006B6390" w:rsidRPr="00DA41A1" w:rsidRDefault="00DA41A1" w:rsidP="006B6390">
            <w:pPr>
              <w:spacing w:line="240" w:lineRule="auto"/>
              <w:rPr>
                <w:rFonts w:eastAsia="Times New Roman"/>
                <w:sz w:val="20"/>
                <w:szCs w:val="20"/>
                <w:lang w:val="en-US"/>
              </w:rPr>
            </w:pPr>
            <w:r>
              <w:rPr>
                <w:rFonts w:eastAsia="Times New Roman"/>
                <w:sz w:val="20"/>
                <w:szCs w:val="20"/>
                <w:lang w:val="en-US"/>
              </w:rPr>
              <w:t>d</w:t>
            </w:r>
            <w:r w:rsidR="006B6390" w:rsidRPr="00DA41A1">
              <w:rPr>
                <w:rFonts w:eastAsia="Times New Roman"/>
                <w:sz w:val="20"/>
                <w:szCs w:val="20"/>
                <w:lang w:val="en-US"/>
              </w:rPr>
              <w:t>isease modifying drugs</w:t>
            </w:r>
          </w:p>
          <w:p w14:paraId="3040A008" w14:textId="038FC8E4" w:rsidR="006B6390" w:rsidRPr="00DA41A1" w:rsidRDefault="00DA41A1" w:rsidP="006B6390">
            <w:pPr>
              <w:spacing w:line="240" w:lineRule="auto"/>
              <w:rPr>
                <w:rFonts w:eastAsia="Times New Roman"/>
                <w:sz w:val="20"/>
                <w:szCs w:val="20"/>
                <w:lang w:val="en-US"/>
              </w:rPr>
            </w:pPr>
            <w:r>
              <w:rPr>
                <w:rFonts w:eastAsia="Times New Roman"/>
                <w:sz w:val="20"/>
                <w:szCs w:val="20"/>
                <w:lang w:val="en-US"/>
              </w:rPr>
              <w:t>o</w:t>
            </w:r>
            <w:r w:rsidR="006B6390" w:rsidRPr="00DA41A1">
              <w:rPr>
                <w:rFonts w:eastAsia="Times New Roman"/>
                <w:sz w:val="20"/>
                <w:szCs w:val="20"/>
                <w:lang w:val="en-US"/>
              </w:rPr>
              <w:t>ther antirheumatics</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3A482AF3" w14:textId="5C05E8D1" w:rsidR="006B6390" w:rsidRPr="00DA41A1" w:rsidRDefault="006B6390" w:rsidP="006B6390">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7DA47029" w14:textId="6690CC99" w:rsidR="006B6390" w:rsidRPr="00DA41A1" w:rsidRDefault="006B6390" w:rsidP="006B6390">
            <w:pPr>
              <w:spacing w:line="240" w:lineRule="auto"/>
              <w:rPr>
                <w:rFonts w:eastAsia="Times New Roman"/>
                <w:sz w:val="20"/>
                <w:szCs w:val="20"/>
                <w:lang w:val="en-US"/>
              </w:rPr>
            </w:pPr>
          </w:p>
        </w:tc>
      </w:tr>
      <w:tr w:rsidR="00DA41A1" w:rsidRPr="00DA41A1" w14:paraId="188E3259" w14:textId="77777777" w:rsidTr="00DA41A1">
        <w:trPr>
          <w:trHeight w:val="136"/>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73F67071" w14:textId="77777777" w:rsidR="006B6390" w:rsidRPr="00DA41A1" w:rsidRDefault="006B6390" w:rsidP="006B6390">
            <w:pPr>
              <w:spacing w:line="240" w:lineRule="auto"/>
              <w:rPr>
                <w:rFonts w:eastAsia="Times New Roman"/>
                <w:sz w:val="20"/>
                <w:szCs w:val="20"/>
                <w:lang w:val="en-US"/>
              </w:rPr>
            </w:pPr>
            <w:r w:rsidRPr="00DA41A1">
              <w:rPr>
                <w:rFonts w:eastAsia="Times New Roman"/>
                <w:sz w:val="20"/>
                <w:szCs w:val="20"/>
                <w:lang w:val="en-US"/>
              </w:rPr>
              <w:t>Pulmonary drugs</w:t>
            </w:r>
          </w:p>
          <w:p w14:paraId="42CBA963" w14:textId="1B9664E3" w:rsidR="006B6390" w:rsidRPr="00DA41A1" w:rsidRDefault="00DA41A1" w:rsidP="006B6390">
            <w:pPr>
              <w:spacing w:line="240" w:lineRule="auto"/>
              <w:rPr>
                <w:rFonts w:eastAsia="Times New Roman"/>
                <w:sz w:val="20"/>
                <w:szCs w:val="20"/>
                <w:lang w:val="en-US"/>
              </w:rPr>
            </w:pPr>
            <w:r>
              <w:rPr>
                <w:rFonts w:eastAsia="Times New Roman"/>
                <w:sz w:val="20"/>
                <w:szCs w:val="20"/>
                <w:lang w:val="en-US"/>
              </w:rPr>
              <w:t>n</w:t>
            </w:r>
            <w:r w:rsidR="006B6390" w:rsidRPr="00DA41A1">
              <w:rPr>
                <w:rFonts w:eastAsia="Times New Roman"/>
                <w:sz w:val="20"/>
                <w:szCs w:val="20"/>
                <w:lang w:val="en-US"/>
              </w:rPr>
              <w:t>one</w:t>
            </w:r>
          </w:p>
          <w:p w14:paraId="2B05857B" w14:textId="7F7D0645" w:rsidR="006B6390" w:rsidRPr="00DA41A1" w:rsidRDefault="006B6390" w:rsidP="006B6390">
            <w:pPr>
              <w:spacing w:line="240" w:lineRule="auto"/>
              <w:rPr>
                <w:rFonts w:eastAsia="Times New Roman"/>
                <w:sz w:val="20"/>
                <w:szCs w:val="20"/>
                <w:lang w:val="en-US"/>
              </w:rPr>
            </w:pPr>
            <w:r w:rsidRPr="00DA41A1">
              <w:rPr>
                <w:rFonts w:eastAsia="Times New Roman"/>
                <w:sz w:val="20"/>
                <w:szCs w:val="20"/>
                <w:lang w:val="en-US"/>
              </w:rPr>
              <w:t>SABA</w:t>
            </w:r>
            <w:r w:rsidR="00DA41A1" w:rsidRPr="00DA41A1">
              <w:rPr>
                <w:rFonts w:eastAsia="Times New Roman"/>
                <w:sz w:val="20"/>
                <w:szCs w:val="20"/>
                <w:lang w:val="en-US"/>
              </w:rPr>
              <w:t xml:space="preserve"> only</w:t>
            </w:r>
          </w:p>
          <w:p w14:paraId="78719E59" w14:textId="77777777" w:rsidR="006B6390" w:rsidRPr="00DA41A1" w:rsidRDefault="006B6390" w:rsidP="006B6390">
            <w:pPr>
              <w:spacing w:line="240" w:lineRule="auto"/>
              <w:rPr>
                <w:rFonts w:eastAsia="Times New Roman"/>
                <w:sz w:val="20"/>
                <w:szCs w:val="20"/>
                <w:lang w:val="en-US"/>
              </w:rPr>
            </w:pPr>
            <w:r w:rsidRPr="00DA41A1">
              <w:rPr>
                <w:rFonts w:eastAsia="Times New Roman"/>
                <w:sz w:val="20"/>
                <w:szCs w:val="20"/>
                <w:lang w:val="en-US"/>
              </w:rPr>
              <w:t>LABA or LAMA</w:t>
            </w:r>
          </w:p>
          <w:p w14:paraId="1973C585" w14:textId="3B8BBC90" w:rsidR="006B6390" w:rsidRPr="00DA41A1" w:rsidRDefault="00DA41A1" w:rsidP="006B6390">
            <w:pPr>
              <w:spacing w:line="240" w:lineRule="auto"/>
              <w:rPr>
                <w:rFonts w:eastAsia="Times New Roman"/>
                <w:sz w:val="20"/>
                <w:szCs w:val="20"/>
                <w:lang w:val="en-US"/>
              </w:rPr>
            </w:pPr>
            <w:r>
              <w:rPr>
                <w:rFonts w:eastAsia="Times New Roman"/>
                <w:sz w:val="20"/>
                <w:szCs w:val="20"/>
                <w:lang w:val="en-US"/>
              </w:rPr>
              <w:t>i</w:t>
            </w:r>
            <w:r w:rsidR="006B6390" w:rsidRPr="00DA41A1">
              <w:rPr>
                <w:rFonts w:eastAsia="Times New Roman"/>
                <w:sz w:val="20"/>
                <w:szCs w:val="20"/>
                <w:lang w:val="en-US"/>
              </w:rPr>
              <w:t>nhalation steroid only</w:t>
            </w:r>
          </w:p>
          <w:p w14:paraId="060EEF5E" w14:textId="2E13740A" w:rsidR="006B6390" w:rsidRPr="00DA41A1" w:rsidRDefault="006B6390" w:rsidP="006B6390">
            <w:pPr>
              <w:spacing w:line="240" w:lineRule="auto"/>
              <w:rPr>
                <w:rFonts w:eastAsia="Times New Roman"/>
                <w:sz w:val="20"/>
                <w:szCs w:val="20"/>
                <w:lang w:val="en-US"/>
              </w:rPr>
            </w:pPr>
            <w:r w:rsidRPr="00DA41A1">
              <w:rPr>
                <w:rFonts w:eastAsia="Times New Roman"/>
                <w:sz w:val="20"/>
                <w:szCs w:val="20"/>
                <w:lang w:val="en-US"/>
              </w:rPr>
              <w:t>SABA</w:t>
            </w:r>
            <w:r w:rsidR="00F05ED8" w:rsidRPr="00DA41A1">
              <w:rPr>
                <w:rFonts w:eastAsia="Times New Roman"/>
                <w:sz w:val="20"/>
                <w:szCs w:val="20"/>
                <w:lang w:val="en-US"/>
              </w:rPr>
              <w:t xml:space="preserve"> </w:t>
            </w:r>
            <w:r w:rsidRPr="00DA41A1">
              <w:rPr>
                <w:rFonts w:eastAsia="Times New Roman"/>
                <w:sz w:val="20"/>
                <w:szCs w:val="20"/>
                <w:lang w:val="en-US"/>
              </w:rPr>
              <w:t>+</w:t>
            </w:r>
            <w:proofErr w:type="spellStart"/>
            <w:r w:rsidRPr="00DA41A1">
              <w:rPr>
                <w:rFonts w:eastAsia="Times New Roman"/>
                <w:sz w:val="20"/>
                <w:szCs w:val="20"/>
                <w:lang w:val="en-US"/>
              </w:rPr>
              <w:t>Ipratopium</w:t>
            </w:r>
            <w:proofErr w:type="spellEnd"/>
            <w:r w:rsidRPr="00DA41A1">
              <w:rPr>
                <w:rFonts w:eastAsia="Times New Roman"/>
                <w:sz w:val="20"/>
                <w:szCs w:val="20"/>
                <w:lang w:val="en-US"/>
              </w:rPr>
              <w:t xml:space="preserve"> (+/- others)</w:t>
            </w:r>
          </w:p>
          <w:p w14:paraId="7A0176D3" w14:textId="414C7AE5" w:rsidR="00F05ED8" w:rsidRPr="00DA41A1" w:rsidRDefault="006B6390" w:rsidP="006B6390">
            <w:pPr>
              <w:spacing w:line="240" w:lineRule="auto"/>
              <w:rPr>
                <w:rFonts w:eastAsia="Times New Roman"/>
                <w:sz w:val="20"/>
                <w:szCs w:val="20"/>
                <w:lang w:val="en-US"/>
              </w:rPr>
            </w:pPr>
            <w:r w:rsidRPr="00DA41A1">
              <w:rPr>
                <w:rFonts w:eastAsia="Times New Roman"/>
                <w:sz w:val="20"/>
                <w:szCs w:val="20"/>
                <w:lang w:val="en-US"/>
              </w:rPr>
              <w:t>LABA</w:t>
            </w:r>
            <w:r w:rsidR="00F05ED8" w:rsidRPr="00DA41A1">
              <w:rPr>
                <w:rFonts w:eastAsia="Times New Roman"/>
                <w:sz w:val="20"/>
                <w:szCs w:val="20"/>
                <w:lang w:val="en-US"/>
              </w:rPr>
              <w:t xml:space="preserve"> </w:t>
            </w:r>
            <w:r w:rsidRPr="00DA41A1">
              <w:rPr>
                <w:rFonts w:eastAsia="Times New Roman"/>
                <w:sz w:val="20"/>
                <w:szCs w:val="20"/>
                <w:lang w:val="en-US"/>
              </w:rPr>
              <w:t>+steroid</w:t>
            </w:r>
            <w:r w:rsidR="00F05ED8" w:rsidRPr="00DA41A1">
              <w:rPr>
                <w:rFonts w:eastAsia="Times New Roman"/>
                <w:sz w:val="20"/>
                <w:szCs w:val="20"/>
                <w:lang w:val="en-US"/>
              </w:rPr>
              <w:t>s</w:t>
            </w:r>
          </w:p>
          <w:p w14:paraId="65A937B4" w14:textId="1D6EDE22" w:rsidR="00F05ED8" w:rsidRPr="00DA41A1" w:rsidRDefault="00F05ED8" w:rsidP="006B6390">
            <w:pPr>
              <w:spacing w:line="240" w:lineRule="auto"/>
              <w:rPr>
                <w:rFonts w:eastAsia="Times New Roman"/>
                <w:sz w:val="20"/>
                <w:szCs w:val="20"/>
                <w:lang w:val="en-US"/>
              </w:rPr>
            </w:pPr>
            <w:r w:rsidRPr="00DA41A1">
              <w:rPr>
                <w:rFonts w:eastAsia="Times New Roman"/>
                <w:sz w:val="20"/>
                <w:szCs w:val="20"/>
                <w:lang w:val="en-US"/>
              </w:rPr>
              <w:t>LABA +LAMA +steroids</w:t>
            </w:r>
          </w:p>
          <w:p w14:paraId="19ED115B" w14:textId="2DC6D732" w:rsidR="00F05ED8" w:rsidRPr="00DA41A1" w:rsidRDefault="00F05ED8" w:rsidP="006B6390">
            <w:pPr>
              <w:spacing w:line="240" w:lineRule="auto"/>
              <w:rPr>
                <w:rFonts w:eastAsia="Times New Roman"/>
                <w:sz w:val="20"/>
                <w:szCs w:val="20"/>
                <w:lang w:val="en-US"/>
              </w:rPr>
            </w:pPr>
            <w:r w:rsidRPr="00DA41A1">
              <w:rPr>
                <w:rFonts w:eastAsia="Times New Roman"/>
                <w:sz w:val="20"/>
                <w:szCs w:val="20"/>
                <w:lang w:val="en-US"/>
              </w:rPr>
              <w:t>LAMA +steroids</w:t>
            </w:r>
          </w:p>
          <w:p w14:paraId="3B486D72" w14:textId="77777777" w:rsidR="00F05ED8" w:rsidRPr="00DA41A1" w:rsidRDefault="00F05ED8" w:rsidP="006B6390">
            <w:pPr>
              <w:spacing w:line="240" w:lineRule="auto"/>
              <w:rPr>
                <w:rFonts w:eastAsia="Times New Roman"/>
                <w:sz w:val="20"/>
                <w:szCs w:val="20"/>
                <w:lang w:val="en-US"/>
              </w:rPr>
            </w:pPr>
            <w:r w:rsidRPr="00DA41A1">
              <w:rPr>
                <w:rFonts w:eastAsia="Times New Roman"/>
                <w:sz w:val="20"/>
                <w:szCs w:val="20"/>
                <w:lang w:val="en-US"/>
              </w:rPr>
              <w:t>LABA+LAMA</w:t>
            </w:r>
          </w:p>
          <w:p w14:paraId="4811CA03" w14:textId="3FEFCCE9" w:rsidR="00F05ED8" w:rsidRPr="00DA41A1" w:rsidRDefault="00DA41A1" w:rsidP="006B6390">
            <w:pPr>
              <w:spacing w:line="240" w:lineRule="auto"/>
              <w:rPr>
                <w:rFonts w:eastAsia="Times New Roman"/>
                <w:sz w:val="20"/>
                <w:szCs w:val="20"/>
                <w:lang w:val="en-US"/>
              </w:rPr>
            </w:pPr>
            <w:r>
              <w:rPr>
                <w:rFonts w:eastAsia="Times New Roman"/>
                <w:sz w:val="20"/>
                <w:szCs w:val="20"/>
                <w:lang w:val="en-US"/>
              </w:rPr>
              <w:t>o</w:t>
            </w:r>
            <w:r w:rsidR="00F05ED8" w:rsidRPr="00DA41A1">
              <w:rPr>
                <w:rFonts w:eastAsia="Times New Roman"/>
                <w:sz w:val="20"/>
                <w:szCs w:val="20"/>
                <w:lang w:val="en-US"/>
              </w:rPr>
              <w:t>ther pulmonary drugs</w:t>
            </w:r>
          </w:p>
          <w:p w14:paraId="580F546C" w14:textId="0471BB58" w:rsidR="006B6390" w:rsidRPr="00DA41A1" w:rsidRDefault="00DA41A1" w:rsidP="006B6390">
            <w:pPr>
              <w:spacing w:line="240" w:lineRule="auto"/>
              <w:rPr>
                <w:rFonts w:eastAsia="Times New Roman"/>
                <w:sz w:val="20"/>
                <w:szCs w:val="20"/>
                <w:lang w:val="en-US"/>
              </w:rPr>
            </w:pPr>
            <w:r>
              <w:rPr>
                <w:rFonts w:eastAsia="Times New Roman"/>
                <w:sz w:val="20"/>
                <w:szCs w:val="20"/>
                <w:lang w:val="en-US"/>
              </w:rPr>
              <w:t>o</w:t>
            </w:r>
            <w:r w:rsidR="00F05ED8" w:rsidRPr="00DA41A1">
              <w:rPr>
                <w:rFonts w:eastAsia="Times New Roman"/>
                <w:sz w:val="20"/>
                <w:szCs w:val="20"/>
                <w:lang w:val="en-US"/>
              </w:rPr>
              <w:t>ther pulmonary drugs +steroids</w:t>
            </w:r>
          </w:p>
          <w:p w14:paraId="025A35F4" w14:textId="0BB7FBD9" w:rsidR="00DA41A1" w:rsidRPr="00DA41A1" w:rsidRDefault="00DA41A1" w:rsidP="006B6390">
            <w:pPr>
              <w:spacing w:line="240" w:lineRule="auto"/>
              <w:rPr>
                <w:rFonts w:eastAsia="Times New Roman"/>
                <w:sz w:val="20"/>
                <w:szCs w:val="20"/>
                <w:lang w:val="en-US"/>
              </w:rPr>
            </w:pPr>
            <w:r w:rsidRPr="00DA41A1">
              <w:rPr>
                <w:rFonts w:eastAsia="Times New Roman"/>
                <w:sz w:val="20"/>
                <w:szCs w:val="20"/>
                <w:lang w:val="en-US"/>
              </w:rPr>
              <w:t>SABA + LABA or LAMA -steroids</w:t>
            </w:r>
          </w:p>
          <w:p w14:paraId="7F905EA5" w14:textId="47AC1CE5" w:rsidR="00F05ED8" w:rsidRPr="00DA41A1" w:rsidRDefault="00F05ED8" w:rsidP="006B6390">
            <w:pPr>
              <w:spacing w:line="240" w:lineRule="auto"/>
              <w:rPr>
                <w:rFonts w:eastAsia="Times New Roman"/>
                <w:sz w:val="20"/>
                <w:szCs w:val="20"/>
                <w:lang w:val="en-US"/>
              </w:rPr>
            </w:pPr>
            <w:r w:rsidRPr="00DA41A1">
              <w:rPr>
                <w:rFonts w:eastAsia="Times New Roman"/>
                <w:sz w:val="20"/>
                <w:szCs w:val="20"/>
                <w:lang w:val="en-US"/>
              </w:rPr>
              <w:t>SABA</w:t>
            </w:r>
            <w:r w:rsidR="00DA41A1" w:rsidRPr="00DA41A1">
              <w:rPr>
                <w:rFonts w:eastAsia="Times New Roman"/>
                <w:sz w:val="20"/>
                <w:szCs w:val="20"/>
                <w:lang w:val="en-US"/>
              </w:rPr>
              <w:t xml:space="preserve"> +LABA or LAMA </w:t>
            </w:r>
            <w:r w:rsidRPr="00DA41A1">
              <w:rPr>
                <w:rFonts w:eastAsia="Times New Roman"/>
                <w:sz w:val="20"/>
                <w:szCs w:val="20"/>
                <w:lang w:val="en-US"/>
              </w:rPr>
              <w:t>+steroids</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08BC9F7" w14:textId="2B719B4F" w:rsidR="006B6390" w:rsidRPr="00DA41A1" w:rsidRDefault="006B6390" w:rsidP="006B6390">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DCFE377" w14:textId="3CBCA0CD" w:rsidR="006B6390" w:rsidRPr="00DA41A1" w:rsidRDefault="006B6390" w:rsidP="006B6390">
            <w:pPr>
              <w:spacing w:line="240" w:lineRule="auto"/>
              <w:rPr>
                <w:rFonts w:eastAsia="Times New Roman"/>
                <w:sz w:val="20"/>
                <w:szCs w:val="20"/>
                <w:lang w:val="en-US"/>
              </w:rPr>
            </w:pPr>
          </w:p>
        </w:tc>
      </w:tr>
      <w:tr w:rsidR="00DA41A1" w:rsidRPr="00DA41A1" w14:paraId="43717246" w14:textId="77777777" w:rsidTr="00DA41A1">
        <w:trPr>
          <w:tblCellSpacing w:w="0" w:type="dxa"/>
        </w:trPr>
        <w:tc>
          <w:tcPr>
            <w:tcW w:w="0" w:type="auto"/>
            <w:tcBorders>
              <w:top w:val="outset" w:sz="6" w:space="0" w:color="D0D7E5"/>
              <w:left w:val="outset" w:sz="6" w:space="0" w:color="D0D7E5"/>
              <w:bottom w:val="single" w:sz="4" w:space="0" w:color="auto"/>
              <w:right w:val="outset" w:sz="6" w:space="0" w:color="D0D7E5"/>
            </w:tcBorders>
            <w:shd w:val="clear" w:color="auto" w:fill="FFFFFF"/>
          </w:tcPr>
          <w:p w14:paraId="132BC0DE" w14:textId="77777777" w:rsidR="006B6390" w:rsidRPr="00EA10AA" w:rsidRDefault="00DA41A1" w:rsidP="006B6390">
            <w:pPr>
              <w:spacing w:line="240" w:lineRule="auto"/>
              <w:rPr>
                <w:rFonts w:eastAsia="Times New Roman"/>
                <w:sz w:val="20"/>
                <w:szCs w:val="20"/>
                <w:lang w:val="da-DK"/>
              </w:rPr>
            </w:pPr>
            <w:proofErr w:type="spellStart"/>
            <w:r w:rsidRPr="00EA10AA">
              <w:rPr>
                <w:rFonts w:eastAsia="Times New Roman"/>
                <w:sz w:val="20"/>
                <w:szCs w:val="20"/>
                <w:lang w:val="da-DK"/>
              </w:rPr>
              <w:t>Psychotropic</w:t>
            </w:r>
            <w:proofErr w:type="spellEnd"/>
            <w:r w:rsidRPr="00EA10AA">
              <w:rPr>
                <w:rFonts w:eastAsia="Times New Roman"/>
                <w:sz w:val="20"/>
                <w:szCs w:val="20"/>
                <w:lang w:val="da-DK"/>
              </w:rPr>
              <w:t xml:space="preserve"> drugs</w:t>
            </w:r>
          </w:p>
          <w:p w14:paraId="3A2DB722" w14:textId="41EBCF9B" w:rsidR="00DA41A1" w:rsidRPr="00EA10AA" w:rsidRDefault="00DA41A1" w:rsidP="006B6390">
            <w:pPr>
              <w:spacing w:line="240" w:lineRule="auto"/>
              <w:rPr>
                <w:rFonts w:eastAsia="Times New Roman"/>
                <w:sz w:val="20"/>
                <w:szCs w:val="20"/>
                <w:lang w:val="da-DK"/>
              </w:rPr>
            </w:pPr>
            <w:r w:rsidRPr="00EA10AA">
              <w:rPr>
                <w:rFonts w:eastAsia="Times New Roman"/>
                <w:sz w:val="20"/>
                <w:szCs w:val="20"/>
                <w:lang w:val="da-DK"/>
              </w:rPr>
              <w:t>none</w:t>
            </w:r>
          </w:p>
          <w:p w14:paraId="5A43CF94" w14:textId="77777777" w:rsidR="00DA41A1" w:rsidRPr="00EA10AA" w:rsidRDefault="00DA41A1" w:rsidP="006B6390">
            <w:pPr>
              <w:spacing w:line="240" w:lineRule="auto"/>
              <w:rPr>
                <w:rFonts w:eastAsia="Times New Roman"/>
                <w:sz w:val="20"/>
                <w:szCs w:val="20"/>
                <w:lang w:val="da-DK"/>
              </w:rPr>
            </w:pPr>
            <w:r w:rsidRPr="00EA10AA">
              <w:rPr>
                <w:rFonts w:eastAsia="Times New Roman"/>
                <w:sz w:val="20"/>
                <w:szCs w:val="20"/>
                <w:lang w:val="da-DK"/>
              </w:rPr>
              <w:t>SSRI/SNRI/</w:t>
            </w:r>
            <w:proofErr w:type="spellStart"/>
            <w:r w:rsidRPr="00EA10AA">
              <w:rPr>
                <w:rFonts w:eastAsia="Times New Roman"/>
                <w:sz w:val="20"/>
                <w:szCs w:val="20"/>
                <w:lang w:val="da-DK"/>
              </w:rPr>
              <w:t>NaRI</w:t>
            </w:r>
            <w:proofErr w:type="spellEnd"/>
          </w:p>
          <w:p w14:paraId="49256B86" w14:textId="46BA4625" w:rsidR="00DA41A1" w:rsidRPr="00DA41A1" w:rsidRDefault="00DA41A1" w:rsidP="006B6390">
            <w:pPr>
              <w:spacing w:line="240" w:lineRule="auto"/>
              <w:rPr>
                <w:rFonts w:eastAsia="Times New Roman"/>
                <w:sz w:val="20"/>
                <w:szCs w:val="20"/>
                <w:lang w:val="en-US"/>
              </w:rPr>
            </w:pPr>
            <w:r>
              <w:rPr>
                <w:rFonts w:eastAsia="Times New Roman"/>
                <w:sz w:val="20"/>
                <w:szCs w:val="20"/>
                <w:lang w:val="en-US"/>
              </w:rPr>
              <w:t>o</w:t>
            </w:r>
            <w:r w:rsidRPr="00DA41A1">
              <w:rPr>
                <w:rFonts w:eastAsia="Times New Roman"/>
                <w:sz w:val="20"/>
                <w:szCs w:val="20"/>
                <w:lang w:val="en-US"/>
              </w:rPr>
              <w:t>ther antidepressants</w:t>
            </w:r>
          </w:p>
          <w:p w14:paraId="341AD62B" w14:textId="1D1B34E8" w:rsidR="00DA41A1" w:rsidRPr="00DA41A1" w:rsidRDefault="00DA41A1" w:rsidP="006B6390">
            <w:pPr>
              <w:spacing w:line="240" w:lineRule="auto"/>
              <w:rPr>
                <w:rFonts w:eastAsia="Times New Roman"/>
                <w:sz w:val="20"/>
                <w:szCs w:val="20"/>
                <w:lang w:val="en-US"/>
              </w:rPr>
            </w:pPr>
            <w:r>
              <w:rPr>
                <w:rFonts w:eastAsia="Times New Roman"/>
                <w:sz w:val="20"/>
                <w:szCs w:val="20"/>
                <w:lang w:val="en-US"/>
              </w:rPr>
              <w:t>a</w:t>
            </w:r>
            <w:r w:rsidRPr="00DA41A1">
              <w:rPr>
                <w:rFonts w:eastAsia="Times New Roman"/>
                <w:sz w:val="20"/>
                <w:szCs w:val="20"/>
                <w:lang w:val="en-US"/>
              </w:rPr>
              <w:t>ntipsychotics</w:t>
            </w:r>
          </w:p>
          <w:p w14:paraId="61040E81" w14:textId="2955F09B" w:rsidR="00DA41A1" w:rsidRPr="00DA41A1" w:rsidRDefault="00DA41A1" w:rsidP="00DA41A1">
            <w:pPr>
              <w:spacing w:line="240" w:lineRule="auto"/>
              <w:rPr>
                <w:rFonts w:eastAsia="Times New Roman"/>
                <w:sz w:val="20"/>
                <w:szCs w:val="20"/>
                <w:vertAlign w:val="superscript"/>
                <w:lang w:val="en-US"/>
              </w:rPr>
            </w:pPr>
            <w:r>
              <w:rPr>
                <w:rFonts w:eastAsia="Times New Roman"/>
                <w:sz w:val="20"/>
                <w:szCs w:val="20"/>
                <w:lang w:val="en-US"/>
              </w:rPr>
              <w:t>b</w:t>
            </w:r>
            <w:r w:rsidRPr="00DA41A1">
              <w:rPr>
                <w:rFonts w:eastAsia="Times New Roman"/>
                <w:sz w:val="20"/>
                <w:szCs w:val="20"/>
                <w:lang w:val="en-US"/>
              </w:rPr>
              <w:t>enzodiazepines</w:t>
            </w:r>
            <w:r>
              <w:rPr>
                <w:rFonts w:eastAsia="Times New Roman"/>
                <w:sz w:val="20"/>
                <w:szCs w:val="20"/>
                <w:vertAlign w:val="superscript"/>
                <w:lang w:val="en-US"/>
              </w:rPr>
              <w:t>3</w:t>
            </w:r>
          </w:p>
          <w:p w14:paraId="37DDCE98" w14:textId="1F1277FA" w:rsidR="00DA41A1" w:rsidRPr="00DA41A1" w:rsidRDefault="00DA41A1" w:rsidP="00DA41A1">
            <w:pPr>
              <w:spacing w:line="240" w:lineRule="auto"/>
              <w:rPr>
                <w:rFonts w:eastAsia="Times New Roman"/>
                <w:sz w:val="20"/>
                <w:szCs w:val="20"/>
                <w:lang w:val="en-US"/>
              </w:rPr>
            </w:pPr>
            <w:r>
              <w:rPr>
                <w:rFonts w:eastAsia="Times New Roman"/>
                <w:sz w:val="20"/>
                <w:szCs w:val="20"/>
                <w:lang w:val="en-US"/>
              </w:rPr>
              <w:t>a</w:t>
            </w:r>
            <w:r w:rsidRPr="00DA41A1">
              <w:rPr>
                <w:rFonts w:eastAsia="Times New Roman"/>
                <w:sz w:val="20"/>
                <w:szCs w:val="20"/>
                <w:lang w:val="en-US"/>
              </w:rPr>
              <w:t>nti-dementia drugs</w:t>
            </w:r>
          </w:p>
          <w:p w14:paraId="0B454806" w14:textId="577A273B" w:rsidR="00DA41A1" w:rsidRPr="00DA41A1" w:rsidRDefault="00DA41A1" w:rsidP="00DA41A1">
            <w:pPr>
              <w:spacing w:line="240" w:lineRule="auto"/>
              <w:rPr>
                <w:rFonts w:eastAsia="Times New Roman"/>
                <w:sz w:val="20"/>
                <w:szCs w:val="20"/>
                <w:lang w:val="en-US"/>
              </w:rPr>
            </w:pPr>
            <w:r>
              <w:rPr>
                <w:rFonts w:eastAsia="Times New Roman"/>
                <w:sz w:val="20"/>
                <w:szCs w:val="20"/>
                <w:lang w:val="en-US"/>
              </w:rPr>
              <w:t>anti-</w:t>
            </w:r>
            <w:r w:rsidRPr="00DA41A1">
              <w:rPr>
                <w:rFonts w:eastAsia="Times New Roman"/>
                <w:sz w:val="20"/>
                <w:szCs w:val="20"/>
                <w:lang w:val="en-US"/>
              </w:rPr>
              <w:t>ADHD drugs</w:t>
            </w:r>
          </w:p>
          <w:p w14:paraId="12300BA6" w14:textId="77777777" w:rsidR="00DA41A1" w:rsidRPr="00DA41A1" w:rsidRDefault="00DA41A1" w:rsidP="00DA41A1">
            <w:pPr>
              <w:spacing w:line="240" w:lineRule="auto"/>
              <w:rPr>
                <w:rFonts w:eastAsia="Times New Roman"/>
                <w:sz w:val="20"/>
                <w:szCs w:val="20"/>
                <w:lang w:val="en-US"/>
              </w:rPr>
            </w:pPr>
            <w:proofErr w:type="spellStart"/>
            <w:r w:rsidRPr="00DA41A1">
              <w:rPr>
                <w:rFonts w:eastAsia="Times New Roman"/>
                <w:sz w:val="20"/>
                <w:szCs w:val="20"/>
                <w:lang w:val="en-US"/>
              </w:rPr>
              <w:t>NaSSA</w:t>
            </w:r>
            <w:proofErr w:type="spellEnd"/>
          </w:p>
          <w:p w14:paraId="71913BAA" w14:textId="716E9CF3" w:rsidR="00DA41A1" w:rsidRPr="00DA41A1" w:rsidRDefault="00DA41A1" w:rsidP="00DA41A1">
            <w:pPr>
              <w:spacing w:line="240" w:lineRule="auto"/>
              <w:rPr>
                <w:rFonts w:eastAsia="Times New Roman"/>
                <w:sz w:val="20"/>
                <w:szCs w:val="20"/>
                <w:lang w:val="en-US"/>
              </w:rPr>
            </w:pPr>
            <w:r>
              <w:rPr>
                <w:rFonts w:eastAsia="Times New Roman"/>
                <w:sz w:val="20"/>
                <w:szCs w:val="20"/>
                <w:lang w:val="en-US"/>
              </w:rPr>
              <w:t>o</w:t>
            </w:r>
            <w:r w:rsidRPr="00DA41A1">
              <w:rPr>
                <w:rFonts w:eastAsia="Times New Roman"/>
                <w:sz w:val="20"/>
                <w:szCs w:val="20"/>
                <w:lang w:val="en-US"/>
              </w:rPr>
              <w:t>ther psychotropics</w:t>
            </w:r>
          </w:p>
          <w:p w14:paraId="7EA0E716" w14:textId="77777777" w:rsidR="00DA41A1" w:rsidRPr="00DA41A1" w:rsidRDefault="00DA41A1" w:rsidP="00DA41A1">
            <w:pPr>
              <w:spacing w:line="240" w:lineRule="auto"/>
              <w:rPr>
                <w:rFonts w:eastAsia="Times New Roman"/>
                <w:sz w:val="20"/>
                <w:szCs w:val="20"/>
                <w:lang w:val="en-US"/>
              </w:rPr>
            </w:pPr>
            <w:r w:rsidRPr="00DA41A1">
              <w:rPr>
                <w:rFonts w:eastAsia="Times New Roman"/>
                <w:sz w:val="20"/>
                <w:szCs w:val="20"/>
                <w:lang w:val="en-US"/>
              </w:rPr>
              <w:t>SSRI +other antidepressants</w:t>
            </w:r>
          </w:p>
          <w:p w14:paraId="66B11F39" w14:textId="77777777" w:rsidR="00DA41A1" w:rsidRPr="00DA41A1" w:rsidRDefault="00DA41A1" w:rsidP="00DA41A1">
            <w:pPr>
              <w:spacing w:line="240" w:lineRule="auto"/>
              <w:rPr>
                <w:rFonts w:eastAsia="Times New Roman"/>
                <w:sz w:val="20"/>
                <w:szCs w:val="20"/>
                <w:lang w:val="en-US"/>
              </w:rPr>
            </w:pPr>
            <w:r w:rsidRPr="00DA41A1">
              <w:rPr>
                <w:rFonts w:eastAsia="Times New Roman"/>
                <w:sz w:val="20"/>
                <w:szCs w:val="20"/>
                <w:lang w:val="en-US"/>
              </w:rPr>
              <w:t>SSRI +</w:t>
            </w:r>
            <w:proofErr w:type="spellStart"/>
            <w:r w:rsidRPr="00DA41A1">
              <w:rPr>
                <w:rFonts w:eastAsia="Times New Roman"/>
                <w:sz w:val="20"/>
                <w:szCs w:val="20"/>
                <w:lang w:val="en-US"/>
              </w:rPr>
              <w:t>NaSSA</w:t>
            </w:r>
            <w:proofErr w:type="spellEnd"/>
          </w:p>
          <w:p w14:paraId="514EFD60" w14:textId="77777777" w:rsidR="00DA41A1" w:rsidRPr="00DA41A1" w:rsidRDefault="00DA41A1" w:rsidP="00DA41A1">
            <w:pPr>
              <w:spacing w:line="240" w:lineRule="auto"/>
              <w:rPr>
                <w:rFonts w:eastAsia="Times New Roman"/>
                <w:sz w:val="20"/>
                <w:szCs w:val="20"/>
                <w:lang w:val="en-US"/>
              </w:rPr>
            </w:pPr>
            <w:r w:rsidRPr="00DA41A1">
              <w:rPr>
                <w:rFonts w:eastAsia="Times New Roman"/>
                <w:sz w:val="20"/>
                <w:szCs w:val="20"/>
                <w:lang w:val="en-US"/>
              </w:rPr>
              <w:t>SRRI +antipsychotics</w:t>
            </w:r>
          </w:p>
          <w:p w14:paraId="1121B51C" w14:textId="77777777" w:rsidR="00DA41A1" w:rsidRPr="00DA41A1" w:rsidRDefault="00DA41A1" w:rsidP="00DA41A1">
            <w:pPr>
              <w:spacing w:line="240" w:lineRule="auto"/>
              <w:rPr>
                <w:rFonts w:eastAsia="Times New Roman"/>
                <w:sz w:val="20"/>
                <w:szCs w:val="20"/>
                <w:lang w:val="en-US"/>
              </w:rPr>
            </w:pPr>
            <w:r w:rsidRPr="00DA41A1">
              <w:rPr>
                <w:rFonts w:eastAsia="Times New Roman"/>
                <w:sz w:val="20"/>
                <w:szCs w:val="20"/>
                <w:lang w:val="en-US"/>
              </w:rPr>
              <w:t>SRRI + other psychotropics</w:t>
            </w:r>
          </w:p>
          <w:p w14:paraId="5DFAB1C9" w14:textId="6D07531F" w:rsidR="00DA41A1" w:rsidRPr="00DA41A1" w:rsidRDefault="00DA41A1" w:rsidP="00DA41A1">
            <w:pPr>
              <w:spacing w:line="240" w:lineRule="auto"/>
              <w:rPr>
                <w:rFonts w:eastAsia="Times New Roman"/>
                <w:sz w:val="20"/>
                <w:szCs w:val="20"/>
                <w:lang w:val="en-US"/>
              </w:rPr>
            </w:pPr>
            <w:r>
              <w:rPr>
                <w:rFonts w:eastAsia="Times New Roman"/>
                <w:sz w:val="20"/>
                <w:szCs w:val="20"/>
                <w:lang w:val="en-US"/>
              </w:rPr>
              <w:t>b</w:t>
            </w:r>
            <w:r w:rsidRPr="00DA41A1">
              <w:rPr>
                <w:rFonts w:eastAsia="Times New Roman"/>
                <w:sz w:val="20"/>
                <w:szCs w:val="20"/>
                <w:lang w:val="en-US"/>
              </w:rPr>
              <w:t>enzodiazepines +any other psychotropic</w:t>
            </w:r>
          </w:p>
          <w:p w14:paraId="7EA820E7" w14:textId="7B5B0D99" w:rsidR="00DA41A1" w:rsidRPr="00DA41A1" w:rsidRDefault="00DA41A1" w:rsidP="00DA41A1">
            <w:pPr>
              <w:spacing w:line="240" w:lineRule="auto"/>
              <w:rPr>
                <w:rFonts w:eastAsia="Times New Roman"/>
                <w:sz w:val="20"/>
                <w:szCs w:val="20"/>
                <w:lang w:val="en-US"/>
              </w:rPr>
            </w:pPr>
            <w:r>
              <w:rPr>
                <w:rFonts w:eastAsia="Times New Roman"/>
                <w:sz w:val="20"/>
                <w:szCs w:val="20"/>
                <w:lang w:val="en-US"/>
              </w:rPr>
              <w:t>a</w:t>
            </w:r>
            <w:r w:rsidRPr="00DA41A1">
              <w:rPr>
                <w:rFonts w:eastAsia="Times New Roman"/>
                <w:sz w:val="20"/>
                <w:szCs w:val="20"/>
                <w:lang w:val="en-US"/>
              </w:rPr>
              <w:t>ntipsychotics +any other psychotropic</w:t>
            </w:r>
          </w:p>
          <w:p w14:paraId="6298222C" w14:textId="271F77B6" w:rsidR="00DA41A1" w:rsidRPr="00DA41A1" w:rsidRDefault="00DA41A1" w:rsidP="00DA41A1">
            <w:pPr>
              <w:spacing w:line="240" w:lineRule="auto"/>
              <w:rPr>
                <w:rFonts w:eastAsia="Times New Roman"/>
                <w:sz w:val="20"/>
                <w:szCs w:val="20"/>
                <w:lang w:val="en-US"/>
              </w:rPr>
            </w:pPr>
            <w:r>
              <w:rPr>
                <w:rFonts w:eastAsia="Times New Roman"/>
                <w:sz w:val="20"/>
                <w:szCs w:val="20"/>
                <w:lang w:val="en-US"/>
              </w:rPr>
              <w:t>anti-</w:t>
            </w:r>
            <w:r w:rsidRPr="00DA41A1">
              <w:rPr>
                <w:rFonts w:eastAsia="Times New Roman"/>
                <w:sz w:val="20"/>
                <w:szCs w:val="20"/>
                <w:lang w:val="en-US"/>
              </w:rPr>
              <w:t>ADHD +any other psychotropic</w:t>
            </w:r>
          </w:p>
          <w:p w14:paraId="39003388" w14:textId="77777777" w:rsidR="00DA41A1" w:rsidRPr="00DA41A1" w:rsidRDefault="00DA41A1" w:rsidP="00DA41A1">
            <w:pPr>
              <w:spacing w:line="240" w:lineRule="auto"/>
              <w:rPr>
                <w:rFonts w:eastAsia="Times New Roman"/>
                <w:sz w:val="20"/>
                <w:szCs w:val="20"/>
                <w:lang w:val="en-US"/>
              </w:rPr>
            </w:pPr>
            <w:proofErr w:type="spellStart"/>
            <w:r w:rsidRPr="00DA41A1">
              <w:rPr>
                <w:rFonts w:eastAsia="Times New Roman"/>
                <w:sz w:val="20"/>
                <w:szCs w:val="20"/>
                <w:lang w:val="en-US"/>
              </w:rPr>
              <w:t>NaSSA</w:t>
            </w:r>
            <w:proofErr w:type="spellEnd"/>
            <w:r w:rsidRPr="00DA41A1">
              <w:rPr>
                <w:rFonts w:eastAsia="Times New Roman"/>
                <w:sz w:val="20"/>
                <w:szCs w:val="20"/>
                <w:lang w:val="en-US"/>
              </w:rPr>
              <w:t xml:space="preserve"> +any other psychotropic</w:t>
            </w:r>
          </w:p>
          <w:p w14:paraId="222E3AA1" w14:textId="10B8F326" w:rsidR="00DA41A1" w:rsidRPr="00DA41A1" w:rsidRDefault="00DA41A1" w:rsidP="00DA41A1">
            <w:pPr>
              <w:spacing w:line="240" w:lineRule="auto"/>
              <w:rPr>
                <w:rFonts w:eastAsia="Times New Roman"/>
                <w:sz w:val="20"/>
                <w:szCs w:val="20"/>
                <w:lang w:val="en-US"/>
              </w:rPr>
            </w:pPr>
            <w:r>
              <w:rPr>
                <w:rFonts w:eastAsia="Times New Roman"/>
                <w:sz w:val="20"/>
                <w:szCs w:val="20"/>
                <w:lang w:val="en-US"/>
              </w:rPr>
              <w:t>o</w:t>
            </w:r>
            <w:r w:rsidRPr="00DA41A1">
              <w:rPr>
                <w:rFonts w:eastAsia="Times New Roman"/>
                <w:sz w:val="20"/>
                <w:szCs w:val="20"/>
                <w:lang w:val="en-US"/>
              </w:rPr>
              <w:t>ther psychotropics +any listed psychotropic</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28BF21A" w14:textId="462008EA" w:rsidR="006B6390" w:rsidRPr="00DA41A1" w:rsidRDefault="006B6390" w:rsidP="006B6390">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2DD3B174" w14:textId="3DFDA141" w:rsidR="006B6390" w:rsidRPr="00DA41A1" w:rsidRDefault="006B6390" w:rsidP="006B6390">
            <w:pPr>
              <w:spacing w:line="240" w:lineRule="auto"/>
              <w:rPr>
                <w:rFonts w:eastAsia="Times New Roman"/>
                <w:sz w:val="20"/>
                <w:szCs w:val="20"/>
                <w:lang w:val="en-US"/>
              </w:rPr>
            </w:pPr>
          </w:p>
        </w:tc>
      </w:tr>
      <w:tr w:rsidR="00DA41A1" w:rsidRPr="00DA41A1" w14:paraId="7B091404" w14:textId="77777777" w:rsidTr="00DA41A1">
        <w:trPr>
          <w:tblCellSpacing w:w="0" w:type="dxa"/>
        </w:trPr>
        <w:tc>
          <w:tcPr>
            <w:tcW w:w="0" w:type="auto"/>
            <w:gridSpan w:val="3"/>
            <w:tcBorders>
              <w:top w:val="outset" w:sz="6" w:space="0" w:color="D0D7E5"/>
              <w:left w:val="outset" w:sz="6" w:space="0" w:color="D0D7E5"/>
              <w:bottom w:val="outset" w:sz="6" w:space="0" w:color="D0D7E5"/>
              <w:right w:val="outset" w:sz="6" w:space="0" w:color="D0D7E5"/>
            </w:tcBorders>
            <w:shd w:val="clear" w:color="auto" w:fill="FFFFFF"/>
          </w:tcPr>
          <w:p w14:paraId="273A1A20" w14:textId="399891B0" w:rsidR="00DA41A1" w:rsidRPr="00DA41A1" w:rsidRDefault="00DA41A1" w:rsidP="006B6390">
            <w:pPr>
              <w:spacing w:line="240" w:lineRule="auto"/>
              <w:rPr>
                <w:rFonts w:eastAsia="Times New Roman"/>
                <w:sz w:val="20"/>
                <w:szCs w:val="20"/>
                <w:lang w:val="en-US"/>
              </w:rPr>
            </w:pPr>
            <w:r>
              <w:rPr>
                <w:rFonts w:eastAsia="Times New Roman"/>
                <w:sz w:val="20"/>
                <w:szCs w:val="20"/>
                <w:vertAlign w:val="superscript"/>
                <w:lang w:val="en-US"/>
              </w:rPr>
              <w:t>1</w:t>
            </w:r>
            <w:r>
              <w:rPr>
                <w:rFonts w:eastAsia="Times New Roman"/>
                <w:sz w:val="20"/>
                <w:szCs w:val="20"/>
                <w:lang w:val="en-US"/>
              </w:rPr>
              <w:t xml:space="preserve">Reported diabetes but no registered prescriptions </w:t>
            </w:r>
            <w:r>
              <w:rPr>
                <w:rFonts w:eastAsia="Times New Roman"/>
                <w:sz w:val="20"/>
                <w:szCs w:val="20"/>
                <w:vertAlign w:val="superscript"/>
                <w:lang w:val="en-US"/>
              </w:rPr>
              <w:t>2</w:t>
            </w:r>
            <w:r>
              <w:rPr>
                <w:rFonts w:eastAsia="Times New Roman"/>
                <w:sz w:val="20"/>
                <w:szCs w:val="20"/>
                <w:lang w:val="en-US"/>
              </w:rPr>
              <w:t xml:space="preserve"> +/- oral antidiabetics </w:t>
            </w:r>
            <w:r>
              <w:rPr>
                <w:rFonts w:eastAsia="Times New Roman"/>
                <w:sz w:val="20"/>
                <w:szCs w:val="20"/>
                <w:vertAlign w:val="superscript"/>
                <w:lang w:val="en-US"/>
              </w:rPr>
              <w:t xml:space="preserve">3 </w:t>
            </w:r>
            <w:r>
              <w:rPr>
                <w:rFonts w:eastAsia="Times New Roman"/>
                <w:sz w:val="20"/>
                <w:szCs w:val="20"/>
                <w:lang w:val="en-US"/>
              </w:rPr>
              <w:t>likely underreported due to limited reimbursement for benzodiazepines in Denmark</w:t>
            </w:r>
          </w:p>
        </w:tc>
      </w:tr>
    </w:tbl>
    <w:p w14:paraId="578B5FD4" w14:textId="297E2F6F" w:rsidR="000E4E6D" w:rsidRPr="00CD6E5B" w:rsidRDefault="000E4E6D">
      <w:pPr>
        <w:rPr>
          <w:lang w:val="en-GB"/>
        </w:rPr>
      </w:pPr>
      <w:r w:rsidRPr="00CD6E5B">
        <w:rPr>
          <w:lang w:val="en-GB"/>
        </w:rPr>
        <w:br w:type="page"/>
      </w:r>
    </w:p>
    <w:p w14:paraId="68EE81F9" w14:textId="20FD26B1" w:rsidR="000E4E6D" w:rsidRDefault="000E4E6D">
      <w:pPr>
        <w:rPr>
          <w:lang w:val="en-GB"/>
        </w:rPr>
      </w:pPr>
    </w:p>
    <w:p w14:paraId="2AC22A18" w14:textId="7A01E808" w:rsidR="000E4E6D" w:rsidRDefault="000E4E6D">
      <w:pPr>
        <w:rPr>
          <w:lang w:val="en-GB"/>
        </w:rPr>
      </w:pPr>
    </w:p>
    <w:p w14:paraId="362F6947" w14:textId="62E42AF0" w:rsidR="000E4E6D" w:rsidRDefault="000E4E6D">
      <w:pPr>
        <w:rPr>
          <w:lang w:val="en-GB"/>
        </w:rPr>
      </w:pPr>
    </w:p>
    <w:p w14:paraId="5574C64D" w14:textId="77777777" w:rsidR="000E4E6D" w:rsidRDefault="000E4E6D">
      <w:pPr>
        <w:rPr>
          <w:lang w:val="en-GB"/>
        </w:rPr>
      </w:pPr>
    </w:p>
    <w:tbl>
      <w:tblPr>
        <w:tblpPr w:leftFromText="180" w:rightFromText="180" w:vertAnchor="text" w:horzAnchor="margin" w:tblpY="-1902"/>
        <w:tblW w:w="0" w:type="auto"/>
        <w:tblLayout w:type="fixed"/>
        <w:tblCellMar>
          <w:top w:w="15" w:type="dxa"/>
          <w:left w:w="15" w:type="dxa"/>
          <w:bottom w:w="15" w:type="dxa"/>
          <w:right w:w="15" w:type="dxa"/>
        </w:tblCellMar>
        <w:tblLook w:val="04A0" w:firstRow="1" w:lastRow="0" w:firstColumn="1" w:lastColumn="0" w:noHBand="0" w:noVBand="1"/>
      </w:tblPr>
      <w:tblGrid>
        <w:gridCol w:w="1134"/>
        <w:gridCol w:w="567"/>
        <w:gridCol w:w="627"/>
        <w:gridCol w:w="644"/>
        <w:gridCol w:w="792"/>
        <w:gridCol w:w="893"/>
        <w:gridCol w:w="893"/>
        <w:gridCol w:w="893"/>
        <w:gridCol w:w="1021"/>
        <w:gridCol w:w="1003"/>
        <w:gridCol w:w="893"/>
      </w:tblGrid>
      <w:tr w:rsidR="000E4E6D" w:rsidRPr="0030433B" w14:paraId="61DC06F3" w14:textId="77777777" w:rsidTr="000E4E6D">
        <w:trPr>
          <w:trHeight w:val="297"/>
        </w:trPr>
        <w:tc>
          <w:tcPr>
            <w:tcW w:w="9360" w:type="dxa"/>
            <w:gridSpan w:val="11"/>
            <w:tcBorders>
              <w:bottom w:val="single" w:sz="4" w:space="0" w:color="auto"/>
            </w:tcBorders>
            <w:tcMar>
              <w:top w:w="100" w:type="dxa"/>
              <w:left w:w="100" w:type="dxa"/>
              <w:bottom w:w="100" w:type="dxa"/>
              <w:right w:w="100" w:type="dxa"/>
            </w:tcMar>
          </w:tcPr>
          <w:p w14:paraId="537C47D1" w14:textId="5F3F751B" w:rsidR="000E4E6D" w:rsidRPr="0030433B" w:rsidRDefault="000E4E6D" w:rsidP="000E4E6D">
            <w:pPr>
              <w:pStyle w:val="NormalWeb"/>
              <w:spacing w:before="0" w:beforeAutospacing="0" w:after="0" w:afterAutospacing="0"/>
              <w:rPr>
                <w:rFonts w:ascii="Arial" w:hAnsi="Arial" w:cs="Arial"/>
                <w:color w:val="000000"/>
                <w:sz w:val="18"/>
                <w:szCs w:val="18"/>
              </w:rPr>
            </w:pPr>
            <w:bookmarkStart w:id="32" w:name="_Hlk87618205"/>
            <w:r>
              <w:rPr>
                <w:rFonts w:ascii="Arial" w:hAnsi="Arial" w:cs="Arial"/>
                <w:color w:val="000000"/>
                <w:sz w:val="18"/>
                <w:szCs w:val="18"/>
              </w:rPr>
              <w:t>Table 2: Performance of the six different models with positive prediction fractions</w:t>
            </w:r>
            <w:r w:rsidR="00EA10AA">
              <w:rPr>
                <w:rFonts w:ascii="Arial" w:hAnsi="Arial" w:cs="Arial"/>
                <w:color w:val="000000"/>
                <w:sz w:val="18"/>
                <w:szCs w:val="18"/>
              </w:rPr>
              <w:t xml:space="preserve"> (PPF)</w:t>
            </w:r>
            <w:r>
              <w:rPr>
                <w:rFonts w:ascii="Arial" w:hAnsi="Arial" w:cs="Arial"/>
                <w:color w:val="000000"/>
                <w:sz w:val="18"/>
                <w:szCs w:val="18"/>
              </w:rPr>
              <w:t xml:space="preserve"> of 20%, 25% and 30%</w:t>
            </w:r>
          </w:p>
        </w:tc>
      </w:tr>
      <w:tr w:rsidR="000E4E6D" w:rsidRPr="0030433B" w14:paraId="54C19719" w14:textId="77777777" w:rsidTr="000E4E6D">
        <w:trPr>
          <w:trHeight w:val="249"/>
        </w:trPr>
        <w:tc>
          <w:tcPr>
            <w:tcW w:w="1134" w:type="dxa"/>
            <w:tcBorders>
              <w:top w:val="single" w:sz="4" w:space="0" w:color="auto"/>
              <w:bottom w:val="single" w:sz="4" w:space="0" w:color="auto"/>
            </w:tcBorders>
            <w:tcMar>
              <w:top w:w="100" w:type="dxa"/>
              <w:left w:w="100" w:type="dxa"/>
              <w:bottom w:w="100" w:type="dxa"/>
              <w:right w:w="100" w:type="dxa"/>
            </w:tcMar>
            <w:hideMark/>
          </w:tcPr>
          <w:p w14:paraId="510372F1" w14:textId="77777777" w:rsidR="000E4E6D" w:rsidRPr="0030433B" w:rsidRDefault="000E4E6D" w:rsidP="000E4E6D">
            <w:pPr>
              <w:spacing w:line="240" w:lineRule="auto"/>
              <w:rPr>
                <w:sz w:val="18"/>
                <w:szCs w:val="18"/>
              </w:rPr>
            </w:pPr>
            <w:r>
              <w:rPr>
                <w:sz w:val="18"/>
                <w:szCs w:val="18"/>
              </w:rPr>
              <w:t>PPF 20</w:t>
            </w:r>
          </w:p>
        </w:tc>
        <w:tc>
          <w:tcPr>
            <w:tcW w:w="567" w:type="dxa"/>
            <w:tcBorders>
              <w:top w:val="single" w:sz="4" w:space="0" w:color="auto"/>
              <w:bottom w:val="single" w:sz="4" w:space="0" w:color="auto"/>
            </w:tcBorders>
            <w:tcMar>
              <w:top w:w="100" w:type="dxa"/>
              <w:left w:w="100" w:type="dxa"/>
              <w:bottom w:w="100" w:type="dxa"/>
              <w:right w:w="100" w:type="dxa"/>
            </w:tcMar>
            <w:hideMark/>
          </w:tcPr>
          <w:p w14:paraId="0C5D5927" w14:textId="77777777" w:rsidR="000E4E6D" w:rsidRPr="0030433B" w:rsidRDefault="000E4E6D" w:rsidP="000E4E6D">
            <w:pPr>
              <w:pStyle w:val="NormalWeb"/>
              <w:spacing w:before="0" w:beforeAutospacing="0" w:after="0" w:afterAutospacing="0"/>
              <w:jc w:val="center"/>
              <w:rPr>
                <w:rFonts w:ascii="Arial" w:hAnsi="Arial" w:cs="Arial"/>
                <w:sz w:val="18"/>
                <w:szCs w:val="18"/>
              </w:rPr>
            </w:pPr>
            <w:r w:rsidRPr="0030433B">
              <w:rPr>
                <w:rFonts w:ascii="Arial" w:hAnsi="Arial" w:cs="Arial"/>
                <w:color w:val="000000"/>
                <w:sz w:val="18"/>
                <w:szCs w:val="18"/>
              </w:rPr>
              <w:t>TP</w:t>
            </w:r>
          </w:p>
        </w:tc>
        <w:tc>
          <w:tcPr>
            <w:tcW w:w="627" w:type="dxa"/>
            <w:tcBorders>
              <w:top w:val="single" w:sz="4" w:space="0" w:color="auto"/>
              <w:bottom w:val="single" w:sz="4" w:space="0" w:color="auto"/>
            </w:tcBorders>
            <w:tcMar>
              <w:top w:w="100" w:type="dxa"/>
              <w:left w:w="100" w:type="dxa"/>
              <w:bottom w:w="100" w:type="dxa"/>
              <w:right w:w="100" w:type="dxa"/>
            </w:tcMar>
            <w:hideMark/>
          </w:tcPr>
          <w:p w14:paraId="7431D939" w14:textId="77777777" w:rsidR="000E4E6D" w:rsidRPr="0030433B" w:rsidRDefault="000E4E6D" w:rsidP="000E4E6D">
            <w:pPr>
              <w:pStyle w:val="NormalWeb"/>
              <w:spacing w:before="0" w:beforeAutospacing="0" w:after="0" w:afterAutospacing="0"/>
              <w:jc w:val="center"/>
              <w:rPr>
                <w:rFonts w:ascii="Arial" w:hAnsi="Arial" w:cs="Arial"/>
                <w:sz w:val="18"/>
                <w:szCs w:val="18"/>
              </w:rPr>
            </w:pPr>
            <w:r w:rsidRPr="0030433B">
              <w:rPr>
                <w:rFonts w:ascii="Arial" w:hAnsi="Arial" w:cs="Arial"/>
                <w:color w:val="000000"/>
                <w:sz w:val="18"/>
                <w:szCs w:val="18"/>
              </w:rPr>
              <w:t>FP</w:t>
            </w:r>
          </w:p>
        </w:tc>
        <w:tc>
          <w:tcPr>
            <w:tcW w:w="644" w:type="dxa"/>
            <w:tcBorders>
              <w:top w:val="single" w:sz="4" w:space="0" w:color="auto"/>
              <w:bottom w:val="single" w:sz="4" w:space="0" w:color="auto"/>
            </w:tcBorders>
            <w:tcMar>
              <w:top w:w="100" w:type="dxa"/>
              <w:left w:w="100" w:type="dxa"/>
              <w:bottom w:w="100" w:type="dxa"/>
              <w:right w:w="100" w:type="dxa"/>
            </w:tcMar>
            <w:hideMark/>
          </w:tcPr>
          <w:p w14:paraId="3767586B" w14:textId="77777777" w:rsidR="000E4E6D" w:rsidRPr="0030433B" w:rsidRDefault="000E4E6D" w:rsidP="000E4E6D">
            <w:pPr>
              <w:pStyle w:val="NormalWeb"/>
              <w:spacing w:before="0" w:beforeAutospacing="0" w:after="0" w:afterAutospacing="0"/>
              <w:jc w:val="center"/>
              <w:rPr>
                <w:rFonts w:ascii="Arial" w:hAnsi="Arial" w:cs="Arial"/>
                <w:sz w:val="18"/>
                <w:szCs w:val="18"/>
              </w:rPr>
            </w:pPr>
            <w:r w:rsidRPr="0030433B">
              <w:rPr>
                <w:rFonts w:ascii="Arial" w:hAnsi="Arial" w:cs="Arial"/>
                <w:color w:val="000000"/>
                <w:sz w:val="18"/>
                <w:szCs w:val="18"/>
              </w:rPr>
              <w:t>FN</w:t>
            </w:r>
          </w:p>
        </w:tc>
        <w:tc>
          <w:tcPr>
            <w:tcW w:w="792" w:type="dxa"/>
            <w:tcBorders>
              <w:top w:val="single" w:sz="4" w:space="0" w:color="auto"/>
              <w:bottom w:val="single" w:sz="4" w:space="0" w:color="auto"/>
            </w:tcBorders>
            <w:tcMar>
              <w:top w:w="100" w:type="dxa"/>
              <w:left w:w="100" w:type="dxa"/>
              <w:bottom w:w="100" w:type="dxa"/>
              <w:right w:w="100" w:type="dxa"/>
            </w:tcMar>
            <w:hideMark/>
          </w:tcPr>
          <w:p w14:paraId="12B7CC54" w14:textId="77777777" w:rsidR="000E4E6D" w:rsidRPr="0030433B" w:rsidRDefault="000E4E6D" w:rsidP="000E4E6D">
            <w:pPr>
              <w:pStyle w:val="NormalWeb"/>
              <w:spacing w:before="0" w:beforeAutospacing="0" w:after="0" w:afterAutospacing="0"/>
              <w:jc w:val="center"/>
              <w:rPr>
                <w:rFonts w:ascii="Arial" w:hAnsi="Arial" w:cs="Arial"/>
                <w:sz w:val="18"/>
                <w:szCs w:val="18"/>
              </w:rPr>
            </w:pPr>
            <w:r w:rsidRPr="0030433B">
              <w:rPr>
                <w:rFonts w:ascii="Arial" w:hAnsi="Arial" w:cs="Arial"/>
                <w:color w:val="000000"/>
                <w:sz w:val="18"/>
                <w:szCs w:val="18"/>
              </w:rPr>
              <w:t>TN</w:t>
            </w:r>
          </w:p>
        </w:tc>
        <w:tc>
          <w:tcPr>
            <w:tcW w:w="893" w:type="dxa"/>
            <w:tcBorders>
              <w:top w:val="single" w:sz="4" w:space="0" w:color="auto"/>
              <w:bottom w:val="single" w:sz="4" w:space="0" w:color="auto"/>
            </w:tcBorders>
            <w:tcMar>
              <w:top w:w="100" w:type="dxa"/>
              <w:left w:w="100" w:type="dxa"/>
              <w:bottom w:w="100" w:type="dxa"/>
              <w:right w:w="100" w:type="dxa"/>
            </w:tcMar>
            <w:hideMark/>
          </w:tcPr>
          <w:p w14:paraId="3026629F" w14:textId="77777777" w:rsidR="000E4E6D" w:rsidRPr="0030433B" w:rsidRDefault="000E4E6D" w:rsidP="000E4E6D">
            <w:pPr>
              <w:pStyle w:val="NormalWeb"/>
              <w:spacing w:before="0" w:beforeAutospacing="0" w:after="0" w:afterAutospacing="0"/>
              <w:jc w:val="center"/>
              <w:rPr>
                <w:rFonts w:ascii="Arial" w:hAnsi="Arial" w:cs="Arial"/>
                <w:sz w:val="18"/>
                <w:szCs w:val="18"/>
              </w:rPr>
            </w:pPr>
            <w:r w:rsidRPr="0030433B">
              <w:rPr>
                <w:rFonts w:ascii="Arial" w:hAnsi="Arial" w:cs="Arial"/>
                <w:color w:val="000000"/>
                <w:sz w:val="18"/>
                <w:szCs w:val="18"/>
              </w:rPr>
              <w:t>TPR</w:t>
            </w:r>
          </w:p>
        </w:tc>
        <w:tc>
          <w:tcPr>
            <w:tcW w:w="893" w:type="dxa"/>
            <w:tcBorders>
              <w:top w:val="single" w:sz="4" w:space="0" w:color="auto"/>
              <w:bottom w:val="single" w:sz="4" w:space="0" w:color="auto"/>
            </w:tcBorders>
            <w:tcMar>
              <w:top w:w="100" w:type="dxa"/>
              <w:left w:w="100" w:type="dxa"/>
              <w:bottom w:w="100" w:type="dxa"/>
              <w:right w:w="100" w:type="dxa"/>
            </w:tcMar>
            <w:hideMark/>
          </w:tcPr>
          <w:p w14:paraId="4BA238C4" w14:textId="77777777" w:rsidR="000E4E6D" w:rsidRPr="0030433B" w:rsidRDefault="000E4E6D" w:rsidP="000E4E6D">
            <w:pPr>
              <w:pStyle w:val="NormalWeb"/>
              <w:spacing w:before="0" w:beforeAutospacing="0" w:after="0" w:afterAutospacing="0"/>
              <w:jc w:val="center"/>
              <w:rPr>
                <w:rFonts w:ascii="Arial" w:hAnsi="Arial" w:cs="Arial"/>
                <w:sz w:val="18"/>
                <w:szCs w:val="18"/>
              </w:rPr>
            </w:pPr>
            <w:r w:rsidRPr="0030433B">
              <w:rPr>
                <w:rFonts w:ascii="Arial" w:hAnsi="Arial" w:cs="Arial"/>
                <w:color w:val="000000"/>
                <w:sz w:val="18"/>
                <w:szCs w:val="18"/>
              </w:rPr>
              <w:t>PPV</w:t>
            </w:r>
          </w:p>
        </w:tc>
        <w:tc>
          <w:tcPr>
            <w:tcW w:w="893" w:type="dxa"/>
            <w:tcBorders>
              <w:top w:val="single" w:sz="4" w:space="0" w:color="auto"/>
              <w:bottom w:val="single" w:sz="4" w:space="0" w:color="auto"/>
            </w:tcBorders>
            <w:tcMar>
              <w:top w:w="100" w:type="dxa"/>
              <w:left w:w="100" w:type="dxa"/>
              <w:bottom w:w="100" w:type="dxa"/>
              <w:right w:w="100" w:type="dxa"/>
            </w:tcMar>
            <w:hideMark/>
          </w:tcPr>
          <w:p w14:paraId="29688A3A" w14:textId="77777777" w:rsidR="000E4E6D" w:rsidRPr="0030433B" w:rsidRDefault="000E4E6D" w:rsidP="000E4E6D">
            <w:pPr>
              <w:pStyle w:val="NormalWeb"/>
              <w:spacing w:before="0" w:beforeAutospacing="0" w:after="0" w:afterAutospacing="0"/>
              <w:jc w:val="center"/>
              <w:rPr>
                <w:rFonts w:ascii="Arial" w:hAnsi="Arial" w:cs="Arial"/>
                <w:sz w:val="18"/>
                <w:szCs w:val="18"/>
              </w:rPr>
            </w:pPr>
            <w:r w:rsidRPr="0030433B">
              <w:rPr>
                <w:rFonts w:ascii="Arial" w:hAnsi="Arial" w:cs="Arial"/>
                <w:color w:val="000000"/>
                <w:sz w:val="18"/>
                <w:szCs w:val="18"/>
              </w:rPr>
              <w:t>MCC</w:t>
            </w:r>
          </w:p>
        </w:tc>
        <w:tc>
          <w:tcPr>
            <w:tcW w:w="1021" w:type="dxa"/>
            <w:tcBorders>
              <w:top w:val="single" w:sz="4" w:space="0" w:color="auto"/>
              <w:bottom w:val="single" w:sz="4" w:space="0" w:color="auto"/>
            </w:tcBorders>
            <w:tcMar>
              <w:top w:w="100" w:type="dxa"/>
              <w:left w:w="100" w:type="dxa"/>
              <w:bottom w:w="100" w:type="dxa"/>
              <w:right w:w="100" w:type="dxa"/>
            </w:tcMar>
            <w:hideMark/>
          </w:tcPr>
          <w:p w14:paraId="2A8B9070" w14:textId="77777777" w:rsidR="000E4E6D" w:rsidRPr="0030433B" w:rsidRDefault="000E4E6D" w:rsidP="000E4E6D">
            <w:pPr>
              <w:pStyle w:val="NormalWeb"/>
              <w:spacing w:before="0" w:beforeAutospacing="0" w:after="0" w:afterAutospacing="0"/>
              <w:jc w:val="center"/>
              <w:rPr>
                <w:rFonts w:ascii="Arial" w:hAnsi="Arial" w:cs="Arial"/>
                <w:sz w:val="18"/>
                <w:szCs w:val="18"/>
              </w:rPr>
            </w:pPr>
            <w:r w:rsidRPr="0030433B">
              <w:rPr>
                <w:rFonts w:ascii="Arial" w:hAnsi="Arial" w:cs="Arial"/>
                <w:color w:val="000000"/>
                <w:sz w:val="18"/>
                <w:szCs w:val="18"/>
              </w:rPr>
              <w:t>AUROC</w:t>
            </w:r>
          </w:p>
        </w:tc>
        <w:tc>
          <w:tcPr>
            <w:tcW w:w="1003" w:type="dxa"/>
            <w:tcBorders>
              <w:top w:val="single" w:sz="4" w:space="0" w:color="auto"/>
              <w:bottom w:val="single" w:sz="4" w:space="0" w:color="auto"/>
            </w:tcBorders>
            <w:tcMar>
              <w:top w:w="100" w:type="dxa"/>
              <w:left w:w="100" w:type="dxa"/>
              <w:bottom w:w="100" w:type="dxa"/>
              <w:right w:w="100" w:type="dxa"/>
            </w:tcMar>
            <w:hideMark/>
          </w:tcPr>
          <w:p w14:paraId="4730E976" w14:textId="77777777" w:rsidR="000E4E6D" w:rsidRPr="0030433B" w:rsidRDefault="000E4E6D" w:rsidP="000E4E6D">
            <w:pPr>
              <w:pStyle w:val="NormalWeb"/>
              <w:spacing w:before="0" w:beforeAutospacing="0" w:after="0" w:afterAutospacing="0"/>
              <w:jc w:val="center"/>
              <w:rPr>
                <w:rFonts w:ascii="Arial" w:hAnsi="Arial" w:cs="Arial"/>
                <w:sz w:val="18"/>
                <w:szCs w:val="18"/>
              </w:rPr>
            </w:pPr>
            <w:r w:rsidRPr="0030433B">
              <w:rPr>
                <w:rFonts w:ascii="Arial" w:hAnsi="Arial" w:cs="Arial"/>
                <w:color w:val="000000"/>
                <w:sz w:val="18"/>
                <w:szCs w:val="18"/>
              </w:rPr>
              <w:t>AUPRC</w:t>
            </w:r>
          </w:p>
        </w:tc>
        <w:tc>
          <w:tcPr>
            <w:tcW w:w="893" w:type="dxa"/>
            <w:tcBorders>
              <w:top w:val="single" w:sz="4" w:space="0" w:color="auto"/>
              <w:bottom w:val="single" w:sz="4" w:space="0" w:color="auto"/>
            </w:tcBorders>
            <w:tcMar>
              <w:top w:w="100" w:type="dxa"/>
              <w:left w:w="100" w:type="dxa"/>
              <w:bottom w:w="100" w:type="dxa"/>
              <w:right w:w="100" w:type="dxa"/>
            </w:tcMar>
            <w:hideMark/>
          </w:tcPr>
          <w:p w14:paraId="3A79265D" w14:textId="77777777" w:rsidR="000E4E6D" w:rsidRPr="0030433B" w:rsidRDefault="000E4E6D" w:rsidP="000E4E6D">
            <w:pPr>
              <w:pStyle w:val="NormalWeb"/>
              <w:spacing w:before="0" w:beforeAutospacing="0" w:after="0" w:afterAutospacing="0"/>
              <w:jc w:val="center"/>
              <w:rPr>
                <w:rFonts w:ascii="Arial" w:hAnsi="Arial" w:cs="Arial"/>
                <w:sz w:val="18"/>
                <w:szCs w:val="18"/>
              </w:rPr>
            </w:pPr>
            <w:r w:rsidRPr="0030433B">
              <w:rPr>
                <w:rFonts w:ascii="Arial" w:hAnsi="Arial" w:cs="Arial"/>
                <w:color w:val="000000"/>
                <w:sz w:val="18"/>
                <w:szCs w:val="18"/>
              </w:rPr>
              <w:t>P (TPR)</w:t>
            </w:r>
          </w:p>
        </w:tc>
      </w:tr>
      <w:tr w:rsidR="000E4E6D" w:rsidRPr="0030433B" w14:paraId="22899E1D" w14:textId="77777777" w:rsidTr="000E4E6D">
        <w:trPr>
          <w:trHeight w:val="219"/>
        </w:trPr>
        <w:tc>
          <w:tcPr>
            <w:tcW w:w="1134" w:type="dxa"/>
            <w:tcBorders>
              <w:top w:val="single" w:sz="4" w:space="0" w:color="auto"/>
            </w:tcBorders>
            <w:tcMar>
              <w:top w:w="100" w:type="dxa"/>
              <w:left w:w="100" w:type="dxa"/>
              <w:bottom w:w="100" w:type="dxa"/>
              <w:right w:w="100" w:type="dxa"/>
            </w:tcMar>
            <w:hideMark/>
          </w:tcPr>
          <w:p w14:paraId="21CE87B4" w14:textId="77777777" w:rsidR="000E4E6D" w:rsidRPr="0030433B" w:rsidRDefault="000E4E6D" w:rsidP="000E4E6D">
            <w:pPr>
              <w:pStyle w:val="NormalWeb"/>
              <w:spacing w:before="0" w:beforeAutospacing="0" w:after="0" w:afterAutospacing="0"/>
              <w:rPr>
                <w:rFonts w:ascii="Arial" w:hAnsi="Arial" w:cs="Arial"/>
                <w:sz w:val="18"/>
                <w:szCs w:val="18"/>
              </w:rPr>
            </w:pPr>
            <w:proofErr w:type="spellStart"/>
            <w:r w:rsidRPr="0030433B">
              <w:rPr>
                <w:rFonts w:ascii="Arial" w:hAnsi="Arial" w:cs="Arial"/>
                <w:color w:val="000000"/>
                <w:sz w:val="18"/>
                <w:szCs w:val="18"/>
              </w:rPr>
              <w:t>ML</w:t>
            </w:r>
            <w:r>
              <w:rPr>
                <w:rFonts w:ascii="Arial" w:hAnsi="Arial" w:cs="Arial"/>
                <w:color w:val="000000"/>
                <w:sz w:val="18"/>
                <w:szCs w:val="18"/>
              </w:rPr>
              <w:t>_all</w:t>
            </w:r>
            <w:proofErr w:type="spellEnd"/>
          </w:p>
        </w:tc>
        <w:tc>
          <w:tcPr>
            <w:tcW w:w="567" w:type="dxa"/>
            <w:tcBorders>
              <w:top w:val="single" w:sz="4" w:space="0" w:color="auto"/>
            </w:tcBorders>
            <w:shd w:val="clear" w:color="auto" w:fill="EAF1DD" w:themeFill="accent3" w:themeFillTint="33"/>
            <w:tcMar>
              <w:top w:w="100" w:type="dxa"/>
              <w:left w:w="100" w:type="dxa"/>
              <w:bottom w:w="100" w:type="dxa"/>
              <w:right w:w="100" w:type="dxa"/>
            </w:tcMar>
            <w:hideMark/>
          </w:tcPr>
          <w:p w14:paraId="0B38D445" w14:textId="77777777" w:rsidR="000E4E6D" w:rsidRPr="0030433B" w:rsidRDefault="000E4E6D" w:rsidP="000E4E6D">
            <w:pPr>
              <w:pStyle w:val="NormalWeb"/>
              <w:spacing w:before="0" w:beforeAutospacing="0" w:after="0" w:afterAutospacing="0"/>
              <w:jc w:val="right"/>
              <w:rPr>
                <w:rFonts w:ascii="Arial" w:hAnsi="Arial" w:cs="Arial"/>
                <w:sz w:val="18"/>
                <w:szCs w:val="18"/>
              </w:rPr>
            </w:pPr>
            <w:commentRangeStart w:id="33"/>
            <w:r w:rsidRPr="0030433B">
              <w:rPr>
                <w:rFonts w:ascii="Arial" w:hAnsi="Arial" w:cs="Arial"/>
                <w:color w:val="000000"/>
                <w:sz w:val="18"/>
                <w:szCs w:val="18"/>
              </w:rPr>
              <w:t>106</w:t>
            </w:r>
          </w:p>
        </w:tc>
        <w:tc>
          <w:tcPr>
            <w:tcW w:w="627" w:type="dxa"/>
            <w:tcBorders>
              <w:top w:val="single" w:sz="4" w:space="0" w:color="auto"/>
            </w:tcBorders>
            <w:shd w:val="clear" w:color="auto" w:fill="EAF1DD" w:themeFill="accent3" w:themeFillTint="33"/>
            <w:tcMar>
              <w:top w:w="100" w:type="dxa"/>
              <w:left w:w="100" w:type="dxa"/>
              <w:bottom w:w="100" w:type="dxa"/>
              <w:right w:w="100" w:type="dxa"/>
            </w:tcMar>
            <w:hideMark/>
          </w:tcPr>
          <w:p w14:paraId="1E34004F"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676</w:t>
            </w:r>
          </w:p>
        </w:tc>
        <w:tc>
          <w:tcPr>
            <w:tcW w:w="644" w:type="dxa"/>
            <w:tcBorders>
              <w:top w:val="single" w:sz="4" w:space="0" w:color="auto"/>
            </w:tcBorders>
            <w:shd w:val="clear" w:color="auto" w:fill="EAF1DD" w:themeFill="accent3" w:themeFillTint="33"/>
            <w:tcMar>
              <w:top w:w="100" w:type="dxa"/>
              <w:left w:w="100" w:type="dxa"/>
              <w:bottom w:w="100" w:type="dxa"/>
              <w:right w:w="100" w:type="dxa"/>
            </w:tcMar>
            <w:hideMark/>
          </w:tcPr>
          <w:p w14:paraId="4BFC94BD"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76</w:t>
            </w:r>
          </w:p>
        </w:tc>
        <w:tc>
          <w:tcPr>
            <w:tcW w:w="792" w:type="dxa"/>
            <w:tcBorders>
              <w:top w:val="single" w:sz="4" w:space="0" w:color="auto"/>
            </w:tcBorders>
            <w:shd w:val="clear" w:color="auto" w:fill="EAF1DD" w:themeFill="accent3" w:themeFillTint="33"/>
            <w:tcMar>
              <w:top w:w="100" w:type="dxa"/>
              <w:left w:w="100" w:type="dxa"/>
              <w:bottom w:w="100" w:type="dxa"/>
              <w:right w:w="100" w:type="dxa"/>
            </w:tcMar>
            <w:hideMark/>
          </w:tcPr>
          <w:p w14:paraId="33E2FFC9"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3055</w:t>
            </w:r>
          </w:p>
        </w:tc>
        <w:tc>
          <w:tcPr>
            <w:tcW w:w="893" w:type="dxa"/>
            <w:tcBorders>
              <w:top w:val="single" w:sz="4" w:space="0" w:color="auto"/>
            </w:tcBorders>
            <w:shd w:val="clear" w:color="auto" w:fill="EAF1DD" w:themeFill="accent3" w:themeFillTint="33"/>
            <w:tcMar>
              <w:top w:w="100" w:type="dxa"/>
              <w:left w:w="100" w:type="dxa"/>
              <w:bottom w:w="100" w:type="dxa"/>
              <w:right w:w="100" w:type="dxa"/>
            </w:tcMar>
            <w:hideMark/>
          </w:tcPr>
          <w:p w14:paraId="267B95CB"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58.2%</w:t>
            </w:r>
          </w:p>
        </w:tc>
        <w:tc>
          <w:tcPr>
            <w:tcW w:w="893" w:type="dxa"/>
            <w:tcBorders>
              <w:top w:val="single" w:sz="4" w:space="0" w:color="auto"/>
            </w:tcBorders>
            <w:shd w:val="clear" w:color="auto" w:fill="EAF1DD" w:themeFill="accent3" w:themeFillTint="33"/>
            <w:tcMar>
              <w:top w:w="100" w:type="dxa"/>
              <w:left w:w="100" w:type="dxa"/>
              <w:bottom w:w="100" w:type="dxa"/>
              <w:right w:w="100" w:type="dxa"/>
            </w:tcMar>
            <w:hideMark/>
          </w:tcPr>
          <w:p w14:paraId="6E2E4311"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13.6%</w:t>
            </w:r>
          </w:p>
        </w:tc>
        <w:tc>
          <w:tcPr>
            <w:tcW w:w="893" w:type="dxa"/>
            <w:tcBorders>
              <w:top w:val="single" w:sz="4" w:space="0" w:color="auto"/>
            </w:tcBorders>
            <w:shd w:val="clear" w:color="auto" w:fill="EAF1DD" w:themeFill="accent3" w:themeFillTint="33"/>
            <w:tcMar>
              <w:top w:w="100" w:type="dxa"/>
              <w:left w:w="100" w:type="dxa"/>
              <w:bottom w:w="100" w:type="dxa"/>
              <w:right w:w="100" w:type="dxa"/>
            </w:tcMar>
            <w:hideMark/>
          </w:tcPr>
          <w:p w14:paraId="7FCFD776"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21.1%</w:t>
            </w:r>
          </w:p>
        </w:tc>
        <w:tc>
          <w:tcPr>
            <w:tcW w:w="1021" w:type="dxa"/>
            <w:tcBorders>
              <w:top w:val="single" w:sz="4" w:space="0" w:color="auto"/>
            </w:tcBorders>
            <w:shd w:val="clear" w:color="auto" w:fill="EAF1DD" w:themeFill="accent3" w:themeFillTint="33"/>
            <w:tcMar>
              <w:top w:w="100" w:type="dxa"/>
              <w:left w:w="100" w:type="dxa"/>
              <w:bottom w:w="100" w:type="dxa"/>
              <w:right w:w="100" w:type="dxa"/>
            </w:tcMar>
            <w:hideMark/>
          </w:tcPr>
          <w:p w14:paraId="6389C679"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76.3%</w:t>
            </w:r>
            <w:commentRangeEnd w:id="33"/>
            <w:r>
              <w:rPr>
                <w:rStyle w:val="CommentReference"/>
                <w:rFonts w:ascii="Arial" w:eastAsia="Arial" w:hAnsi="Arial" w:cs="Arial"/>
                <w:lang w:val="en"/>
              </w:rPr>
              <w:commentReference w:id="33"/>
            </w:r>
          </w:p>
        </w:tc>
        <w:tc>
          <w:tcPr>
            <w:tcW w:w="1003" w:type="dxa"/>
            <w:tcBorders>
              <w:top w:val="single" w:sz="4" w:space="0" w:color="auto"/>
            </w:tcBorders>
            <w:shd w:val="clear" w:color="auto" w:fill="auto"/>
            <w:tcMar>
              <w:top w:w="100" w:type="dxa"/>
              <w:left w:w="100" w:type="dxa"/>
              <w:bottom w:w="100" w:type="dxa"/>
              <w:right w:w="100" w:type="dxa"/>
            </w:tcMar>
            <w:hideMark/>
          </w:tcPr>
          <w:p w14:paraId="378FEC7F"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15.5%</w:t>
            </w:r>
          </w:p>
        </w:tc>
        <w:tc>
          <w:tcPr>
            <w:tcW w:w="893" w:type="dxa"/>
            <w:tcBorders>
              <w:top w:val="single" w:sz="4" w:space="0" w:color="auto"/>
            </w:tcBorders>
            <w:tcMar>
              <w:top w:w="100" w:type="dxa"/>
              <w:left w:w="100" w:type="dxa"/>
              <w:bottom w:w="100" w:type="dxa"/>
              <w:right w:w="100" w:type="dxa"/>
            </w:tcMar>
            <w:hideMark/>
          </w:tcPr>
          <w:p w14:paraId="27708421" w14:textId="77777777" w:rsidR="000E4E6D" w:rsidRPr="0030433B" w:rsidRDefault="000E4E6D" w:rsidP="00EA10AA">
            <w:pPr>
              <w:pStyle w:val="NormalWeb"/>
              <w:spacing w:before="0" w:beforeAutospacing="0" w:after="0" w:afterAutospacing="0"/>
              <w:jc w:val="center"/>
              <w:rPr>
                <w:rFonts w:ascii="Arial" w:hAnsi="Arial" w:cs="Arial"/>
                <w:sz w:val="18"/>
                <w:szCs w:val="18"/>
              </w:rPr>
            </w:pPr>
            <w:r w:rsidRPr="0030433B">
              <w:rPr>
                <w:rFonts w:ascii="Arial" w:hAnsi="Arial" w:cs="Arial"/>
                <w:color w:val="000000"/>
                <w:sz w:val="18"/>
                <w:szCs w:val="18"/>
              </w:rPr>
              <w:t>-</w:t>
            </w:r>
          </w:p>
        </w:tc>
      </w:tr>
      <w:tr w:rsidR="000E4E6D" w:rsidRPr="0030433B" w14:paraId="52EFCA9F" w14:textId="77777777" w:rsidTr="000E4E6D">
        <w:trPr>
          <w:trHeight w:val="203"/>
        </w:trPr>
        <w:tc>
          <w:tcPr>
            <w:tcW w:w="1134" w:type="dxa"/>
            <w:tcMar>
              <w:top w:w="100" w:type="dxa"/>
              <w:left w:w="100" w:type="dxa"/>
              <w:bottom w:w="100" w:type="dxa"/>
              <w:right w:w="100" w:type="dxa"/>
            </w:tcMar>
            <w:hideMark/>
          </w:tcPr>
          <w:p w14:paraId="148373E3" w14:textId="77777777" w:rsidR="000E4E6D" w:rsidRPr="0030433B" w:rsidRDefault="000E4E6D" w:rsidP="000E4E6D">
            <w:pPr>
              <w:pStyle w:val="NormalWeb"/>
              <w:spacing w:before="0" w:beforeAutospacing="0" w:after="0" w:afterAutospacing="0"/>
              <w:rPr>
                <w:rFonts w:ascii="Arial" w:hAnsi="Arial" w:cs="Arial"/>
                <w:sz w:val="18"/>
                <w:szCs w:val="18"/>
              </w:rPr>
            </w:pPr>
            <w:proofErr w:type="spellStart"/>
            <w:r w:rsidRPr="0030433B">
              <w:rPr>
                <w:rFonts w:ascii="Arial" w:hAnsi="Arial" w:cs="Arial"/>
                <w:color w:val="000000"/>
                <w:sz w:val="18"/>
                <w:szCs w:val="18"/>
              </w:rPr>
              <w:t>LR</w:t>
            </w:r>
            <w:r>
              <w:rPr>
                <w:rFonts w:ascii="Arial" w:hAnsi="Arial" w:cs="Arial"/>
                <w:color w:val="000000"/>
                <w:sz w:val="18"/>
                <w:szCs w:val="18"/>
              </w:rPr>
              <w:t>_all</w:t>
            </w:r>
            <w:proofErr w:type="spellEnd"/>
          </w:p>
        </w:tc>
        <w:tc>
          <w:tcPr>
            <w:tcW w:w="567" w:type="dxa"/>
            <w:tcMar>
              <w:top w:w="100" w:type="dxa"/>
              <w:left w:w="100" w:type="dxa"/>
              <w:bottom w:w="100" w:type="dxa"/>
              <w:right w:w="100" w:type="dxa"/>
            </w:tcMar>
            <w:hideMark/>
          </w:tcPr>
          <w:p w14:paraId="12018B88"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98</w:t>
            </w:r>
          </w:p>
        </w:tc>
        <w:tc>
          <w:tcPr>
            <w:tcW w:w="627" w:type="dxa"/>
            <w:tcMar>
              <w:top w:w="100" w:type="dxa"/>
              <w:left w:w="100" w:type="dxa"/>
              <w:bottom w:w="100" w:type="dxa"/>
              <w:right w:w="100" w:type="dxa"/>
            </w:tcMar>
            <w:hideMark/>
          </w:tcPr>
          <w:p w14:paraId="60529F7F"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684</w:t>
            </w:r>
          </w:p>
        </w:tc>
        <w:tc>
          <w:tcPr>
            <w:tcW w:w="644" w:type="dxa"/>
            <w:tcMar>
              <w:top w:w="100" w:type="dxa"/>
              <w:left w:w="100" w:type="dxa"/>
              <w:bottom w:w="100" w:type="dxa"/>
              <w:right w:w="100" w:type="dxa"/>
            </w:tcMar>
            <w:hideMark/>
          </w:tcPr>
          <w:p w14:paraId="5CBDA2BA"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84</w:t>
            </w:r>
          </w:p>
        </w:tc>
        <w:tc>
          <w:tcPr>
            <w:tcW w:w="792" w:type="dxa"/>
            <w:tcMar>
              <w:top w:w="100" w:type="dxa"/>
              <w:left w:w="100" w:type="dxa"/>
              <w:bottom w:w="100" w:type="dxa"/>
              <w:right w:w="100" w:type="dxa"/>
            </w:tcMar>
            <w:hideMark/>
          </w:tcPr>
          <w:p w14:paraId="7218A05F"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3047</w:t>
            </w:r>
          </w:p>
        </w:tc>
        <w:tc>
          <w:tcPr>
            <w:tcW w:w="893" w:type="dxa"/>
            <w:tcMar>
              <w:top w:w="100" w:type="dxa"/>
              <w:left w:w="100" w:type="dxa"/>
              <w:bottom w:w="100" w:type="dxa"/>
              <w:right w:w="100" w:type="dxa"/>
            </w:tcMar>
            <w:hideMark/>
          </w:tcPr>
          <w:p w14:paraId="35CD3E72"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53.8%</w:t>
            </w:r>
          </w:p>
        </w:tc>
        <w:tc>
          <w:tcPr>
            <w:tcW w:w="893" w:type="dxa"/>
            <w:tcMar>
              <w:top w:w="100" w:type="dxa"/>
              <w:left w:w="100" w:type="dxa"/>
              <w:bottom w:w="100" w:type="dxa"/>
              <w:right w:w="100" w:type="dxa"/>
            </w:tcMar>
            <w:hideMark/>
          </w:tcPr>
          <w:p w14:paraId="1DE15E7A"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12.5%</w:t>
            </w:r>
          </w:p>
        </w:tc>
        <w:tc>
          <w:tcPr>
            <w:tcW w:w="893" w:type="dxa"/>
            <w:tcMar>
              <w:top w:w="100" w:type="dxa"/>
              <w:left w:w="100" w:type="dxa"/>
              <w:bottom w:w="100" w:type="dxa"/>
              <w:right w:w="100" w:type="dxa"/>
            </w:tcMar>
            <w:hideMark/>
          </w:tcPr>
          <w:p w14:paraId="69F23799"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18.7%</w:t>
            </w:r>
          </w:p>
        </w:tc>
        <w:tc>
          <w:tcPr>
            <w:tcW w:w="1021" w:type="dxa"/>
            <w:tcMar>
              <w:top w:w="100" w:type="dxa"/>
              <w:left w:w="100" w:type="dxa"/>
              <w:bottom w:w="100" w:type="dxa"/>
              <w:right w:w="100" w:type="dxa"/>
            </w:tcMar>
            <w:hideMark/>
          </w:tcPr>
          <w:p w14:paraId="0C4BDB27"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74.5%</w:t>
            </w:r>
          </w:p>
        </w:tc>
        <w:tc>
          <w:tcPr>
            <w:tcW w:w="1003" w:type="dxa"/>
            <w:tcMar>
              <w:top w:w="100" w:type="dxa"/>
              <w:left w:w="100" w:type="dxa"/>
              <w:bottom w:w="100" w:type="dxa"/>
              <w:right w:w="100" w:type="dxa"/>
            </w:tcMar>
            <w:hideMark/>
          </w:tcPr>
          <w:p w14:paraId="5523103A"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15.7%</w:t>
            </w:r>
          </w:p>
        </w:tc>
        <w:tc>
          <w:tcPr>
            <w:tcW w:w="893" w:type="dxa"/>
            <w:tcMar>
              <w:top w:w="100" w:type="dxa"/>
              <w:left w:w="100" w:type="dxa"/>
              <w:bottom w:w="100" w:type="dxa"/>
              <w:right w:w="100" w:type="dxa"/>
            </w:tcMar>
            <w:hideMark/>
          </w:tcPr>
          <w:p w14:paraId="3D326F97"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19.7%</w:t>
            </w:r>
          </w:p>
        </w:tc>
      </w:tr>
      <w:tr w:rsidR="000E4E6D" w:rsidRPr="0030433B" w14:paraId="6220EE0D" w14:textId="77777777" w:rsidTr="000E4E6D">
        <w:trPr>
          <w:trHeight w:val="203"/>
        </w:trPr>
        <w:tc>
          <w:tcPr>
            <w:tcW w:w="1134" w:type="dxa"/>
            <w:tcMar>
              <w:top w:w="100" w:type="dxa"/>
              <w:left w:w="100" w:type="dxa"/>
              <w:bottom w:w="100" w:type="dxa"/>
              <w:right w:w="100" w:type="dxa"/>
            </w:tcMar>
            <w:hideMark/>
          </w:tcPr>
          <w:p w14:paraId="543D1CA3" w14:textId="77777777" w:rsidR="000E4E6D" w:rsidRPr="0030433B" w:rsidRDefault="000E4E6D" w:rsidP="000E4E6D">
            <w:pPr>
              <w:pStyle w:val="NormalWeb"/>
              <w:spacing w:before="0" w:beforeAutospacing="0" w:after="0" w:afterAutospacing="0"/>
              <w:rPr>
                <w:rFonts w:ascii="Arial" w:hAnsi="Arial" w:cs="Arial"/>
                <w:sz w:val="18"/>
                <w:szCs w:val="18"/>
              </w:rPr>
            </w:pPr>
            <w:r w:rsidRPr="0030433B">
              <w:rPr>
                <w:rFonts w:ascii="Arial" w:hAnsi="Arial" w:cs="Arial"/>
                <w:color w:val="000000"/>
                <w:sz w:val="18"/>
                <w:szCs w:val="18"/>
              </w:rPr>
              <w:t>ML</w:t>
            </w:r>
            <w:r>
              <w:rPr>
                <w:rFonts w:ascii="Arial" w:hAnsi="Arial" w:cs="Arial"/>
                <w:color w:val="000000"/>
                <w:sz w:val="18"/>
                <w:szCs w:val="18"/>
              </w:rPr>
              <w:t>_</w:t>
            </w:r>
            <w:r w:rsidRPr="0030433B">
              <w:rPr>
                <w:rFonts w:ascii="Arial" w:hAnsi="Arial" w:cs="Arial"/>
                <w:color w:val="000000"/>
                <w:sz w:val="18"/>
                <w:szCs w:val="18"/>
              </w:rPr>
              <w:t>10</w:t>
            </w:r>
          </w:p>
        </w:tc>
        <w:tc>
          <w:tcPr>
            <w:tcW w:w="567" w:type="dxa"/>
            <w:tcMar>
              <w:top w:w="100" w:type="dxa"/>
              <w:left w:w="100" w:type="dxa"/>
              <w:bottom w:w="100" w:type="dxa"/>
              <w:right w:w="100" w:type="dxa"/>
            </w:tcMar>
            <w:hideMark/>
          </w:tcPr>
          <w:p w14:paraId="4780821D"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100</w:t>
            </w:r>
          </w:p>
        </w:tc>
        <w:tc>
          <w:tcPr>
            <w:tcW w:w="627" w:type="dxa"/>
            <w:tcMar>
              <w:top w:w="100" w:type="dxa"/>
              <w:left w:w="100" w:type="dxa"/>
              <w:bottom w:w="100" w:type="dxa"/>
              <w:right w:w="100" w:type="dxa"/>
            </w:tcMar>
            <w:hideMark/>
          </w:tcPr>
          <w:p w14:paraId="280C77C4"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682</w:t>
            </w:r>
          </w:p>
        </w:tc>
        <w:tc>
          <w:tcPr>
            <w:tcW w:w="644" w:type="dxa"/>
            <w:tcMar>
              <w:top w:w="100" w:type="dxa"/>
              <w:left w:w="100" w:type="dxa"/>
              <w:bottom w:w="100" w:type="dxa"/>
              <w:right w:w="100" w:type="dxa"/>
            </w:tcMar>
            <w:hideMark/>
          </w:tcPr>
          <w:p w14:paraId="015B5CE5"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82</w:t>
            </w:r>
          </w:p>
        </w:tc>
        <w:tc>
          <w:tcPr>
            <w:tcW w:w="792" w:type="dxa"/>
            <w:tcMar>
              <w:top w:w="100" w:type="dxa"/>
              <w:left w:w="100" w:type="dxa"/>
              <w:bottom w:w="100" w:type="dxa"/>
              <w:right w:w="100" w:type="dxa"/>
            </w:tcMar>
            <w:hideMark/>
          </w:tcPr>
          <w:p w14:paraId="290763A2"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3049</w:t>
            </w:r>
          </w:p>
        </w:tc>
        <w:tc>
          <w:tcPr>
            <w:tcW w:w="893" w:type="dxa"/>
            <w:tcMar>
              <w:top w:w="100" w:type="dxa"/>
              <w:left w:w="100" w:type="dxa"/>
              <w:bottom w:w="100" w:type="dxa"/>
              <w:right w:w="100" w:type="dxa"/>
            </w:tcMar>
            <w:hideMark/>
          </w:tcPr>
          <w:p w14:paraId="1B85F84D"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54.9%</w:t>
            </w:r>
          </w:p>
        </w:tc>
        <w:tc>
          <w:tcPr>
            <w:tcW w:w="893" w:type="dxa"/>
            <w:tcMar>
              <w:top w:w="100" w:type="dxa"/>
              <w:left w:w="100" w:type="dxa"/>
              <w:bottom w:w="100" w:type="dxa"/>
              <w:right w:w="100" w:type="dxa"/>
            </w:tcMar>
            <w:hideMark/>
          </w:tcPr>
          <w:p w14:paraId="7D9354A9"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12.8%</w:t>
            </w:r>
          </w:p>
        </w:tc>
        <w:tc>
          <w:tcPr>
            <w:tcW w:w="893" w:type="dxa"/>
            <w:tcMar>
              <w:top w:w="100" w:type="dxa"/>
              <w:left w:w="100" w:type="dxa"/>
              <w:bottom w:w="100" w:type="dxa"/>
              <w:right w:w="100" w:type="dxa"/>
            </w:tcMar>
            <w:hideMark/>
          </w:tcPr>
          <w:p w14:paraId="1823BFCF"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19.3%</w:t>
            </w:r>
          </w:p>
        </w:tc>
        <w:tc>
          <w:tcPr>
            <w:tcW w:w="1021" w:type="dxa"/>
            <w:tcMar>
              <w:top w:w="100" w:type="dxa"/>
              <w:left w:w="100" w:type="dxa"/>
              <w:bottom w:w="100" w:type="dxa"/>
              <w:right w:w="100" w:type="dxa"/>
            </w:tcMar>
            <w:hideMark/>
          </w:tcPr>
          <w:p w14:paraId="2E82335B"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75.9%</w:t>
            </w:r>
          </w:p>
        </w:tc>
        <w:tc>
          <w:tcPr>
            <w:tcW w:w="1003" w:type="dxa"/>
            <w:shd w:val="clear" w:color="auto" w:fill="EAF1DD" w:themeFill="accent3" w:themeFillTint="33"/>
            <w:tcMar>
              <w:top w:w="100" w:type="dxa"/>
              <w:left w:w="100" w:type="dxa"/>
              <w:bottom w:w="100" w:type="dxa"/>
              <w:right w:w="100" w:type="dxa"/>
            </w:tcMar>
            <w:hideMark/>
          </w:tcPr>
          <w:p w14:paraId="53F8E4A7"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17.3%</w:t>
            </w:r>
          </w:p>
        </w:tc>
        <w:tc>
          <w:tcPr>
            <w:tcW w:w="893" w:type="dxa"/>
            <w:tcMar>
              <w:top w:w="100" w:type="dxa"/>
              <w:left w:w="100" w:type="dxa"/>
              <w:bottom w:w="100" w:type="dxa"/>
              <w:right w:w="100" w:type="dxa"/>
            </w:tcMar>
            <w:hideMark/>
          </w:tcPr>
          <w:p w14:paraId="0E68B629"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26.1%</w:t>
            </w:r>
          </w:p>
        </w:tc>
      </w:tr>
      <w:tr w:rsidR="000E4E6D" w:rsidRPr="0030433B" w14:paraId="093EC7B1" w14:textId="77777777" w:rsidTr="000E4E6D">
        <w:trPr>
          <w:trHeight w:val="219"/>
        </w:trPr>
        <w:tc>
          <w:tcPr>
            <w:tcW w:w="1134" w:type="dxa"/>
            <w:tcMar>
              <w:top w:w="100" w:type="dxa"/>
              <w:left w:w="100" w:type="dxa"/>
              <w:bottom w:w="100" w:type="dxa"/>
              <w:right w:w="100" w:type="dxa"/>
            </w:tcMar>
            <w:hideMark/>
          </w:tcPr>
          <w:p w14:paraId="24595A8A" w14:textId="77777777" w:rsidR="000E4E6D" w:rsidRPr="0030433B" w:rsidRDefault="000E4E6D" w:rsidP="000E4E6D">
            <w:pPr>
              <w:pStyle w:val="NormalWeb"/>
              <w:spacing w:before="0" w:beforeAutospacing="0" w:after="0" w:afterAutospacing="0"/>
              <w:rPr>
                <w:rFonts w:ascii="Arial" w:hAnsi="Arial" w:cs="Arial"/>
                <w:sz w:val="18"/>
                <w:szCs w:val="18"/>
              </w:rPr>
            </w:pPr>
            <w:r w:rsidRPr="0030433B">
              <w:rPr>
                <w:rFonts w:ascii="Arial" w:hAnsi="Arial" w:cs="Arial"/>
                <w:color w:val="000000"/>
                <w:sz w:val="18"/>
                <w:szCs w:val="18"/>
              </w:rPr>
              <w:t>LR</w:t>
            </w:r>
            <w:r>
              <w:rPr>
                <w:rFonts w:ascii="Arial" w:hAnsi="Arial" w:cs="Arial"/>
                <w:color w:val="000000"/>
                <w:sz w:val="18"/>
                <w:szCs w:val="18"/>
              </w:rPr>
              <w:t>_</w:t>
            </w:r>
            <w:r w:rsidRPr="0030433B">
              <w:rPr>
                <w:rFonts w:ascii="Arial" w:hAnsi="Arial" w:cs="Arial"/>
                <w:color w:val="000000"/>
                <w:sz w:val="18"/>
                <w:szCs w:val="18"/>
              </w:rPr>
              <w:t>10</w:t>
            </w:r>
          </w:p>
        </w:tc>
        <w:tc>
          <w:tcPr>
            <w:tcW w:w="567" w:type="dxa"/>
            <w:tcMar>
              <w:top w:w="100" w:type="dxa"/>
              <w:left w:w="100" w:type="dxa"/>
              <w:bottom w:w="100" w:type="dxa"/>
              <w:right w:w="100" w:type="dxa"/>
            </w:tcMar>
            <w:hideMark/>
          </w:tcPr>
          <w:p w14:paraId="12F3369A"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95</w:t>
            </w:r>
          </w:p>
        </w:tc>
        <w:tc>
          <w:tcPr>
            <w:tcW w:w="627" w:type="dxa"/>
            <w:tcMar>
              <w:top w:w="100" w:type="dxa"/>
              <w:left w:w="100" w:type="dxa"/>
              <w:bottom w:w="100" w:type="dxa"/>
              <w:right w:w="100" w:type="dxa"/>
            </w:tcMar>
            <w:hideMark/>
          </w:tcPr>
          <w:p w14:paraId="17827CF4"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687</w:t>
            </w:r>
          </w:p>
        </w:tc>
        <w:tc>
          <w:tcPr>
            <w:tcW w:w="644" w:type="dxa"/>
            <w:tcMar>
              <w:top w:w="100" w:type="dxa"/>
              <w:left w:w="100" w:type="dxa"/>
              <w:bottom w:w="100" w:type="dxa"/>
              <w:right w:w="100" w:type="dxa"/>
            </w:tcMar>
            <w:hideMark/>
          </w:tcPr>
          <w:p w14:paraId="0400494D"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87</w:t>
            </w:r>
          </w:p>
        </w:tc>
        <w:tc>
          <w:tcPr>
            <w:tcW w:w="792" w:type="dxa"/>
            <w:tcMar>
              <w:top w:w="100" w:type="dxa"/>
              <w:left w:w="100" w:type="dxa"/>
              <w:bottom w:w="100" w:type="dxa"/>
              <w:right w:w="100" w:type="dxa"/>
            </w:tcMar>
            <w:hideMark/>
          </w:tcPr>
          <w:p w14:paraId="1A08CC57"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3045</w:t>
            </w:r>
          </w:p>
        </w:tc>
        <w:tc>
          <w:tcPr>
            <w:tcW w:w="893" w:type="dxa"/>
            <w:tcMar>
              <w:top w:w="100" w:type="dxa"/>
              <w:left w:w="100" w:type="dxa"/>
              <w:bottom w:w="100" w:type="dxa"/>
              <w:right w:w="100" w:type="dxa"/>
            </w:tcMar>
            <w:hideMark/>
          </w:tcPr>
          <w:p w14:paraId="5E93F660"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52.2%</w:t>
            </w:r>
          </w:p>
        </w:tc>
        <w:tc>
          <w:tcPr>
            <w:tcW w:w="893" w:type="dxa"/>
            <w:tcMar>
              <w:top w:w="100" w:type="dxa"/>
              <w:left w:w="100" w:type="dxa"/>
              <w:bottom w:w="100" w:type="dxa"/>
              <w:right w:w="100" w:type="dxa"/>
            </w:tcMar>
            <w:hideMark/>
          </w:tcPr>
          <w:p w14:paraId="6D5FB9BB"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12.1%</w:t>
            </w:r>
          </w:p>
        </w:tc>
        <w:tc>
          <w:tcPr>
            <w:tcW w:w="893" w:type="dxa"/>
            <w:tcMar>
              <w:top w:w="100" w:type="dxa"/>
              <w:left w:w="100" w:type="dxa"/>
              <w:bottom w:w="100" w:type="dxa"/>
              <w:right w:w="100" w:type="dxa"/>
            </w:tcMar>
            <w:hideMark/>
          </w:tcPr>
          <w:p w14:paraId="0C653A9D"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17.8%</w:t>
            </w:r>
          </w:p>
        </w:tc>
        <w:tc>
          <w:tcPr>
            <w:tcW w:w="1021" w:type="dxa"/>
            <w:tcMar>
              <w:top w:w="100" w:type="dxa"/>
              <w:left w:w="100" w:type="dxa"/>
              <w:bottom w:w="100" w:type="dxa"/>
              <w:right w:w="100" w:type="dxa"/>
            </w:tcMar>
            <w:hideMark/>
          </w:tcPr>
          <w:p w14:paraId="2286604B"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73.7%</w:t>
            </w:r>
          </w:p>
        </w:tc>
        <w:tc>
          <w:tcPr>
            <w:tcW w:w="1003" w:type="dxa"/>
            <w:tcMar>
              <w:top w:w="100" w:type="dxa"/>
              <w:left w:w="100" w:type="dxa"/>
              <w:bottom w:w="100" w:type="dxa"/>
              <w:right w:w="100" w:type="dxa"/>
            </w:tcMar>
            <w:hideMark/>
          </w:tcPr>
          <w:p w14:paraId="1828ED1F"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13.6%</w:t>
            </w:r>
          </w:p>
        </w:tc>
        <w:tc>
          <w:tcPr>
            <w:tcW w:w="893" w:type="dxa"/>
            <w:tcMar>
              <w:top w:w="100" w:type="dxa"/>
              <w:left w:w="100" w:type="dxa"/>
              <w:bottom w:w="100" w:type="dxa"/>
              <w:right w:w="100" w:type="dxa"/>
            </w:tcMar>
            <w:hideMark/>
          </w:tcPr>
          <w:p w14:paraId="751D89DD"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12.4%</w:t>
            </w:r>
          </w:p>
        </w:tc>
      </w:tr>
      <w:tr w:rsidR="000E4E6D" w:rsidRPr="0030433B" w14:paraId="7B746E02" w14:textId="77777777" w:rsidTr="000E4E6D">
        <w:trPr>
          <w:trHeight w:val="203"/>
        </w:trPr>
        <w:tc>
          <w:tcPr>
            <w:tcW w:w="1134" w:type="dxa"/>
            <w:tcMar>
              <w:top w:w="100" w:type="dxa"/>
              <w:left w:w="100" w:type="dxa"/>
              <w:bottom w:w="100" w:type="dxa"/>
              <w:right w:w="100" w:type="dxa"/>
            </w:tcMar>
            <w:hideMark/>
          </w:tcPr>
          <w:p w14:paraId="487F9410" w14:textId="77777777" w:rsidR="000E4E6D" w:rsidRPr="0030433B" w:rsidRDefault="000E4E6D" w:rsidP="000E4E6D">
            <w:pPr>
              <w:pStyle w:val="NormalWeb"/>
              <w:spacing w:before="0" w:beforeAutospacing="0" w:after="0" w:afterAutospacing="0"/>
              <w:rPr>
                <w:rFonts w:ascii="Arial" w:hAnsi="Arial" w:cs="Arial"/>
                <w:sz w:val="18"/>
                <w:szCs w:val="18"/>
              </w:rPr>
            </w:pPr>
            <w:proofErr w:type="spellStart"/>
            <w:r w:rsidRPr="0030433B">
              <w:rPr>
                <w:rFonts w:ascii="Arial" w:hAnsi="Arial" w:cs="Arial"/>
                <w:color w:val="000000"/>
                <w:sz w:val="18"/>
                <w:szCs w:val="18"/>
              </w:rPr>
              <w:t>M</w:t>
            </w:r>
            <w:r>
              <w:rPr>
                <w:rFonts w:ascii="Arial" w:hAnsi="Arial" w:cs="Arial"/>
                <w:color w:val="000000"/>
                <w:sz w:val="18"/>
                <w:szCs w:val="18"/>
              </w:rPr>
              <w:t>L_</w:t>
            </w:r>
            <w:r w:rsidRPr="0030433B">
              <w:rPr>
                <w:rFonts w:ascii="Arial" w:hAnsi="Arial" w:cs="Arial"/>
                <w:color w:val="000000"/>
                <w:sz w:val="18"/>
                <w:szCs w:val="18"/>
              </w:rPr>
              <w:t>NoAge</w:t>
            </w:r>
            <w:proofErr w:type="spellEnd"/>
          </w:p>
        </w:tc>
        <w:tc>
          <w:tcPr>
            <w:tcW w:w="567" w:type="dxa"/>
            <w:tcMar>
              <w:top w:w="100" w:type="dxa"/>
              <w:left w:w="100" w:type="dxa"/>
              <w:bottom w:w="100" w:type="dxa"/>
              <w:right w:w="100" w:type="dxa"/>
            </w:tcMar>
            <w:hideMark/>
          </w:tcPr>
          <w:p w14:paraId="615FFD95"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88</w:t>
            </w:r>
          </w:p>
        </w:tc>
        <w:tc>
          <w:tcPr>
            <w:tcW w:w="627" w:type="dxa"/>
            <w:shd w:val="clear" w:color="auto" w:fill="F5DCDC"/>
            <w:tcMar>
              <w:top w:w="100" w:type="dxa"/>
              <w:left w:w="100" w:type="dxa"/>
              <w:bottom w:w="100" w:type="dxa"/>
              <w:right w:w="100" w:type="dxa"/>
            </w:tcMar>
            <w:hideMark/>
          </w:tcPr>
          <w:p w14:paraId="3A9019D1"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694</w:t>
            </w:r>
          </w:p>
        </w:tc>
        <w:tc>
          <w:tcPr>
            <w:tcW w:w="644" w:type="dxa"/>
            <w:tcMar>
              <w:top w:w="100" w:type="dxa"/>
              <w:left w:w="100" w:type="dxa"/>
              <w:bottom w:w="100" w:type="dxa"/>
              <w:right w:w="100" w:type="dxa"/>
            </w:tcMar>
            <w:hideMark/>
          </w:tcPr>
          <w:p w14:paraId="453B34DA"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94</w:t>
            </w:r>
          </w:p>
        </w:tc>
        <w:tc>
          <w:tcPr>
            <w:tcW w:w="792" w:type="dxa"/>
            <w:shd w:val="clear" w:color="auto" w:fill="F5DCDC"/>
            <w:tcMar>
              <w:top w:w="100" w:type="dxa"/>
              <w:left w:w="100" w:type="dxa"/>
              <w:bottom w:w="100" w:type="dxa"/>
              <w:right w:w="100" w:type="dxa"/>
            </w:tcMar>
            <w:hideMark/>
          </w:tcPr>
          <w:p w14:paraId="0B676571"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3037</w:t>
            </w:r>
          </w:p>
        </w:tc>
        <w:tc>
          <w:tcPr>
            <w:tcW w:w="893" w:type="dxa"/>
            <w:tcMar>
              <w:top w:w="100" w:type="dxa"/>
              <w:left w:w="100" w:type="dxa"/>
              <w:bottom w:w="100" w:type="dxa"/>
              <w:right w:w="100" w:type="dxa"/>
            </w:tcMar>
            <w:hideMark/>
          </w:tcPr>
          <w:p w14:paraId="18AB5627"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48.4%</w:t>
            </w:r>
          </w:p>
        </w:tc>
        <w:tc>
          <w:tcPr>
            <w:tcW w:w="893" w:type="dxa"/>
            <w:shd w:val="clear" w:color="auto" w:fill="F5DCDC"/>
            <w:tcMar>
              <w:top w:w="100" w:type="dxa"/>
              <w:left w:w="100" w:type="dxa"/>
              <w:bottom w:w="100" w:type="dxa"/>
              <w:right w:w="100" w:type="dxa"/>
            </w:tcMar>
            <w:hideMark/>
          </w:tcPr>
          <w:p w14:paraId="0014CF31"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11.3%</w:t>
            </w:r>
          </w:p>
        </w:tc>
        <w:tc>
          <w:tcPr>
            <w:tcW w:w="893" w:type="dxa"/>
            <w:shd w:val="clear" w:color="auto" w:fill="F5DCDC"/>
            <w:tcMar>
              <w:top w:w="100" w:type="dxa"/>
              <w:left w:w="100" w:type="dxa"/>
              <w:bottom w:w="100" w:type="dxa"/>
              <w:right w:w="100" w:type="dxa"/>
            </w:tcMar>
            <w:hideMark/>
          </w:tcPr>
          <w:p w14:paraId="395D470B"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15.7%</w:t>
            </w:r>
          </w:p>
        </w:tc>
        <w:tc>
          <w:tcPr>
            <w:tcW w:w="1021" w:type="dxa"/>
            <w:tcMar>
              <w:top w:w="100" w:type="dxa"/>
              <w:left w:w="100" w:type="dxa"/>
              <w:bottom w:w="100" w:type="dxa"/>
              <w:right w:w="100" w:type="dxa"/>
            </w:tcMar>
            <w:hideMark/>
          </w:tcPr>
          <w:p w14:paraId="4A7B4C56"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72.3%</w:t>
            </w:r>
          </w:p>
        </w:tc>
        <w:tc>
          <w:tcPr>
            <w:tcW w:w="1003" w:type="dxa"/>
            <w:tcMar>
              <w:top w:w="100" w:type="dxa"/>
              <w:left w:w="100" w:type="dxa"/>
              <w:bottom w:w="100" w:type="dxa"/>
              <w:right w:w="100" w:type="dxa"/>
            </w:tcMar>
            <w:hideMark/>
          </w:tcPr>
          <w:p w14:paraId="772C5076"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13.6%</w:t>
            </w:r>
          </w:p>
        </w:tc>
        <w:tc>
          <w:tcPr>
            <w:tcW w:w="893" w:type="dxa"/>
            <w:tcMar>
              <w:top w:w="100" w:type="dxa"/>
              <w:left w:w="100" w:type="dxa"/>
              <w:bottom w:w="100" w:type="dxa"/>
              <w:right w:w="100" w:type="dxa"/>
            </w:tcMar>
            <w:hideMark/>
          </w:tcPr>
          <w:p w14:paraId="7A17BB2C"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3.1%</w:t>
            </w:r>
          </w:p>
        </w:tc>
      </w:tr>
      <w:tr w:rsidR="000E4E6D" w:rsidRPr="0030433B" w14:paraId="5B1F76DC" w14:textId="77777777" w:rsidTr="000E4E6D">
        <w:trPr>
          <w:trHeight w:val="219"/>
        </w:trPr>
        <w:tc>
          <w:tcPr>
            <w:tcW w:w="1134" w:type="dxa"/>
            <w:tcBorders>
              <w:bottom w:val="single" w:sz="4" w:space="0" w:color="auto"/>
            </w:tcBorders>
            <w:tcMar>
              <w:top w:w="100" w:type="dxa"/>
              <w:left w:w="100" w:type="dxa"/>
              <w:bottom w:w="100" w:type="dxa"/>
              <w:right w:w="100" w:type="dxa"/>
            </w:tcMar>
            <w:hideMark/>
          </w:tcPr>
          <w:p w14:paraId="3CAD39A3" w14:textId="77777777" w:rsidR="000E4E6D" w:rsidRPr="0030433B" w:rsidRDefault="000E4E6D" w:rsidP="000E4E6D">
            <w:pPr>
              <w:pStyle w:val="NormalWeb"/>
              <w:spacing w:before="0" w:beforeAutospacing="0" w:after="0" w:afterAutospacing="0"/>
              <w:rPr>
                <w:rFonts w:ascii="Arial" w:hAnsi="Arial" w:cs="Arial"/>
                <w:sz w:val="18"/>
                <w:szCs w:val="18"/>
              </w:rPr>
            </w:pPr>
            <w:proofErr w:type="spellStart"/>
            <w:r w:rsidRPr="0030433B">
              <w:rPr>
                <w:rFonts w:ascii="Arial" w:hAnsi="Arial" w:cs="Arial"/>
                <w:color w:val="000000"/>
                <w:sz w:val="18"/>
                <w:szCs w:val="18"/>
              </w:rPr>
              <w:t>Age</w:t>
            </w:r>
            <w:r>
              <w:rPr>
                <w:rFonts w:ascii="Arial" w:hAnsi="Arial" w:cs="Arial"/>
                <w:color w:val="000000"/>
                <w:sz w:val="18"/>
                <w:szCs w:val="18"/>
              </w:rPr>
              <w:t>_only</w:t>
            </w:r>
            <w:proofErr w:type="spellEnd"/>
          </w:p>
        </w:tc>
        <w:tc>
          <w:tcPr>
            <w:tcW w:w="567" w:type="dxa"/>
            <w:tcBorders>
              <w:bottom w:val="single" w:sz="4" w:space="0" w:color="auto"/>
            </w:tcBorders>
            <w:shd w:val="clear" w:color="auto" w:fill="F5DCDC"/>
            <w:tcMar>
              <w:top w:w="100" w:type="dxa"/>
              <w:left w:w="100" w:type="dxa"/>
              <w:bottom w:w="100" w:type="dxa"/>
              <w:right w:w="100" w:type="dxa"/>
            </w:tcMar>
            <w:hideMark/>
          </w:tcPr>
          <w:p w14:paraId="5C89063E"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87</w:t>
            </w:r>
          </w:p>
        </w:tc>
        <w:tc>
          <w:tcPr>
            <w:tcW w:w="627" w:type="dxa"/>
            <w:tcBorders>
              <w:bottom w:val="single" w:sz="4" w:space="0" w:color="auto"/>
            </w:tcBorders>
            <w:shd w:val="clear" w:color="auto" w:fill="EAF1DD" w:themeFill="accent3" w:themeFillTint="33"/>
            <w:tcMar>
              <w:top w:w="100" w:type="dxa"/>
              <w:left w:w="100" w:type="dxa"/>
              <w:bottom w:w="100" w:type="dxa"/>
              <w:right w:w="100" w:type="dxa"/>
            </w:tcMar>
            <w:hideMark/>
          </w:tcPr>
          <w:p w14:paraId="0FC1652C"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676</w:t>
            </w:r>
          </w:p>
        </w:tc>
        <w:tc>
          <w:tcPr>
            <w:tcW w:w="644" w:type="dxa"/>
            <w:tcBorders>
              <w:bottom w:val="single" w:sz="4" w:space="0" w:color="auto"/>
            </w:tcBorders>
            <w:shd w:val="clear" w:color="auto" w:fill="F5DCDC"/>
            <w:tcMar>
              <w:top w:w="100" w:type="dxa"/>
              <w:left w:w="100" w:type="dxa"/>
              <w:bottom w:w="100" w:type="dxa"/>
              <w:right w:w="100" w:type="dxa"/>
            </w:tcMar>
            <w:hideMark/>
          </w:tcPr>
          <w:p w14:paraId="09530B00"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95</w:t>
            </w:r>
          </w:p>
        </w:tc>
        <w:tc>
          <w:tcPr>
            <w:tcW w:w="792" w:type="dxa"/>
            <w:tcBorders>
              <w:bottom w:val="single" w:sz="4" w:space="0" w:color="auto"/>
            </w:tcBorders>
            <w:shd w:val="clear" w:color="auto" w:fill="EAF1DD" w:themeFill="accent3" w:themeFillTint="33"/>
            <w:tcMar>
              <w:top w:w="100" w:type="dxa"/>
              <w:left w:w="100" w:type="dxa"/>
              <w:bottom w:w="100" w:type="dxa"/>
              <w:right w:w="100" w:type="dxa"/>
            </w:tcMar>
            <w:hideMark/>
          </w:tcPr>
          <w:p w14:paraId="51D9B373"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3055</w:t>
            </w:r>
          </w:p>
        </w:tc>
        <w:tc>
          <w:tcPr>
            <w:tcW w:w="893" w:type="dxa"/>
            <w:tcBorders>
              <w:bottom w:val="single" w:sz="4" w:space="0" w:color="auto"/>
            </w:tcBorders>
            <w:shd w:val="clear" w:color="auto" w:fill="F5DCDC"/>
            <w:tcMar>
              <w:top w:w="100" w:type="dxa"/>
              <w:left w:w="100" w:type="dxa"/>
              <w:bottom w:w="100" w:type="dxa"/>
              <w:right w:w="100" w:type="dxa"/>
            </w:tcMar>
            <w:hideMark/>
          </w:tcPr>
          <w:p w14:paraId="27C62250"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47.8%</w:t>
            </w:r>
          </w:p>
        </w:tc>
        <w:tc>
          <w:tcPr>
            <w:tcW w:w="893" w:type="dxa"/>
            <w:tcBorders>
              <w:bottom w:val="single" w:sz="4" w:space="0" w:color="auto"/>
            </w:tcBorders>
            <w:tcMar>
              <w:top w:w="100" w:type="dxa"/>
              <w:left w:w="100" w:type="dxa"/>
              <w:bottom w:w="100" w:type="dxa"/>
              <w:right w:w="100" w:type="dxa"/>
            </w:tcMar>
            <w:hideMark/>
          </w:tcPr>
          <w:p w14:paraId="771F213D"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11.4%</w:t>
            </w:r>
          </w:p>
        </w:tc>
        <w:tc>
          <w:tcPr>
            <w:tcW w:w="893" w:type="dxa"/>
            <w:tcBorders>
              <w:bottom w:val="single" w:sz="4" w:space="0" w:color="auto"/>
            </w:tcBorders>
            <w:tcMar>
              <w:top w:w="100" w:type="dxa"/>
              <w:left w:w="100" w:type="dxa"/>
              <w:bottom w:w="100" w:type="dxa"/>
              <w:right w:w="100" w:type="dxa"/>
            </w:tcMar>
            <w:hideMark/>
          </w:tcPr>
          <w:p w14:paraId="004B1AA0"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15.8%</w:t>
            </w:r>
          </w:p>
        </w:tc>
        <w:tc>
          <w:tcPr>
            <w:tcW w:w="1021" w:type="dxa"/>
            <w:tcBorders>
              <w:bottom w:val="single" w:sz="4" w:space="0" w:color="auto"/>
            </w:tcBorders>
            <w:shd w:val="clear" w:color="auto" w:fill="F5DCDC"/>
            <w:tcMar>
              <w:top w:w="100" w:type="dxa"/>
              <w:left w:w="100" w:type="dxa"/>
              <w:bottom w:w="100" w:type="dxa"/>
              <w:right w:w="100" w:type="dxa"/>
            </w:tcMar>
            <w:hideMark/>
          </w:tcPr>
          <w:p w14:paraId="5C490A2B"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69.7%</w:t>
            </w:r>
          </w:p>
        </w:tc>
        <w:tc>
          <w:tcPr>
            <w:tcW w:w="1003" w:type="dxa"/>
            <w:tcBorders>
              <w:bottom w:val="single" w:sz="4" w:space="0" w:color="auto"/>
            </w:tcBorders>
            <w:shd w:val="clear" w:color="auto" w:fill="F5DCDC"/>
            <w:tcMar>
              <w:top w:w="100" w:type="dxa"/>
              <w:left w:w="100" w:type="dxa"/>
              <w:bottom w:w="100" w:type="dxa"/>
              <w:right w:w="100" w:type="dxa"/>
            </w:tcMar>
            <w:hideMark/>
          </w:tcPr>
          <w:p w14:paraId="79180D9A"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12.1%</w:t>
            </w:r>
          </w:p>
        </w:tc>
        <w:tc>
          <w:tcPr>
            <w:tcW w:w="893" w:type="dxa"/>
            <w:tcBorders>
              <w:bottom w:val="single" w:sz="4" w:space="0" w:color="auto"/>
            </w:tcBorders>
            <w:shd w:val="clear" w:color="auto" w:fill="F5DCDC"/>
            <w:tcMar>
              <w:top w:w="100" w:type="dxa"/>
              <w:left w:w="100" w:type="dxa"/>
              <w:bottom w:w="100" w:type="dxa"/>
              <w:right w:w="100" w:type="dxa"/>
            </w:tcMar>
            <w:hideMark/>
          </w:tcPr>
          <w:p w14:paraId="2ACED072" w14:textId="77777777" w:rsidR="000E4E6D" w:rsidRPr="0030433B" w:rsidRDefault="000E4E6D" w:rsidP="000E4E6D">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2.3%</w:t>
            </w:r>
          </w:p>
        </w:tc>
      </w:tr>
      <w:bookmarkEnd w:id="32"/>
      <w:tr w:rsidR="000E4E6D" w:rsidRPr="0030433B" w14:paraId="1E55DEDE" w14:textId="77777777" w:rsidTr="000E4E6D">
        <w:trPr>
          <w:trHeight w:val="219"/>
        </w:trPr>
        <w:tc>
          <w:tcPr>
            <w:tcW w:w="1134" w:type="dxa"/>
            <w:tcBorders>
              <w:top w:val="single" w:sz="4" w:space="0" w:color="auto"/>
              <w:bottom w:val="single" w:sz="4" w:space="0" w:color="auto"/>
            </w:tcBorders>
            <w:tcMar>
              <w:top w:w="100" w:type="dxa"/>
              <w:left w:w="100" w:type="dxa"/>
              <w:bottom w:w="100" w:type="dxa"/>
              <w:right w:w="100" w:type="dxa"/>
            </w:tcMar>
          </w:tcPr>
          <w:p w14:paraId="611FC0C5" w14:textId="77777777" w:rsidR="000E4E6D" w:rsidRPr="0030433B" w:rsidRDefault="000E4E6D" w:rsidP="000E4E6D">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PPF 25</w:t>
            </w:r>
          </w:p>
        </w:tc>
        <w:tc>
          <w:tcPr>
            <w:tcW w:w="567"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1A332028" w14:textId="77777777" w:rsidR="000E4E6D" w:rsidRPr="0030433B" w:rsidRDefault="000E4E6D" w:rsidP="000E4E6D">
            <w:pPr>
              <w:pStyle w:val="NormalWeb"/>
              <w:spacing w:before="0" w:beforeAutospacing="0" w:after="0" w:afterAutospacing="0"/>
              <w:jc w:val="right"/>
              <w:rPr>
                <w:rFonts w:ascii="Arial" w:hAnsi="Arial" w:cs="Arial"/>
                <w:color w:val="000000"/>
                <w:sz w:val="18"/>
                <w:szCs w:val="18"/>
              </w:rPr>
            </w:pPr>
          </w:p>
        </w:tc>
        <w:tc>
          <w:tcPr>
            <w:tcW w:w="627"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36656929" w14:textId="77777777" w:rsidR="000E4E6D" w:rsidRPr="0030433B" w:rsidRDefault="000E4E6D" w:rsidP="000E4E6D">
            <w:pPr>
              <w:pStyle w:val="NormalWeb"/>
              <w:spacing w:before="0" w:beforeAutospacing="0" w:after="0" w:afterAutospacing="0"/>
              <w:jc w:val="right"/>
              <w:rPr>
                <w:rFonts w:ascii="Arial" w:hAnsi="Arial" w:cs="Arial"/>
                <w:color w:val="000000"/>
                <w:sz w:val="18"/>
                <w:szCs w:val="18"/>
              </w:rPr>
            </w:pPr>
          </w:p>
        </w:tc>
        <w:tc>
          <w:tcPr>
            <w:tcW w:w="644" w:type="dxa"/>
            <w:tcBorders>
              <w:top w:val="single" w:sz="4" w:space="0" w:color="auto"/>
              <w:bottom w:val="single" w:sz="4" w:space="0" w:color="auto"/>
            </w:tcBorders>
            <w:shd w:val="clear" w:color="auto" w:fill="auto"/>
            <w:tcMar>
              <w:top w:w="100" w:type="dxa"/>
              <w:left w:w="100" w:type="dxa"/>
              <w:bottom w:w="100" w:type="dxa"/>
              <w:right w:w="100" w:type="dxa"/>
            </w:tcMar>
          </w:tcPr>
          <w:p w14:paraId="6B80206F" w14:textId="77777777" w:rsidR="000E4E6D" w:rsidRPr="0030433B" w:rsidRDefault="000E4E6D" w:rsidP="000E4E6D">
            <w:pPr>
              <w:pStyle w:val="NormalWeb"/>
              <w:spacing w:before="0" w:beforeAutospacing="0" w:after="0" w:afterAutospacing="0"/>
              <w:jc w:val="right"/>
              <w:rPr>
                <w:rFonts w:ascii="Arial" w:hAnsi="Arial" w:cs="Arial"/>
                <w:color w:val="000000"/>
                <w:sz w:val="18"/>
                <w:szCs w:val="18"/>
              </w:rPr>
            </w:pPr>
          </w:p>
        </w:tc>
        <w:tc>
          <w:tcPr>
            <w:tcW w:w="792"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2D693AA9" w14:textId="77777777" w:rsidR="000E4E6D" w:rsidRPr="0030433B" w:rsidRDefault="000E4E6D" w:rsidP="000E4E6D">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38FC3472" w14:textId="77777777" w:rsidR="000E4E6D" w:rsidRPr="0030433B" w:rsidRDefault="000E4E6D" w:rsidP="000E4E6D">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3E74C518" w14:textId="77777777" w:rsidR="000E4E6D" w:rsidRPr="0030433B" w:rsidRDefault="000E4E6D" w:rsidP="000E4E6D">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20B9EEBB" w14:textId="77777777" w:rsidR="000E4E6D" w:rsidRPr="0030433B" w:rsidRDefault="000E4E6D" w:rsidP="000E4E6D">
            <w:pPr>
              <w:pStyle w:val="NormalWeb"/>
              <w:spacing w:before="0" w:beforeAutospacing="0" w:after="0" w:afterAutospacing="0"/>
              <w:jc w:val="right"/>
              <w:rPr>
                <w:rFonts w:ascii="Arial" w:hAnsi="Arial" w:cs="Arial"/>
                <w:color w:val="000000"/>
                <w:sz w:val="18"/>
                <w:szCs w:val="18"/>
              </w:rPr>
            </w:pPr>
          </w:p>
        </w:tc>
        <w:tc>
          <w:tcPr>
            <w:tcW w:w="1021" w:type="dxa"/>
            <w:tcBorders>
              <w:top w:val="single" w:sz="4" w:space="0" w:color="auto"/>
              <w:bottom w:val="single" w:sz="4" w:space="0" w:color="auto"/>
            </w:tcBorders>
            <w:shd w:val="clear" w:color="auto" w:fill="auto"/>
            <w:tcMar>
              <w:top w:w="100" w:type="dxa"/>
              <w:left w:w="100" w:type="dxa"/>
              <w:bottom w:w="100" w:type="dxa"/>
              <w:right w:w="100" w:type="dxa"/>
            </w:tcMar>
          </w:tcPr>
          <w:p w14:paraId="18083A94" w14:textId="77777777" w:rsidR="000E4E6D" w:rsidRPr="0030433B" w:rsidRDefault="000E4E6D" w:rsidP="000E4E6D">
            <w:pPr>
              <w:pStyle w:val="NormalWeb"/>
              <w:spacing w:before="0" w:beforeAutospacing="0" w:after="0" w:afterAutospacing="0"/>
              <w:jc w:val="right"/>
              <w:rPr>
                <w:rFonts w:ascii="Arial" w:hAnsi="Arial" w:cs="Arial"/>
                <w:color w:val="000000"/>
                <w:sz w:val="18"/>
                <w:szCs w:val="18"/>
              </w:rPr>
            </w:pPr>
          </w:p>
        </w:tc>
        <w:tc>
          <w:tcPr>
            <w:tcW w:w="1003" w:type="dxa"/>
            <w:tcBorders>
              <w:top w:val="single" w:sz="4" w:space="0" w:color="auto"/>
              <w:bottom w:val="single" w:sz="4" w:space="0" w:color="auto"/>
            </w:tcBorders>
            <w:shd w:val="clear" w:color="auto" w:fill="auto"/>
            <w:tcMar>
              <w:top w:w="100" w:type="dxa"/>
              <w:left w:w="100" w:type="dxa"/>
              <w:bottom w:w="100" w:type="dxa"/>
              <w:right w:w="100" w:type="dxa"/>
            </w:tcMar>
          </w:tcPr>
          <w:p w14:paraId="0EBBED8D" w14:textId="77777777" w:rsidR="000E4E6D" w:rsidRPr="0030433B" w:rsidRDefault="000E4E6D" w:rsidP="000E4E6D">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5A94ED06" w14:textId="77777777" w:rsidR="000E4E6D" w:rsidRPr="0030433B" w:rsidRDefault="000E4E6D" w:rsidP="000E4E6D">
            <w:pPr>
              <w:pStyle w:val="NormalWeb"/>
              <w:spacing w:before="0" w:beforeAutospacing="0" w:after="0" w:afterAutospacing="0"/>
              <w:jc w:val="right"/>
              <w:rPr>
                <w:rFonts w:ascii="Arial" w:hAnsi="Arial" w:cs="Arial"/>
                <w:color w:val="000000"/>
                <w:sz w:val="18"/>
                <w:szCs w:val="18"/>
              </w:rPr>
            </w:pPr>
          </w:p>
        </w:tc>
      </w:tr>
      <w:tr w:rsidR="000E4E6D" w:rsidRPr="0030433B" w14:paraId="487A6601" w14:textId="77777777" w:rsidTr="000E4E6D">
        <w:trPr>
          <w:trHeight w:val="219"/>
        </w:trPr>
        <w:tc>
          <w:tcPr>
            <w:tcW w:w="1134" w:type="dxa"/>
            <w:tcBorders>
              <w:top w:val="single" w:sz="4" w:space="0" w:color="auto"/>
            </w:tcBorders>
            <w:tcMar>
              <w:top w:w="100" w:type="dxa"/>
              <w:left w:w="100" w:type="dxa"/>
              <w:bottom w:w="100" w:type="dxa"/>
              <w:right w:w="100" w:type="dxa"/>
            </w:tcMar>
          </w:tcPr>
          <w:p w14:paraId="5F539C66" w14:textId="77777777" w:rsidR="000E4E6D" w:rsidRPr="0030433B" w:rsidRDefault="000E4E6D" w:rsidP="000E4E6D">
            <w:pPr>
              <w:pStyle w:val="NormalWeb"/>
              <w:spacing w:before="0" w:beforeAutospacing="0" w:after="0" w:afterAutospacing="0"/>
              <w:rPr>
                <w:rFonts w:ascii="Arial" w:hAnsi="Arial" w:cs="Arial"/>
                <w:color w:val="000000"/>
                <w:sz w:val="18"/>
                <w:szCs w:val="18"/>
              </w:rPr>
            </w:pPr>
            <w:proofErr w:type="spellStart"/>
            <w:r w:rsidRPr="0030433B">
              <w:rPr>
                <w:rFonts w:ascii="Arial" w:hAnsi="Arial" w:cs="Arial"/>
                <w:color w:val="000000"/>
                <w:sz w:val="18"/>
                <w:szCs w:val="18"/>
              </w:rPr>
              <w:t>ML</w:t>
            </w:r>
            <w:r>
              <w:rPr>
                <w:rFonts w:ascii="Arial" w:hAnsi="Arial" w:cs="Arial"/>
                <w:color w:val="000000"/>
                <w:sz w:val="18"/>
                <w:szCs w:val="18"/>
              </w:rPr>
              <w:t>_all</w:t>
            </w:r>
            <w:proofErr w:type="spellEnd"/>
          </w:p>
        </w:tc>
        <w:tc>
          <w:tcPr>
            <w:tcW w:w="567" w:type="dxa"/>
            <w:tcBorders>
              <w:top w:val="single" w:sz="4" w:space="0" w:color="auto"/>
            </w:tcBorders>
            <w:shd w:val="clear" w:color="auto" w:fill="EAF1DD" w:themeFill="accent3" w:themeFillTint="33"/>
            <w:tcMar>
              <w:top w:w="100" w:type="dxa"/>
              <w:left w:w="100" w:type="dxa"/>
              <w:bottom w:w="100" w:type="dxa"/>
              <w:right w:w="100" w:type="dxa"/>
            </w:tcMar>
          </w:tcPr>
          <w:p w14:paraId="25A3E646" w14:textId="77777777" w:rsidR="000E4E6D" w:rsidRPr="004806F7" w:rsidRDefault="000E4E6D" w:rsidP="000E4E6D">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117</w:t>
            </w:r>
          </w:p>
        </w:tc>
        <w:tc>
          <w:tcPr>
            <w:tcW w:w="627" w:type="dxa"/>
            <w:tcBorders>
              <w:top w:val="single" w:sz="4" w:space="0" w:color="auto"/>
            </w:tcBorders>
            <w:shd w:val="clear" w:color="auto" w:fill="auto"/>
            <w:tcMar>
              <w:top w:w="100" w:type="dxa"/>
              <w:left w:w="100" w:type="dxa"/>
              <w:bottom w:w="100" w:type="dxa"/>
              <w:right w:w="100" w:type="dxa"/>
            </w:tcMar>
          </w:tcPr>
          <w:p w14:paraId="1BC5D084" w14:textId="77777777" w:rsidR="000E4E6D" w:rsidRPr="004806F7" w:rsidRDefault="000E4E6D" w:rsidP="000E4E6D">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861</w:t>
            </w:r>
          </w:p>
        </w:tc>
        <w:tc>
          <w:tcPr>
            <w:tcW w:w="644" w:type="dxa"/>
            <w:tcBorders>
              <w:top w:val="single" w:sz="4" w:space="0" w:color="auto"/>
            </w:tcBorders>
            <w:shd w:val="clear" w:color="auto" w:fill="EAF1DD" w:themeFill="accent3" w:themeFillTint="33"/>
            <w:tcMar>
              <w:top w:w="100" w:type="dxa"/>
              <w:left w:w="100" w:type="dxa"/>
              <w:bottom w:w="100" w:type="dxa"/>
              <w:right w:w="100" w:type="dxa"/>
            </w:tcMar>
          </w:tcPr>
          <w:p w14:paraId="0EDD1D91" w14:textId="77777777" w:rsidR="000E4E6D" w:rsidRPr="004806F7" w:rsidRDefault="000E4E6D" w:rsidP="000E4E6D">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65</w:t>
            </w:r>
          </w:p>
        </w:tc>
        <w:tc>
          <w:tcPr>
            <w:tcW w:w="792" w:type="dxa"/>
            <w:tcBorders>
              <w:top w:val="single" w:sz="4" w:space="0" w:color="auto"/>
            </w:tcBorders>
            <w:shd w:val="clear" w:color="auto" w:fill="auto"/>
            <w:tcMar>
              <w:top w:w="100" w:type="dxa"/>
              <w:left w:w="100" w:type="dxa"/>
              <w:bottom w:w="100" w:type="dxa"/>
              <w:right w:w="100" w:type="dxa"/>
            </w:tcMar>
          </w:tcPr>
          <w:p w14:paraId="53C3ED56" w14:textId="77777777" w:rsidR="000E4E6D" w:rsidRPr="004806F7" w:rsidRDefault="000E4E6D" w:rsidP="000E4E6D">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2870</w:t>
            </w:r>
          </w:p>
        </w:tc>
        <w:tc>
          <w:tcPr>
            <w:tcW w:w="893" w:type="dxa"/>
            <w:tcBorders>
              <w:top w:val="single" w:sz="4" w:space="0" w:color="auto"/>
            </w:tcBorders>
            <w:shd w:val="clear" w:color="auto" w:fill="EAF1DD" w:themeFill="accent3" w:themeFillTint="33"/>
            <w:tcMar>
              <w:top w:w="100" w:type="dxa"/>
              <w:left w:w="100" w:type="dxa"/>
              <w:bottom w:w="100" w:type="dxa"/>
              <w:right w:w="100" w:type="dxa"/>
            </w:tcMar>
          </w:tcPr>
          <w:p w14:paraId="1E74D5C9" w14:textId="77777777" w:rsidR="000E4E6D" w:rsidRPr="0030433B" w:rsidRDefault="000E4E6D" w:rsidP="000E4E6D">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64.3%</w:t>
            </w:r>
          </w:p>
        </w:tc>
        <w:tc>
          <w:tcPr>
            <w:tcW w:w="893" w:type="dxa"/>
            <w:tcBorders>
              <w:top w:val="single" w:sz="4" w:space="0" w:color="auto"/>
            </w:tcBorders>
            <w:shd w:val="clear" w:color="auto" w:fill="EAF1DD" w:themeFill="accent3" w:themeFillTint="33"/>
            <w:tcMar>
              <w:top w:w="100" w:type="dxa"/>
              <w:left w:w="100" w:type="dxa"/>
              <w:bottom w:w="100" w:type="dxa"/>
              <w:right w:w="100" w:type="dxa"/>
            </w:tcMar>
          </w:tcPr>
          <w:p w14:paraId="033A35D2" w14:textId="77777777" w:rsidR="000E4E6D" w:rsidRPr="0030433B" w:rsidRDefault="000E4E6D" w:rsidP="000E4E6D">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12.0%</w:t>
            </w:r>
          </w:p>
        </w:tc>
        <w:tc>
          <w:tcPr>
            <w:tcW w:w="893" w:type="dxa"/>
            <w:tcBorders>
              <w:top w:val="single" w:sz="4" w:space="0" w:color="auto"/>
            </w:tcBorders>
            <w:shd w:val="clear" w:color="auto" w:fill="EAF1DD" w:themeFill="accent3" w:themeFillTint="33"/>
            <w:tcMar>
              <w:top w:w="100" w:type="dxa"/>
              <w:left w:w="100" w:type="dxa"/>
              <w:bottom w:w="100" w:type="dxa"/>
              <w:right w:w="100" w:type="dxa"/>
            </w:tcMar>
          </w:tcPr>
          <w:p w14:paraId="6B2F7CCC" w14:textId="77777777" w:rsidR="000E4E6D" w:rsidRPr="0030433B" w:rsidRDefault="000E4E6D" w:rsidP="000E4E6D">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20.0%</w:t>
            </w:r>
          </w:p>
        </w:tc>
        <w:tc>
          <w:tcPr>
            <w:tcW w:w="1021" w:type="dxa"/>
            <w:tcBorders>
              <w:top w:val="single" w:sz="4" w:space="0" w:color="auto"/>
            </w:tcBorders>
            <w:shd w:val="clear" w:color="auto" w:fill="EAF1DD" w:themeFill="accent3" w:themeFillTint="33"/>
            <w:tcMar>
              <w:top w:w="100" w:type="dxa"/>
              <w:left w:w="100" w:type="dxa"/>
              <w:bottom w:w="100" w:type="dxa"/>
              <w:right w:w="100" w:type="dxa"/>
            </w:tcMar>
          </w:tcPr>
          <w:p w14:paraId="17D39134" w14:textId="77777777" w:rsidR="000E4E6D" w:rsidRPr="0030433B" w:rsidRDefault="000E4E6D" w:rsidP="000E4E6D">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76.3%</w:t>
            </w:r>
          </w:p>
        </w:tc>
        <w:tc>
          <w:tcPr>
            <w:tcW w:w="1003" w:type="dxa"/>
            <w:tcBorders>
              <w:top w:val="single" w:sz="4" w:space="0" w:color="auto"/>
            </w:tcBorders>
            <w:shd w:val="clear" w:color="auto" w:fill="auto"/>
            <w:tcMar>
              <w:top w:w="100" w:type="dxa"/>
              <w:left w:w="100" w:type="dxa"/>
              <w:bottom w:w="100" w:type="dxa"/>
              <w:right w:w="100" w:type="dxa"/>
            </w:tcMar>
          </w:tcPr>
          <w:p w14:paraId="2A764272" w14:textId="77777777" w:rsidR="000E4E6D" w:rsidRPr="0030433B" w:rsidRDefault="000E4E6D" w:rsidP="000E4E6D">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15.5%</w:t>
            </w:r>
          </w:p>
        </w:tc>
        <w:tc>
          <w:tcPr>
            <w:tcW w:w="893" w:type="dxa"/>
            <w:tcBorders>
              <w:top w:val="single" w:sz="4" w:space="0" w:color="auto"/>
            </w:tcBorders>
            <w:shd w:val="clear" w:color="auto" w:fill="auto"/>
            <w:tcMar>
              <w:top w:w="100" w:type="dxa"/>
              <w:left w:w="100" w:type="dxa"/>
              <w:bottom w:w="100" w:type="dxa"/>
              <w:right w:w="100" w:type="dxa"/>
            </w:tcMar>
          </w:tcPr>
          <w:p w14:paraId="15DFDEFE" w14:textId="207C72DD" w:rsidR="000E4E6D" w:rsidRPr="0030433B" w:rsidRDefault="00EA10AA" w:rsidP="00EA10AA">
            <w:pPr>
              <w:pStyle w:val="NormalWeb"/>
              <w:spacing w:before="0" w:beforeAutospacing="0" w:after="0" w:afterAutospacing="0"/>
              <w:jc w:val="center"/>
              <w:rPr>
                <w:rFonts w:ascii="Arial" w:hAnsi="Arial" w:cs="Arial"/>
                <w:color w:val="000000"/>
                <w:sz w:val="18"/>
                <w:szCs w:val="18"/>
              </w:rPr>
            </w:pPr>
            <w:r>
              <w:rPr>
                <w:rFonts w:ascii="Arial" w:hAnsi="Arial" w:cs="Arial"/>
                <w:color w:val="000000"/>
                <w:sz w:val="18"/>
                <w:szCs w:val="18"/>
              </w:rPr>
              <w:t>-</w:t>
            </w:r>
          </w:p>
        </w:tc>
      </w:tr>
      <w:tr w:rsidR="00EA10AA" w:rsidRPr="0030433B" w14:paraId="2366C5F6" w14:textId="77777777" w:rsidTr="000E4E6D">
        <w:trPr>
          <w:trHeight w:val="219"/>
        </w:trPr>
        <w:tc>
          <w:tcPr>
            <w:tcW w:w="1134" w:type="dxa"/>
            <w:tcMar>
              <w:top w:w="100" w:type="dxa"/>
              <w:left w:w="100" w:type="dxa"/>
              <w:bottom w:w="100" w:type="dxa"/>
              <w:right w:w="100" w:type="dxa"/>
            </w:tcMar>
          </w:tcPr>
          <w:p w14:paraId="1AA802E4" w14:textId="77777777" w:rsidR="00EA10AA" w:rsidRPr="0030433B" w:rsidRDefault="00EA10AA" w:rsidP="00EA10AA">
            <w:pPr>
              <w:pStyle w:val="NormalWeb"/>
              <w:spacing w:before="0" w:beforeAutospacing="0" w:after="0" w:afterAutospacing="0"/>
              <w:rPr>
                <w:rFonts w:ascii="Arial" w:hAnsi="Arial" w:cs="Arial"/>
                <w:color w:val="000000"/>
                <w:sz w:val="18"/>
                <w:szCs w:val="18"/>
              </w:rPr>
            </w:pPr>
            <w:proofErr w:type="spellStart"/>
            <w:r w:rsidRPr="0030433B">
              <w:rPr>
                <w:rFonts w:ascii="Arial" w:hAnsi="Arial" w:cs="Arial"/>
                <w:color w:val="000000"/>
                <w:sz w:val="18"/>
                <w:szCs w:val="18"/>
              </w:rPr>
              <w:t>LR</w:t>
            </w:r>
            <w:r>
              <w:rPr>
                <w:rFonts w:ascii="Arial" w:hAnsi="Arial" w:cs="Arial"/>
                <w:color w:val="000000"/>
                <w:sz w:val="18"/>
                <w:szCs w:val="18"/>
              </w:rPr>
              <w:t>_all</w:t>
            </w:r>
            <w:proofErr w:type="spellEnd"/>
          </w:p>
        </w:tc>
        <w:tc>
          <w:tcPr>
            <w:tcW w:w="567" w:type="dxa"/>
            <w:shd w:val="clear" w:color="auto" w:fill="auto"/>
            <w:tcMar>
              <w:top w:w="100" w:type="dxa"/>
              <w:left w:w="100" w:type="dxa"/>
              <w:bottom w:w="100" w:type="dxa"/>
              <w:right w:w="100" w:type="dxa"/>
            </w:tcMar>
          </w:tcPr>
          <w:p w14:paraId="3A83A617"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110</w:t>
            </w:r>
          </w:p>
        </w:tc>
        <w:tc>
          <w:tcPr>
            <w:tcW w:w="627" w:type="dxa"/>
            <w:shd w:val="clear" w:color="auto" w:fill="auto"/>
            <w:tcMar>
              <w:top w:w="100" w:type="dxa"/>
              <w:left w:w="100" w:type="dxa"/>
              <w:bottom w:w="100" w:type="dxa"/>
              <w:right w:w="100" w:type="dxa"/>
            </w:tcMar>
          </w:tcPr>
          <w:p w14:paraId="6787A236"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868</w:t>
            </w:r>
          </w:p>
        </w:tc>
        <w:tc>
          <w:tcPr>
            <w:tcW w:w="644" w:type="dxa"/>
            <w:shd w:val="clear" w:color="auto" w:fill="auto"/>
            <w:tcMar>
              <w:top w:w="100" w:type="dxa"/>
              <w:left w:w="100" w:type="dxa"/>
              <w:bottom w:w="100" w:type="dxa"/>
              <w:right w:w="100" w:type="dxa"/>
            </w:tcMar>
          </w:tcPr>
          <w:p w14:paraId="5966D3FF"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72</w:t>
            </w:r>
          </w:p>
        </w:tc>
        <w:tc>
          <w:tcPr>
            <w:tcW w:w="792" w:type="dxa"/>
            <w:shd w:val="clear" w:color="auto" w:fill="auto"/>
            <w:tcMar>
              <w:top w:w="100" w:type="dxa"/>
              <w:left w:w="100" w:type="dxa"/>
              <w:bottom w:w="100" w:type="dxa"/>
              <w:right w:w="100" w:type="dxa"/>
            </w:tcMar>
          </w:tcPr>
          <w:p w14:paraId="58DFCA6E"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2863</w:t>
            </w:r>
          </w:p>
        </w:tc>
        <w:tc>
          <w:tcPr>
            <w:tcW w:w="893" w:type="dxa"/>
            <w:shd w:val="clear" w:color="auto" w:fill="auto"/>
            <w:tcMar>
              <w:top w:w="100" w:type="dxa"/>
              <w:left w:w="100" w:type="dxa"/>
              <w:bottom w:w="100" w:type="dxa"/>
              <w:right w:w="100" w:type="dxa"/>
            </w:tcMar>
          </w:tcPr>
          <w:p w14:paraId="1C65D446"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60.4%</w:t>
            </w:r>
          </w:p>
        </w:tc>
        <w:tc>
          <w:tcPr>
            <w:tcW w:w="893" w:type="dxa"/>
            <w:shd w:val="clear" w:color="auto" w:fill="auto"/>
            <w:tcMar>
              <w:top w:w="100" w:type="dxa"/>
              <w:left w:w="100" w:type="dxa"/>
              <w:bottom w:w="100" w:type="dxa"/>
              <w:right w:w="100" w:type="dxa"/>
            </w:tcMar>
          </w:tcPr>
          <w:p w14:paraId="098D5401"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11.2%</w:t>
            </w:r>
          </w:p>
        </w:tc>
        <w:tc>
          <w:tcPr>
            <w:tcW w:w="893" w:type="dxa"/>
            <w:shd w:val="clear" w:color="auto" w:fill="auto"/>
            <w:tcMar>
              <w:top w:w="100" w:type="dxa"/>
              <w:left w:w="100" w:type="dxa"/>
              <w:bottom w:w="100" w:type="dxa"/>
              <w:right w:w="100" w:type="dxa"/>
            </w:tcMar>
          </w:tcPr>
          <w:p w14:paraId="0DDC6449"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18.1%</w:t>
            </w:r>
          </w:p>
        </w:tc>
        <w:tc>
          <w:tcPr>
            <w:tcW w:w="1021" w:type="dxa"/>
            <w:shd w:val="clear" w:color="auto" w:fill="auto"/>
            <w:tcMar>
              <w:top w:w="100" w:type="dxa"/>
              <w:left w:w="100" w:type="dxa"/>
              <w:bottom w:w="100" w:type="dxa"/>
              <w:right w:w="100" w:type="dxa"/>
            </w:tcMar>
          </w:tcPr>
          <w:p w14:paraId="5B0007A7"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74.5%</w:t>
            </w:r>
          </w:p>
        </w:tc>
        <w:tc>
          <w:tcPr>
            <w:tcW w:w="1003" w:type="dxa"/>
            <w:shd w:val="clear" w:color="auto" w:fill="auto"/>
            <w:tcMar>
              <w:top w:w="100" w:type="dxa"/>
              <w:left w:w="100" w:type="dxa"/>
              <w:bottom w:w="100" w:type="dxa"/>
              <w:right w:w="100" w:type="dxa"/>
            </w:tcMar>
          </w:tcPr>
          <w:p w14:paraId="2B328848"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15.7%</w:t>
            </w:r>
          </w:p>
        </w:tc>
        <w:tc>
          <w:tcPr>
            <w:tcW w:w="893" w:type="dxa"/>
            <w:shd w:val="clear" w:color="auto" w:fill="auto"/>
            <w:tcMar>
              <w:top w:w="100" w:type="dxa"/>
              <w:left w:w="100" w:type="dxa"/>
              <w:bottom w:w="100" w:type="dxa"/>
              <w:right w:w="100" w:type="dxa"/>
            </w:tcMar>
          </w:tcPr>
          <w:p w14:paraId="4CA2FA3D" w14:textId="551367E9"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23.1%</w:t>
            </w:r>
          </w:p>
        </w:tc>
      </w:tr>
      <w:tr w:rsidR="00EA10AA" w:rsidRPr="0030433B" w14:paraId="2098F36D" w14:textId="77777777" w:rsidTr="000E4E6D">
        <w:trPr>
          <w:trHeight w:val="219"/>
        </w:trPr>
        <w:tc>
          <w:tcPr>
            <w:tcW w:w="1134" w:type="dxa"/>
            <w:tcMar>
              <w:top w:w="100" w:type="dxa"/>
              <w:left w:w="100" w:type="dxa"/>
              <w:bottom w:w="100" w:type="dxa"/>
              <w:right w:w="100" w:type="dxa"/>
            </w:tcMar>
          </w:tcPr>
          <w:p w14:paraId="38C53301" w14:textId="77777777" w:rsidR="00EA10AA" w:rsidRPr="0030433B" w:rsidRDefault="00EA10AA" w:rsidP="00EA10AA">
            <w:pPr>
              <w:pStyle w:val="NormalWeb"/>
              <w:spacing w:before="0" w:beforeAutospacing="0" w:after="0" w:afterAutospacing="0"/>
              <w:rPr>
                <w:rFonts w:ascii="Arial" w:hAnsi="Arial" w:cs="Arial"/>
                <w:color w:val="000000"/>
                <w:sz w:val="18"/>
                <w:szCs w:val="18"/>
              </w:rPr>
            </w:pPr>
            <w:r w:rsidRPr="0030433B">
              <w:rPr>
                <w:rFonts w:ascii="Arial" w:hAnsi="Arial" w:cs="Arial"/>
                <w:color w:val="000000"/>
                <w:sz w:val="18"/>
                <w:szCs w:val="18"/>
              </w:rPr>
              <w:t>ML</w:t>
            </w:r>
            <w:r>
              <w:rPr>
                <w:rFonts w:ascii="Arial" w:hAnsi="Arial" w:cs="Arial"/>
                <w:color w:val="000000"/>
                <w:sz w:val="18"/>
                <w:szCs w:val="18"/>
              </w:rPr>
              <w:t>_</w:t>
            </w:r>
            <w:r w:rsidRPr="0030433B">
              <w:rPr>
                <w:rFonts w:ascii="Arial" w:hAnsi="Arial" w:cs="Arial"/>
                <w:color w:val="000000"/>
                <w:sz w:val="18"/>
                <w:szCs w:val="18"/>
              </w:rPr>
              <w:t>10</w:t>
            </w:r>
          </w:p>
        </w:tc>
        <w:tc>
          <w:tcPr>
            <w:tcW w:w="567" w:type="dxa"/>
            <w:shd w:val="clear" w:color="auto" w:fill="auto"/>
            <w:tcMar>
              <w:top w:w="100" w:type="dxa"/>
              <w:left w:w="100" w:type="dxa"/>
              <w:bottom w:w="100" w:type="dxa"/>
              <w:right w:w="100" w:type="dxa"/>
            </w:tcMar>
          </w:tcPr>
          <w:p w14:paraId="00426F87"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115</w:t>
            </w:r>
          </w:p>
        </w:tc>
        <w:tc>
          <w:tcPr>
            <w:tcW w:w="627" w:type="dxa"/>
            <w:shd w:val="clear" w:color="auto" w:fill="auto"/>
            <w:tcMar>
              <w:top w:w="100" w:type="dxa"/>
              <w:left w:w="100" w:type="dxa"/>
              <w:bottom w:w="100" w:type="dxa"/>
              <w:right w:w="100" w:type="dxa"/>
            </w:tcMar>
          </w:tcPr>
          <w:p w14:paraId="0FBD506F"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863</w:t>
            </w:r>
          </w:p>
        </w:tc>
        <w:tc>
          <w:tcPr>
            <w:tcW w:w="644" w:type="dxa"/>
            <w:shd w:val="clear" w:color="auto" w:fill="auto"/>
            <w:tcMar>
              <w:top w:w="100" w:type="dxa"/>
              <w:left w:w="100" w:type="dxa"/>
              <w:bottom w:w="100" w:type="dxa"/>
              <w:right w:w="100" w:type="dxa"/>
            </w:tcMar>
          </w:tcPr>
          <w:p w14:paraId="6CC36340"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67</w:t>
            </w:r>
          </w:p>
        </w:tc>
        <w:tc>
          <w:tcPr>
            <w:tcW w:w="792" w:type="dxa"/>
            <w:shd w:val="clear" w:color="auto" w:fill="auto"/>
            <w:tcMar>
              <w:top w:w="100" w:type="dxa"/>
              <w:left w:w="100" w:type="dxa"/>
              <w:bottom w:w="100" w:type="dxa"/>
              <w:right w:w="100" w:type="dxa"/>
            </w:tcMar>
          </w:tcPr>
          <w:p w14:paraId="1EC38DE9"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2868</w:t>
            </w:r>
          </w:p>
        </w:tc>
        <w:tc>
          <w:tcPr>
            <w:tcW w:w="893" w:type="dxa"/>
            <w:shd w:val="clear" w:color="auto" w:fill="auto"/>
            <w:tcMar>
              <w:top w:w="100" w:type="dxa"/>
              <w:left w:w="100" w:type="dxa"/>
              <w:bottom w:w="100" w:type="dxa"/>
              <w:right w:w="100" w:type="dxa"/>
            </w:tcMar>
          </w:tcPr>
          <w:p w14:paraId="4F27F2D8"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63.2%</w:t>
            </w:r>
          </w:p>
        </w:tc>
        <w:tc>
          <w:tcPr>
            <w:tcW w:w="893" w:type="dxa"/>
            <w:shd w:val="clear" w:color="auto" w:fill="auto"/>
            <w:tcMar>
              <w:top w:w="100" w:type="dxa"/>
              <w:left w:w="100" w:type="dxa"/>
              <w:bottom w:w="100" w:type="dxa"/>
              <w:right w:w="100" w:type="dxa"/>
            </w:tcMar>
          </w:tcPr>
          <w:p w14:paraId="4A9C2215"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11.8%</w:t>
            </w:r>
          </w:p>
        </w:tc>
        <w:tc>
          <w:tcPr>
            <w:tcW w:w="893" w:type="dxa"/>
            <w:shd w:val="clear" w:color="auto" w:fill="auto"/>
            <w:tcMar>
              <w:top w:w="100" w:type="dxa"/>
              <w:left w:w="100" w:type="dxa"/>
              <w:bottom w:w="100" w:type="dxa"/>
              <w:right w:w="100" w:type="dxa"/>
            </w:tcMar>
          </w:tcPr>
          <w:p w14:paraId="62D462C2"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19.5%</w:t>
            </w:r>
          </w:p>
        </w:tc>
        <w:tc>
          <w:tcPr>
            <w:tcW w:w="1021" w:type="dxa"/>
            <w:shd w:val="clear" w:color="auto" w:fill="auto"/>
            <w:tcMar>
              <w:top w:w="100" w:type="dxa"/>
              <w:left w:w="100" w:type="dxa"/>
              <w:bottom w:w="100" w:type="dxa"/>
              <w:right w:w="100" w:type="dxa"/>
            </w:tcMar>
          </w:tcPr>
          <w:p w14:paraId="08DD923C"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75.9%</w:t>
            </w:r>
          </w:p>
        </w:tc>
        <w:tc>
          <w:tcPr>
            <w:tcW w:w="1003" w:type="dxa"/>
            <w:shd w:val="clear" w:color="auto" w:fill="EAF1DD" w:themeFill="accent3" w:themeFillTint="33"/>
            <w:tcMar>
              <w:top w:w="100" w:type="dxa"/>
              <w:left w:w="100" w:type="dxa"/>
              <w:bottom w:w="100" w:type="dxa"/>
              <w:right w:w="100" w:type="dxa"/>
            </w:tcMar>
          </w:tcPr>
          <w:p w14:paraId="373FAE89"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17.3%</w:t>
            </w:r>
          </w:p>
        </w:tc>
        <w:tc>
          <w:tcPr>
            <w:tcW w:w="893" w:type="dxa"/>
            <w:shd w:val="clear" w:color="auto" w:fill="auto"/>
            <w:tcMar>
              <w:top w:w="100" w:type="dxa"/>
              <w:left w:w="100" w:type="dxa"/>
              <w:bottom w:w="100" w:type="dxa"/>
              <w:right w:w="100" w:type="dxa"/>
            </w:tcMar>
          </w:tcPr>
          <w:p w14:paraId="21179417" w14:textId="648632DA"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41.2%</w:t>
            </w:r>
          </w:p>
        </w:tc>
      </w:tr>
      <w:tr w:rsidR="00EA10AA" w:rsidRPr="0030433B" w14:paraId="7AB9681F" w14:textId="77777777" w:rsidTr="000E4E6D">
        <w:trPr>
          <w:trHeight w:val="219"/>
        </w:trPr>
        <w:tc>
          <w:tcPr>
            <w:tcW w:w="1134" w:type="dxa"/>
            <w:tcMar>
              <w:top w:w="100" w:type="dxa"/>
              <w:left w:w="100" w:type="dxa"/>
              <w:bottom w:w="100" w:type="dxa"/>
              <w:right w:w="100" w:type="dxa"/>
            </w:tcMar>
          </w:tcPr>
          <w:p w14:paraId="26BF5180" w14:textId="77777777" w:rsidR="00EA10AA" w:rsidRPr="0030433B" w:rsidRDefault="00EA10AA" w:rsidP="00EA10AA">
            <w:pPr>
              <w:pStyle w:val="NormalWeb"/>
              <w:spacing w:before="0" w:beforeAutospacing="0" w:after="0" w:afterAutospacing="0"/>
              <w:rPr>
                <w:rFonts w:ascii="Arial" w:hAnsi="Arial" w:cs="Arial"/>
                <w:color w:val="000000"/>
                <w:sz w:val="18"/>
                <w:szCs w:val="18"/>
              </w:rPr>
            </w:pPr>
            <w:r w:rsidRPr="0030433B">
              <w:rPr>
                <w:rFonts w:ascii="Arial" w:hAnsi="Arial" w:cs="Arial"/>
                <w:color w:val="000000"/>
                <w:sz w:val="18"/>
                <w:szCs w:val="18"/>
              </w:rPr>
              <w:t>LR</w:t>
            </w:r>
            <w:r>
              <w:rPr>
                <w:rFonts w:ascii="Arial" w:hAnsi="Arial" w:cs="Arial"/>
                <w:color w:val="000000"/>
                <w:sz w:val="18"/>
                <w:szCs w:val="18"/>
              </w:rPr>
              <w:t>_</w:t>
            </w:r>
            <w:r w:rsidRPr="0030433B">
              <w:rPr>
                <w:rFonts w:ascii="Arial" w:hAnsi="Arial" w:cs="Arial"/>
                <w:color w:val="000000"/>
                <w:sz w:val="18"/>
                <w:szCs w:val="18"/>
              </w:rPr>
              <w:t>10</w:t>
            </w:r>
          </w:p>
        </w:tc>
        <w:tc>
          <w:tcPr>
            <w:tcW w:w="567" w:type="dxa"/>
            <w:shd w:val="clear" w:color="auto" w:fill="auto"/>
            <w:tcMar>
              <w:top w:w="100" w:type="dxa"/>
              <w:left w:w="100" w:type="dxa"/>
              <w:bottom w:w="100" w:type="dxa"/>
              <w:right w:w="100" w:type="dxa"/>
            </w:tcMar>
          </w:tcPr>
          <w:p w14:paraId="14A6581F"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106</w:t>
            </w:r>
          </w:p>
        </w:tc>
        <w:tc>
          <w:tcPr>
            <w:tcW w:w="627" w:type="dxa"/>
            <w:shd w:val="clear" w:color="auto" w:fill="F2DBDB" w:themeFill="accent2" w:themeFillTint="33"/>
            <w:tcMar>
              <w:top w:w="100" w:type="dxa"/>
              <w:left w:w="100" w:type="dxa"/>
              <w:bottom w:w="100" w:type="dxa"/>
              <w:right w:w="100" w:type="dxa"/>
            </w:tcMar>
          </w:tcPr>
          <w:p w14:paraId="4C8F4EB7"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872</w:t>
            </w:r>
          </w:p>
        </w:tc>
        <w:tc>
          <w:tcPr>
            <w:tcW w:w="644" w:type="dxa"/>
            <w:shd w:val="clear" w:color="auto" w:fill="auto"/>
            <w:tcMar>
              <w:top w:w="100" w:type="dxa"/>
              <w:left w:w="100" w:type="dxa"/>
              <w:bottom w:w="100" w:type="dxa"/>
              <w:right w:w="100" w:type="dxa"/>
            </w:tcMar>
          </w:tcPr>
          <w:p w14:paraId="30CB97D3"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76</w:t>
            </w:r>
          </w:p>
        </w:tc>
        <w:tc>
          <w:tcPr>
            <w:tcW w:w="792" w:type="dxa"/>
            <w:shd w:val="clear" w:color="auto" w:fill="F2DBDB" w:themeFill="accent2" w:themeFillTint="33"/>
            <w:tcMar>
              <w:top w:w="100" w:type="dxa"/>
              <w:left w:w="100" w:type="dxa"/>
              <w:bottom w:w="100" w:type="dxa"/>
              <w:right w:w="100" w:type="dxa"/>
            </w:tcMar>
          </w:tcPr>
          <w:p w14:paraId="0D8C4F39"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2859</w:t>
            </w:r>
          </w:p>
        </w:tc>
        <w:tc>
          <w:tcPr>
            <w:tcW w:w="893" w:type="dxa"/>
            <w:shd w:val="clear" w:color="auto" w:fill="auto"/>
            <w:tcMar>
              <w:top w:w="100" w:type="dxa"/>
              <w:left w:w="100" w:type="dxa"/>
              <w:bottom w:w="100" w:type="dxa"/>
              <w:right w:w="100" w:type="dxa"/>
            </w:tcMar>
          </w:tcPr>
          <w:p w14:paraId="5AC801D1"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58.2%</w:t>
            </w:r>
          </w:p>
        </w:tc>
        <w:tc>
          <w:tcPr>
            <w:tcW w:w="893" w:type="dxa"/>
            <w:shd w:val="clear" w:color="auto" w:fill="auto"/>
            <w:tcMar>
              <w:top w:w="100" w:type="dxa"/>
              <w:left w:w="100" w:type="dxa"/>
              <w:bottom w:w="100" w:type="dxa"/>
              <w:right w:w="100" w:type="dxa"/>
            </w:tcMar>
          </w:tcPr>
          <w:p w14:paraId="45FA8D09"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10.8%</w:t>
            </w:r>
          </w:p>
        </w:tc>
        <w:tc>
          <w:tcPr>
            <w:tcW w:w="893" w:type="dxa"/>
            <w:shd w:val="clear" w:color="auto" w:fill="auto"/>
            <w:tcMar>
              <w:top w:w="100" w:type="dxa"/>
              <w:left w:w="100" w:type="dxa"/>
              <w:bottom w:w="100" w:type="dxa"/>
              <w:right w:w="100" w:type="dxa"/>
            </w:tcMar>
          </w:tcPr>
          <w:p w14:paraId="38017181"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17.0%</w:t>
            </w:r>
          </w:p>
        </w:tc>
        <w:tc>
          <w:tcPr>
            <w:tcW w:w="1021" w:type="dxa"/>
            <w:shd w:val="clear" w:color="auto" w:fill="auto"/>
            <w:tcMar>
              <w:top w:w="100" w:type="dxa"/>
              <w:left w:w="100" w:type="dxa"/>
              <w:bottom w:w="100" w:type="dxa"/>
              <w:right w:w="100" w:type="dxa"/>
            </w:tcMar>
          </w:tcPr>
          <w:p w14:paraId="2A6C3689"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73.4%</w:t>
            </w:r>
          </w:p>
        </w:tc>
        <w:tc>
          <w:tcPr>
            <w:tcW w:w="1003" w:type="dxa"/>
            <w:shd w:val="clear" w:color="auto" w:fill="auto"/>
            <w:tcMar>
              <w:top w:w="100" w:type="dxa"/>
              <w:left w:w="100" w:type="dxa"/>
              <w:bottom w:w="100" w:type="dxa"/>
              <w:right w:w="100" w:type="dxa"/>
            </w:tcMar>
          </w:tcPr>
          <w:p w14:paraId="1474E2FD"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15.5%</w:t>
            </w:r>
          </w:p>
        </w:tc>
        <w:tc>
          <w:tcPr>
            <w:tcW w:w="893" w:type="dxa"/>
            <w:shd w:val="clear" w:color="auto" w:fill="auto"/>
            <w:tcMar>
              <w:top w:w="100" w:type="dxa"/>
              <w:left w:w="100" w:type="dxa"/>
              <w:bottom w:w="100" w:type="dxa"/>
              <w:right w:w="100" w:type="dxa"/>
            </w:tcMar>
          </w:tcPr>
          <w:p w14:paraId="6334C6BF" w14:textId="0B59D3E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11.8%</w:t>
            </w:r>
          </w:p>
        </w:tc>
      </w:tr>
      <w:tr w:rsidR="00EA10AA" w:rsidRPr="0030433B" w14:paraId="57143071" w14:textId="77777777" w:rsidTr="000E4E6D">
        <w:trPr>
          <w:trHeight w:val="219"/>
        </w:trPr>
        <w:tc>
          <w:tcPr>
            <w:tcW w:w="1134" w:type="dxa"/>
            <w:tcMar>
              <w:top w:w="100" w:type="dxa"/>
              <w:left w:w="100" w:type="dxa"/>
              <w:bottom w:w="100" w:type="dxa"/>
              <w:right w:w="100" w:type="dxa"/>
            </w:tcMar>
          </w:tcPr>
          <w:p w14:paraId="35DC6C31" w14:textId="77777777" w:rsidR="00EA10AA" w:rsidRPr="0030433B" w:rsidRDefault="00EA10AA" w:rsidP="00EA10AA">
            <w:pPr>
              <w:pStyle w:val="NormalWeb"/>
              <w:spacing w:before="0" w:beforeAutospacing="0" w:after="0" w:afterAutospacing="0"/>
              <w:rPr>
                <w:rFonts w:ascii="Arial" w:hAnsi="Arial" w:cs="Arial"/>
                <w:color w:val="000000"/>
                <w:sz w:val="18"/>
                <w:szCs w:val="18"/>
              </w:rPr>
            </w:pPr>
            <w:proofErr w:type="spellStart"/>
            <w:r w:rsidRPr="0030433B">
              <w:rPr>
                <w:rFonts w:ascii="Arial" w:hAnsi="Arial" w:cs="Arial"/>
                <w:color w:val="000000"/>
                <w:sz w:val="18"/>
                <w:szCs w:val="18"/>
              </w:rPr>
              <w:t>M</w:t>
            </w:r>
            <w:r>
              <w:rPr>
                <w:rFonts w:ascii="Arial" w:hAnsi="Arial" w:cs="Arial"/>
                <w:color w:val="000000"/>
                <w:sz w:val="18"/>
                <w:szCs w:val="18"/>
              </w:rPr>
              <w:t>L_</w:t>
            </w:r>
            <w:r w:rsidRPr="0030433B">
              <w:rPr>
                <w:rFonts w:ascii="Arial" w:hAnsi="Arial" w:cs="Arial"/>
                <w:color w:val="000000"/>
                <w:sz w:val="18"/>
                <w:szCs w:val="18"/>
              </w:rPr>
              <w:t>NoAge</w:t>
            </w:r>
            <w:proofErr w:type="spellEnd"/>
          </w:p>
        </w:tc>
        <w:tc>
          <w:tcPr>
            <w:tcW w:w="567" w:type="dxa"/>
            <w:shd w:val="clear" w:color="auto" w:fill="auto"/>
            <w:tcMar>
              <w:top w:w="100" w:type="dxa"/>
              <w:left w:w="100" w:type="dxa"/>
              <w:bottom w:w="100" w:type="dxa"/>
              <w:right w:w="100" w:type="dxa"/>
            </w:tcMar>
          </w:tcPr>
          <w:p w14:paraId="642F6240"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106</w:t>
            </w:r>
          </w:p>
        </w:tc>
        <w:tc>
          <w:tcPr>
            <w:tcW w:w="627" w:type="dxa"/>
            <w:shd w:val="clear" w:color="auto" w:fill="F2DBDB" w:themeFill="accent2" w:themeFillTint="33"/>
            <w:tcMar>
              <w:top w:w="100" w:type="dxa"/>
              <w:left w:w="100" w:type="dxa"/>
              <w:bottom w:w="100" w:type="dxa"/>
              <w:right w:w="100" w:type="dxa"/>
            </w:tcMar>
          </w:tcPr>
          <w:p w14:paraId="08D911E9"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872</w:t>
            </w:r>
          </w:p>
        </w:tc>
        <w:tc>
          <w:tcPr>
            <w:tcW w:w="644" w:type="dxa"/>
            <w:shd w:val="clear" w:color="auto" w:fill="auto"/>
            <w:tcMar>
              <w:top w:w="100" w:type="dxa"/>
              <w:left w:w="100" w:type="dxa"/>
              <w:bottom w:w="100" w:type="dxa"/>
              <w:right w:w="100" w:type="dxa"/>
            </w:tcMar>
          </w:tcPr>
          <w:p w14:paraId="0A90D743"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76</w:t>
            </w:r>
          </w:p>
        </w:tc>
        <w:tc>
          <w:tcPr>
            <w:tcW w:w="792" w:type="dxa"/>
            <w:shd w:val="clear" w:color="auto" w:fill="F2DBDB" w:themeFill="accent2" w:themeFillTint="33"/>
            <w:tcMar>
              <w:top w:w="100" w:type="dxa"/>
              <w:left w:w="100" w:type="dxa"/>
              <w:bottom w:w="100" w:type="dxa"/>
              <w:right w:w="100" w:type="dxa"/>
            </w:tcMar>
          </w:tcPr>
          <w:p w14:paraId="719EE0FB"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2859</w:t>
            </w:r>
          </w:p>
        </w:tc>
        <w:tc>
          <w:tcPr>
            <w:tcW w:w="893" w:type="dxa"/>
            <w:shd w:val="clear" w:color="auto" w:fill="auto"/>
            <w:tcMar>
              <w:top w:w="100" w:type="dxa"/>
              <w:left w:w="100" w:type="dxa"/>
              <w:bottom w:w="100" w:type="dxa"/>
              <w:right w:w="100" w:type="dxa"/>
            </w:tcMar>
          </w:tcPr>
          <w:p w14:paraId="7729ED80"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58.2%</w:t>
            </w:r>
          </w:p>
        </w:tc>
        <w:tc>
          <w:tcPr>
            <w:tcW w:w="893" w:type="dxa"/>
            <w:shd w:val="clear" w:color="auto" w:fill="auto"/>
            <w:tcMar>
              <w:top w:w="100" w:type="dxa"/>
              <w:left w:w="100" w:type="dxa"/>
              <w:bottom w:w="100" w:type="dxa"/>
              <w:right w:w="100" w:type="dxa"/>
            </w:tcMar>
          </w:tcPr>
          <w:p w14:paraId="1E892C22"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10.8%</w:t>
            </w:r>
          </w:p>
        </w:tc>
        <w:tc>
          <w:tcPr>
            <w:tcW w:w="893" w:type="dxa"/>
            <w:shd w:val="clear" w:color="auto" w:fill="auto"/>
            <w:tcMar>
              <w:top w:w="100" w:type="dxa"/>
              <w:left w:w="100" w:type="dxa"/>
              <w:bottom w:w="100" w:type="dxa"/>
              <w:right w:w="100" w:type="dxa"/>
            </w:tcMar>
          </w:tcPr>
          <w:p w14:paraId="0F6EC5BC"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17.0%</w:t>
            </w:r>
          </w:p>
        </w:tc>
        <w:tc>
          <w:tcPr>
            <w:tcW w:w="1021" w:type="dxa"/>
            <w:shd w:val="clear" w:color="auto" w:fill="auto"/>
            <w:tcMar>
              <w:top w:w="100" w:type="dxa"/>
              <w:left w:w="100" w:type="dxa"/>
              <w:bottom w:w="100" w:type="dxa"/>
              <w:right w:w="100" w:type="dxa"/>
            </w:tcMar>
          </w:tcPr>
          <w:p w14:paraId="27A4654F"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72.3%</w:t>
            </w:r>
          </w:p>
        </w:tc>
        <w:tc>
          <w:tcPr>
            <w:tcW w:w="1003" w:type="dxa"/>
            <w:shd w:val="clear" w:color="auto" w:fill="auto"/>
            <w:tcMar>
              <w:top w:w="100" w:type="dxa"/>
              <w:left w:w="100" w:type="dxa"/>
              <w:bottom w:w="100" w:type="dxa"/>
              <w:right w:w="100" w:type="dxa"/>
            </w:tcMar>
          </w:tcPr>
          <w:p w14:paraId="68CF6163"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13.6%</w:t>
            </w:r>
          </w:p>
        </w:tc>
        <w:tc>
          <w:tcPr>
            <w:tcW w:w="893" w:type="dxa"/>
            <w:shd w:val="clear" w:color="auto" w:fill="auto"/>
            <w:tcMar>
              <w:top w:w="100" w:type="dxa"/>
              <w:left w:w="100" w:type="dxa"/>
              <w:bottom w:w="100" w:type="dxa"/>
              <w:right w:w="100" w:type="dxa"/>
            </w:tcMar>
          </w:tcPr>
          <w:p w14:paraId="76D7FD0F" w14:textId="65DA5E49"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11</w:t>
            </w:r>
            <w:r>
              <w:rPr>
                <w:rFonts w:ascii="Arial" w:hAnsi="Arial" w:cs="Arial"/>
                <w:color w:val="000000"/>
                <w:sz w:val="18"/>
                <w:szCs w:val="18"/>
              </w:rPr>
              <w:t>.8%</w:t>
            </w:r>
          </w:p>
        </w:tc>
      </w:tr>
      <w:tr w:rsidR="00EA10AA" w:rsidRPr="0030433B" w14:paraId="43C4D740" w14:textId="77777777" w:rsidTr="000E4E6D">
        <w:trPr>
          <w:trHeight w:val="219"/>
        </w:trPr>
        <w:tc>
          <w:tcPr>
            <w:tcW w:w="1134" w:type="dxa"/>
            <w:tcBorders>
              <w:bottom w:val="single" w:sz="4" w:space="0" w:color="auto"/>
            </w:tcBorders>
            <w:tcMar>
              <w:top w:w="100" w:type="dxa"/>
              <w:left w:w="100" w:type="dxa"/>
              <w:bottom w:w="100" w:type="dxa"/>
              <w:right w:w="100" w:type="dxa"/>
            </w:tcMar>
          </w:tcPr>
          <w:p w14:paraId="3C9352F7" w14:textId="77777777" w:rsidR="00EA10AA" w:rsidRPr="0030433B" w:rsidRDefault="00EA10AA" w:rsidP="00EA10AA">
            <w:pPr>
              <w:pStyle w:val="NormalWeb"/>
              <w:spacing w:before="0" w:beforeAutospacing="0" w:after="0" w:afterAutospacing="0"/>
              <w:rPr>
                <w:rFonts w:ascii="Arial" w:hAnsi="Arial" w:cs="Arial"/>
                <w:color w:val="000000"/>
                <w:sz w:val="18"/>
                <w:szCs w:val="18"/>
              </w:rPr>
            </w:pPr>
            <w:proofErr w:type="spellStart"/>
            <w:r w:rsidRPr="0030433B">
              <w:rPr>
                <w:rFonts w:ascii="Arial" w:hAnsi="Arial" w:cs="Arial"/>
                <w:color w:val="000000"/>
                <w:sz w:val="18"/>
                <w:szCs w:val="18"/>
              </w:rPr>
              <w:t>Age</w:t>
            </w:r>
            <w:r>
              <w:rPr>
                <w:rFonts w:ascii="Arial" w:hAnsi="Arial" w:cs="Arial"/>
                <w:color w:val="000000"/>
                <w:sz w:val="18"/>
                <w:szCs w:val="18"/>
              </w:rPr>
              <w:t>_only</w:t>
            </w:r>
            <w:proofErr w:type="spellEnd"/>
          </w:p>
        </w:tc>
        <w:tc>
          <w:tcPr>
            <w:tcW w:w="567" w:type="dxa"/>
            <w:tcBorders>
              <w:bottom w:val="single" w:sz="4" w:space="0" w:color="auto"/>
            </w:tcBorders>
            <w:shd w:val="clear" w:color="auto" w:fill="F2DBDB" w:themeFill="accent2" w:themeFillTint="33"/>
            <w:tcMar>
              <w:top w:w="100" w:type="dxa"/>
              <w:left w:w="100" w:type="dxa"/>
              <w:bottom w:w="100" w:type="dxa"/>
              <w:right w:w="100" w:type="dxa"/>
            </w:tcMar>
          </w:tcPr>
          <w:p w14:paraId="7AE2A77E"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94</w:t>
            </w:r>
          </w:p>
        </w:tc>
        <w:tc>
          <w:tcPr>
            <w:tcW w:w="627" w:type="dxa"/>
            <w:tcBorders>
              <w:bottom w:val="single" w:sz="4" w:space="0" w:color="auto"/>
            </w:tcBorders>
            <w:shd w:val="clear" w:color="auto" w:fill="EAF1DD" w:themeFill="accent3" w:themeFillTint="33"/>
            <w:tcMar>
              <w:top w:w="100" w:type="dxa"/>
              <w:left w:w="100" w:type="dxa"/>
              <w:bottom w:w="100" w:type="dxa"/>
              <w:right w:w="100" w:type="dxa"/>
            </w:tcMar>
          </w:tcPr>
          <w:p w14:paraId="64407DD7"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824</w:t>
            </w:r>
          </w:p>
        </w:tc>
        <w:tc>
          <w:tcPr>
            <w:tcW w:w="644" w:type="dxa"/>
            <w:tcBorders>
              <w:bottom w:val="single" w:sz="4" w:space="0" w:color="auto"/>
            </w:tcBorders>
            <w:shd w:val="clear" w:color="auto" w:fill="F2DBDB" w:themeFill="accent2" w:themeFillTint="33"/>
            <w:tcMar>
              <w:top w:w="100" w:type="dxa"/>
              <w:left w:w="100" w:type="dxa"/>
              <w:bottom w:w="100" w:type="dxa"/>
              <w:right w:w="100" w:type="dxa"/>
            </w:tcMar>
          </w:tcPr>
          <w:p w14:paraId="19287EB2"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88</w:t>
            </w:r>
          </w:p>
        </w:tc>
        <w:tc>
          <w:tcPr>
            <w:tcW w:w="792" w:type="dxa"/>
            <w:tcBorders>
              <w:bottom w:val="single" w:sz="4" w:space="0" w:color="auto"/>
            </w:tcBorders>
            <w:shd w:val="clear" w:color="auto" w:fill="EAF1DD" w:themeFill="accent3" w:themeFillTint="33"/>
            <w:tcMar>
              <w:top w:w="100" w:type="dxa"/>
              <w:left w:w="100" w:type="dxa"/>
              <w:bottom w:w="100" w:type="dxa"/>
              <w:right w:w="100" w:type="dxa"/>
            </w:tcMar>
          </w:tcPr>
          <w:p w14:paraId="4191211F"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2907</w:t>
            </w:r>
          </w:p>
        </w:tc>
        <w:tc>
          <w:tcPr>
            <w:tcW w:w="893" w:type="dxa"/>
            <w:tcBorders>
              <w:bottom w:val="single" w:sz="4" w:space="0" w:color="auto"/>
            </w:tcBorders>
            <w:shd w:val="clear" w:color="auto" w:fill="F2DBDB" w:themeFill="accent2" w:themeFillTint="33"/>
            <w:tcMar>
              <w:top w:w="100" w:type="dxa"/>
              <w:left w:w="100" w:type="dxa"/>
              <w:bottom w:w="100" w:type="dxa"/>
              <w:right w:w="100" w:type="dxa"/>
            </w:tcMar>
          </w:tcPr>
          <w:p w14:paraId="77B06D69"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51.6%</w:t>
            </w:r>
          </w:p>
        </w:tc>
        <w:tc>
          <w:tcPr>
            <w:tcW w:w="893" w:type="dxa"/>
            <w:tcBorders>
              <w:bottom w:val="single" w:sz="4" w:space="0" w:color="auto"/>
            </w:tcBorders>
            <w:shd w:val="clear" w:color="auto" w:fill="F2DBDB" w:themeFill="accent2" w:themeFillTint="33"/>
            <w:tcMar>
              <w:top w:w="100" w:type="dxa"/>
              <w:left w:w="100" w:type="dxa"/>
              <w:bottom w:w="100" w:type="dxa"/>
              <w:right w:w="100" w:type="dxa"/>
            </w:tcMar>
          </w:tcPr>
          <w:p w14:paraId="46625C77"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10.2%</w:t>
            </w:r>
          </w:p>
        </w:tc>
        <w:tc>
          <w:tcPr>
            <w:tcW w:w="893" w:type="dxa"/>
            <w:tcBorders>
              <w:bottom w:val="single" w:sz="4" w:space="0" w:color="auto"/>
            </w:tcBorders>
            <w:shd w:val="clear" w:color="auto" w:fill="F2DBDB" w:themeFill="accent2" w:themeFillTint="33"/>
            <w:tcMar>
              <w:top w:w="100" w:type="dxa"/>
              <w:left w:w="100" w:type="dxa"/>
              <w:bottom w:w="100" w:type="dxa"/>
              <w:right w:w="100" w:type="dxa"/>
            </w:tcMar>
          </w:tcPr>
          <w:p w14:paraId="46821CDE"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14.7%</w:t>
            </w:r>
          </w:p>
        </w:tc>
        <w:tc>
          <w:tcPr>
            <w:tcW w:w="1021" w:type="dxa"/>
            <w:tcBorders>
              <w:bottom w:val="single" w:sz="4" w:space="0" w:color="auto"/>
            </w:tcBorders>
            <w:shd w:val="clear" w:color="auto" w:fill="F2DBDB" w:themeFill="accent2" w:themeFillTint="33"/>
            <w:tcMar>
              <w:top w:w="100" w:type="dxa"/>
              <w:left w:w="100" w:type="dxa"/>
              <w:bottom w:w="100" w:type="dxa"/>
              <w:right w:w="100" w:type="dxa"/>
            </w:tcMar>
          </w:tcPr>
          <w:p w14:paraId="089A501C"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69.7%</w:t>
            </w:r>
          </w:p>
        </w:tc>
        <w:tc>
          <w:tcPr>
            <w:tcW w:w="1003" w:type="dxa"/>
            <w:tcBorders>
              <w:bottom w:val="single" w:sz="4" w:space="0" w:color="auto"/>
            </w:tcBorders>
            <w:shd w:val="clear" w:color="auto" w:fill="F2DBDB" w:themeFill="accent2" w:themeFillTint="33"/>
            <w:tcMar>
              <w:top w:w="100" w:type="dxa"/>
              <w:left w:w="100" w:type="dxa"/>
              <w:bottom w:w="100" w:type="dxa"/>
              <w:right w:w="100" w:type="dxa"/>
            </w:tcMar>
          </w:tcPr>
          <w:p w14:paraId="23000562"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12.2%</w:t>
            </w:r>
          </w:p>
        </w:tc>
        <w:tc>
          <w:tcPr>
            <w:tcW w:w="893" w:type="dxa"/>
            <w:tcBorders>
              <w:bottom w:val="single" w:sz="4" w:space="0" w:color="auto"/>
            </w:tcBorders>
            <w:shd w:val="clear" w:color="auto" w:fill="auto"/>
            <w:tcMar>
              <w:top w:w="100" w:type="dxa"/>
              <w:left w:w="100" w:type="dxa"/>
              <w:bottom w:w="100" w:type="dxa"/>
              <w:right w:w="100" w:type="dxa"/>
            </w:tcMar>
          </w:tcPr>
          <w:p w14:paraId="52DB57D1" w14:textId="36FEBE61"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0.7%</w:t>
            </w:r>
          </w:p>
        </w:tc>
      </w:tr>
      <w:tr w:rsidR="00EA10AA" w:rsidRPr="0030433B" w14:paraId="5791FA94" w14:textId="77777777" w:rsidTr="000E4E6D">
        <w:trPr>
          <w:trHeight w:val="219"/>
        </w:trPr>
        <w:tc>
          <w:tcPr>
            <w:tcW w:w="1134" w:type="dxa"/>
            <w:tcBorders>
              <w:top w:val="single" w:sz="4" w:space="0" w:color="auto"/>
              <w:bottom w:val="single" w:sz="4" w:space="0" w:color="auto"/>
            </w:tcBorders>
            <w:tcMar>
              <w:top w:w="100" w:type="dxa"/>
              <w:left w:w="100" w:type="dxa"/>
              <w:bottom w:w="100" w:type="dxa"/>
              <w:right w:w="100" w:type="dxa"/>
            </w:tcMar>
          </w:tcPr>
          <w:p w14:paraId="7182826C" w14:textId="77777777" w:rsidR="00EA10AA" w:rsidRPr="0030433B" w:rsidRDefault="00EA10AA" w:rsidP="00EA10AA">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PPF 30</w:t>
            </w:r>
          </w:p>
        </w:tc>
        <w:tc>
          <w:tcPr>
            <w:tcW w:w="567"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36D250B6"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p>
        </w:tc>
        <w:tc>
          <w:tcPr>
            <w:tcW w:w="627" w:type="dxa"/>
            <w:tcBorders>
              <w:top w:val="single" w:sz="4" w:space="0" w:color="auto"/>
              <w:bottom w:val="single" w:sz="4" w:space="0" w:color="auto"/>
            </w:tcBorders>
            <w:shd w:val="clear" w:color="auto" w:fill="auto"/>
            <w:tcMar>
              <w:top w:w="100" w:type="dxa"/>
              <w:left w:w="100" w:type="dxa"/>
              <w:bottom w:w="100" w:type="dxa"/>
              <w:right w:w="100" w:type="dxa"/>
            </w:tcMar>
          </w:tcPr>
          <w:p w14:paraId="3D6F2A1D"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p>
        </w:tc>
        <w:tc>
          <w:tcPr>
            <w:tcW w:w="644" w:type="dxa"/>
            <w:tcBorders>
              <w:top w:val="single" w:sz="4" w:space="0" w:color="auto"/>
              <w:bottom w:val="single" w:sz="4" w:space="0" w:color="auto"/>
            </w:tcBorders>
            <w:shd w:val="clear" w:color="auto" w:fill="auto"/>
            <w:tcMar>
              <w:top w:w="100" w:type="dxa"/>
              <w:left w:w="100" w:type="dxa"/>
              <w:bottom w:w="100" w:type="dxa"/>
              <w:right w:w="100" w:type="dxa"/>
            </w:tcMar>
          </w:tcPr>
          <w:p w14:paraId="6CAF65C3"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p>
        </w:tc>
        <w:tc>
          <w:tcPr>
            <w:tcW w:w="792"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1FDFD1C5"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687F23A4"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708749CE"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11274E03"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p>
        </w:tc>
        <w:tc>
          <w:tcPr>
            <w:tcW w:w="1021" w:type="dxa"/>
            <w:tcBorders>
              <w:top w:val="single" w:sz="4" w:space="0" w:color="auto"/>
              <w:bottom w:val="single" w:sz="4" w:space="0" w:color="auto"/>
            </w:tcBorders>
            <w:shd w:val="clear" w:color="auto" w:fill="auto"/>
            <w:tcMar>
              <w:top w:w="100" w:type="dxa"/>
              <w:left w:w="100" w:type="dxa"/>
              <w:bottom w:w="100" w:type="dxa"/>
              <w:right w:w="100" w:type="dxa"/>
            </w:tcMar>
          </w:tcPr>
          <w:p w14:paraId="2BE88B67"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p>
        </w:tc>
        <w:tc>
          <w:tcPr>
            <w:tcW w:w="1003" w:type="dxa"/>
            <w:tcBorders>
              <w:top w:val="single" w:sz="4" w:space="0" w:color="auto"/>
              <w:bottom w:val="single" w:sz="4" w:space="0" w:color="auto"/>
            </w:tcBorders>
            <w:shd w:val="clear" w:color="auto" w:fill="auto"/>
            <w:tcMar>
              <w:top w:w="100" w:type="dxa"/>
              <w:left w:w="100" w:type="dxa"/>
              <w:bottom w:w="100" w:type="dxa"/>
              <w:right w:w="100" w:type="dxa"/>
            </w:tcMar>
          </w:tcPr>
          <w:p w14:paraId="1338BEBF"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02FA4E14"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p>
        </w:tc>
      </w:tr>
      <w:tr w:rsidR="00EA10AA" w:rsidRPr="0030433B" w14:paraId="4643A591" w14:textId="77777777" w:rsidTr="000E4E6D">
        <w:trPr>
          <w:trHeight w:val="219"/>
        </w:trPr>
        <w:tc>
          <w:tcPr>
            <w:tcW w:w="1134" w:type="dxa"/>
            <w:tcBorders>
              <w:top w:val="single" w:sz="4" w:space="0" w:color="auto"/>
            </w:tcBorders>
            <w:tcMar>
              <w:top w:w="100" w:type="dxa"/>
              <w:left w:w="100" w:type="dxa"/>
              <w:bottom w:w="100" w:type="dxa"/>
              <w:right w:w="100" w:type="dxa"/>
            </w:tcMar>
          </w:tcPr>
          <w:p w14:paraId="1646EB25" w14:textId="77777777" w:rsidR="00EA10AA" w:rsidRPr="0030433B" w:rsidRDefault="00EA10AA" w:rsidP="00EA10AA">
            <w:pPr>
              <w:pStyle w:val="NormalWeb"/>
              <w:spacing w:before="0" w:beforeAutospacing="0" w:after="0" w:afterAutospacing="0"/>
              <w:rPr>
                <w:rFonts w:ascii="Arial" w:hAnsi="Arial" w:cs="Arial"/>
                <w:color w:val="000000"/>
                <w:sz w:val="18"/>
                <w:szCs w:val="18"/>
              </w:rPr>
            </w:pPr>
            <w:proofErr w:type="spellStart"/>
            <w:r w:rsidRPr="0030433B">
              <w:rPr>
                <w:rFonts w:ascii="Arial" w:hAnsi="Arial" w:cs="Arial"/>
                <w:color w:val="000000"/>
                <w:sz w:val="18"/>
                <w:szCs w:val="18"/>
              </w:rPr>
              <w:t>ML</w:t>
            </w:r>
            <w:r>
              <w:rPr>
                <w:rFonts w:ascii="Arial" w:hAnsi="Arial" w:cs="Arial"/>
                <w:color w:val="000000"/>
                <w:sz w:val="18"/>
                <w:szCs w:val="18"/>
              </w:rPr>
              <w:t>_all</w:t>
            </w:r>
            <w:proofErr w:type="spellEnd"/>
          </w:p>
        </w:tc>
        <w:tc>
          <w:tcPr>
            <w:tcW w:w="567" w:type="dxa"/>
            <w:tcBorders>
              <w:top w:val="single" w:sz="4" w:space="0" w:color="auto"/>
            </w:tcBorders>
            <w:shd w:val="clear" w:color="auto" w:fill="EAF1DD" w:themeFill="accent3" w:themeFillTint="33"/>
            <w:tcMar>
              <w:top w:w="100" w:type="dxa"/>
              <w:left w:w="100" w:type="dxa"/>
              <w:bottom w:w="100" w:type="dxa"/>
              <w:right w:w="100" w:type="dxa"/>
            </w:tcMar>
          </w:tcPr>
          <w:p w14:paraId="39B799B9"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126</w:t>
            </w:r>
          </w:p>
        </w:tc>
        <w:tc>
          <w:tcPr>
            <w:tcW w:w="627" w:type="dxa"/>
            <w:tcBorders>
              <w:top w:val="single" w:sz="4" w:space="0" w:color="auto"/>
            </w:tcBorders>
            <w:shd w:val="clear" w:color="auto" w:fill="auto"/>
            <w:tcMar>
              <w:top w:w="100" w:type="dxa"/>
              <w:left w:w="100" w:type="dxa"/>
              <w:bottom w:w="100" w:type="dxa"/>
              <w:right w:w="100" w:type="dxa"/>
            </w:tcMar>
          </w:tcPr>
          <w:p w14:paraId="53911949"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1047</w:t>
            </w:r>
          </w:p>
        </w:tc>
        <w:tc>
          <w:tcPr>
            <w:tcW w:w="644" w:type="dxa"/>
            <w:tcBorders>
              <w:top w:val="single" w:sz="4" w:space="0" w:color="auto"/>
            </w:tcBorders>
            <w:shd w:val="clear" w:color="auto" w:fill="EAF1DD" w:themeFill="accent3" w:themeFillTint="33"/>
            <w:tcMar>
              <w:top w:w="100" w:type="dxa"/>
              <w:left w:w="100" w:type="dxa"/>
              <w:bottom w:w="100" w:type="dxa"/>
              <w:right w:w="100" w:type="dxa"/>
            </w:tcMar>
          </w:tcPr>
          <w:p w14:paraId="0083DF83"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56</w:t>
            </w:r>
          </w:p>
        </w:tc>
        <w:tc>
          <w:tcPr>
            <w:tcW w:w="792" w:type="dxa"/>
            <w:tcBorders>
              <w:top w:val="single" w:sz="4" w:space="0" w:color="auto"/>
            </w:tcBorders>
            <w:shd w:val="clear" w:color="auto" w:fill="EAF1DD" w:themeFill="accent3" w:themeFillTint="33"/>
            <w:tcMar>
              <w:top w:w="100" w:type="dxa"/>
              <w:left w:w="100" w:type="dxa"/>
              <w:bottom w:w="100" w:type="dxa"/>
              <w:right w:w="100" w:type="dxa"/>
            </w:tcMar>
          </w:tcPr>
          <w:p w14:paraId="5E225DD5"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2684</w:t>
            </w:r>
          </w:p>
        </w:tc>
        <w:tc>
          <w:tcPr>
            <w:tcW w:w="893" w:type="dxa"/>
            <w:tcBorders>
              <w:top w:val="single" w:sz="4" w:space="0" w:color="auto"/>
            </w:tcBorders>
            <w:shd w:val="clear" w:color="auto" w:fill="EAF1DD" w:themeFill="accent3" w:themeFillTint="33"/>
            <w:tcMar>
              <w:top w:w="100" w:type="dxa"/>
              <w:left w:w="100" w:type="dxa"/>
              <w:bottom w:w="100" w:type="dxa"/>
              <w:right w:w="100" w:type="dxa"/>
            </w:tcMar>
          </w:tcPr>
          <w:p w14:paraId="6776ABE3"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69.2%</w:t>
            </w:r>
          </w:p>
        </w:tc>
        <w:tc>
          <w:tcPr>
            <w:tcW w:w="893" w:type="dxa"/>
            <w:tcBorders>
              <w:top w:val="single" w:sz="4" w:space="0" w:color="auto"/>
            </w:tcBorders>
            <w:shd w:val="clear" w:color="auto" w:fill="EAF1DD" w:themeFill="accent3" w:themeFillTint="33"/>
            <w:tcMar>
              <w:top w:w="100" w:type="dxa"/>
              <w:left w:w="100" w:type="dxa"/>
              <w:bottom w:w="100" w:type="dxa"/>
              <w:right w:w="100" w:type="dxa"/>
            </w:tcMar>
          </w:tcPr>
          <w:p w14:paraId="4EAD2444"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10.7%</w:t>
            </w:r>
          </w:p>
        </w:tc>
        <w:tc>
          <w:tcPr>
            <w:tcW w:w="893" w:type="dxa"/>
            <w:tcBorders>
              <w:top w:val="single" w:sz="4" w:space="0" w:color="auto"/>
            </w:tcBorders>
            <w:shd w:val="clear" w:color="auto" w:fill="EAF1DD" w:themeFill="accent3" w:themeFillTint="33"/>
            <w:tcMar>
              <w:top w:w="100" w:type="dxa"/>
              <w:left w:w="100" w:type="dxa"/>
              <w:bottom w:w="100" w:type="dxa"/>
              <w:right w:w="100" w:type="dxa"/>
            </w:tcMar>
          </w:tcPr>
          <w:p w14:paraId="635527C2"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18.9%</w:t>
            </w:r>
          </w:p>
        </w:tc>
        <w:tc>
          <w:tcPr>
            <w:tcW w:w="1021" w:type="dxa"/>
            <w:tcBorders>
              <w:top w:val="single" w:sz="4" w:space="0" w:color="auto"/>
            </w:tcBorders>
            <w:shd w:val="clear" w:color="auto" w:fill="EAF1DD" w:themeFill="accent3" w:themeFillTint="33"/>
            <w:tcMar>
              <w:top w:w="100" w:type="dxa"/>
              <w:left w:w="100" w:type="dxa"/>
              <w:bottom w:w="100" w:type="dxa"/>
              <w:right w:w="100" w:type="dxa"/>
            </w:tcMar>
          </w:tcPr>
          <w:p w14:paraId="54E31C43"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76.3%</w:t>
            </w:r>
          </w:p>
        </w:tc>
        <w:tc>
          <w:tcPr>
            <w:tcW w:w="1003" w:type="dxa"/>
            <w:tcBorders>
              <w:top w:val="single" w:sz="4" w:space="0" w:color="auto"/>
            </w:tcBorders>
            <w:shd w:val="clear" w:color="auto" w:fill="auto"/>
            <w:tcMar>
              <w:top w:w="100" w:type="dxa"/>
              <w:left w:w="100" w:type="dxa"/>
              <w:bottom w:w="100" w:type="dxa"/>
              <w:right w:w="100" w:type="dxa"/>
            </w:tcMar>
          </w:tcPr>
          <w:p w14:paraId="27C00790"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15.5%</w:t>
            </w:r>
          </w:p>
        </w:tc>
        <w:tc>
          <w:tcPr>
            <w:tcW w:w="893" w:type="dxa"/>
            <w:tcBorders>
              <w:top w:val="single" w:sz="4" w:space="0" w:color="auto"/>
            </w:tcBorders>
            <w:shd w:val="clear" w:color="auto" w:fill="auto"/>
            <w:tcMar>
              <w:top w:w="100" w:type="dxa"/>
              <w:left w:w="100" w:type="dxa"/>
              <w:bottom w:w="100" w:type="dxa"/>
              <w:right w:w="100" w:type="dxa"/>
            </w:tcMar>
          </w:tcPr>
          <w:p w14:paraId="0CEEF542" w14:textId="614F4AE5" w:rsidR="00EA10AA" w:rsidRPr="0030433B" w:rsidRDefault="00EA10AA" w:rsidP="00EA10AA">
            <w:pPr>
              <w:pStyle w:val="NormalWeb"/>
              <w:spacing w:before="0" w:beforeAutospacing="0" w:after="0" w:afterAutospacing="0"/>
              <w:jc w:val="center"/>
              <w:rPr>
                <w:rFonts w:ascii="Arial" w:hAnsi="Arial" w:cs="Arial"/>
                <w:color w:val="000000"/>
                <w:sz w:val="18"/>
                <w:szCs w:val="18"/>
              </w:rPr>
            </w:pPr>
            <w:r>
              <w:rPr>
                <w:rFonts w:ascii="Arial" w:hAnsi="Arial" w:cs="Arial"/>
                <w:color w:val="000000"/>
                <w:sz w:val="18"/>
                <w:szCs w:val="18"/>
              </w:rPr>
              <w:t>-</w:t>
            </w:r>
          </w:p>
        </w:tc>
      </w:tr>
      <w:tr w:rsidR="00EA10AA" w:rsidRPr="0030433B" w14:paraId="5697EC43" w14:textId="77777777" w:rsidTr="000E4E6D">
        <w:trPr>
          <w:trHeight w:val="219"/>
        </w:trPr>
        <w:tc>
          <w:tcPr>
            <w:tcW w:w="1134" w:type="dxa"/>
            <w:tcMar>
              <w:top w:w="100" w:type="dxa"/>
              <w:left w:w="100" w:type="dxa"/>
              <w:bottom w:w="100" w:type="dxa"/>
              <w:right w:w="100" w:type="dxa"/>
            </w:tcMar>
          </w:tcPr>
          <w:p w14:paraId="2C33752F" w14:textId="77777777" w:rsidR="00EA10AA" w:rsidRPr="0030433B" w:rsidRDefault="00EA10AA" w:rsidP="00EA10AA">
            <w:pPr>
              <w:pStyle w:val="NormalWeb"/>
              <w:spacing w:before="0" w:beforeAutospacing="0" w:after="0" w:afterAutospacing="0"/>
              <w:rPr>
                <w:rFonts w:ascii="Arial" w:hAnsi="Arial" w:cs="Arial"/>
                <w:color w:val="000000"/>
                <w:sz w:val="18"/>
                <w:szCs w:val="18"/>
              </w:rPr>
            </w:pPr>
            <w:proofErr w:type="spellStart"/>
            <w:r w:rsidRPr="0030433B">
              <w:rPr>
                <w:rFonts w:ascii="Arial" w:hAnsi="Arial" w:cs="Arial"/>
                <w:color w:val="000000"/>
                <w:sz w:val="18"/>
                <w:szCs w:val="18"/>
              </w:rPr>
              <w:t>LR</w:t>
            </w:r>
            <w:r>
              <w:rPr>
                <w:rFonts w:ascii="Arial" w:hAnsi="Arial" w:cs="Arial"/>
                <w:color w:val="000000"/>
                <w:sz w:val="18"/>
                <w:szCs w:val="18"/>
              </w:rPr>
              <w:t>_all</w:t>
            </w:r>
            <w:proofErr w:type="spellEnd"/>
          </w:p>
        </w:tc>
        <w:tc>
          <w:tcPr>
            <w:tcW w:w="567" w:type="dxa"/>
            <w:shd w:val="clear" w:color="auto" w:fill="auto"/>
            <w:tcMar>
              <w:top w:w="100" w:type="dxa"/>
              <w:left w:w="100" w:type="dxa"/>
              <w:bottom w:w="100" w:type="dxa"/>
              <w:right w:w="100" w:type="dxa"/>
            </w:tcMar>
          </w:tcPr>
          <w:p w14:paraId="4D2346D1"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120</w:t>
            </w:r>
          </w:p>
        </w:tc>
        <w:tc>
          <w:tcPr>
            <w:tcW w:w="627" w:type="dxa"/>
            <w:shd w:val="clear" w:color="auto" w:fill="auto"/>
            <w:tcMar>
              <w:top w:w="100" w:type="dxa"/>
              <w:left w:w="100" w:type="dxa"/>
              <w:bottom w:w="100" w:type="dxa"/>
              <w:right w:w="100" w:type="dxa"/>
            </w:tcMar>
          </w:tcPr>
          <w:p w14:paraId="5D60A959"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1053</w:t>
            </w:r>
          </w:p>
        </w:tc>
        <w:tc>
          <w:tcPr>
            <w:tcW w:w="644" w:type="dxa"/>
            <w:shd w:val="clear" w:color="auto" w:fill="auto"/>
            <w:tcMar>
              <w:top w:w="100" w:type="dxa"/>
              <w:left w:w="100" w:type="dxa"/>
              <w:bottom w:w="100" w:type="dxa"/>
              <w:right w:w="100" w:type="dxa"/>
            </w:tcMar>
          </w:tcPr>
          <w:p w14:paraId="604DAAF9"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62</w:t>
            </w:r>
          </w:p>
        </w:tc>
        <w:tc>
          <w:tcPr>
            <w:tcW w:w="792" w:type="dxa"/>
            <w:shd w:val="clear" w:color="auto" w:fill="auto"/>
            <w:tcMar>
              <w:top w:w="100" w:type="dxa"/>
              <w:left w:w="100" w:type="dxa"/>
              <w:bottom w:w="100" w:type="dxa"/>
              <w:right w:w="100" w:type="dxa"/>
            </w:tcMar>
          </w:tcPr>
          <w:p w14:paraId="1EA50506"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2678</w:t>
            </w:r>
          </w:p>
        </w:tc>
        <w:tc>
          <w:tcPr>
            <w:tcW w:w="893" w:type="dxa"/>
            <w:shd w:val="clear" w:color="auto" w:fill="auto"/>
            <w:tcMar>
              <w:top w:w="100" w:type="dxa"/>
              <w:left w:w="100" w:type="dxa"/>
              <w:bottom w:w="100" w:type="dxa"/>
              <w:right w:w="100" w:type="dxa"/>
            </w:tcMar>
          </w:tcPr>
          <w:p w14:paraId="3BBE869B"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65.9%</w:t>
            </w:r>
          </w:p>
        </w:tc>
        <w:tc>
          <w:tcPr>
            <w:tcW w:w="893" w:type="dxa"/>
            <w:shd w:val="clear" w:color="auto" w:fill="auto"/>
            <w:tcMar>
              <w:top w:w="100" w:type="dxa"/>
              <w:left w:w="100" w:type="dxa"/>
              <w:bottom w:w="100" w:type="dxa"/>
              <w:right w:w="100" w:type="dxa"/>
            </w:tcMar>
          </w:tcPr>
          <w:p w14:paraId="173EB078"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10.2%</w:t>
            </w:r>
          </w:p>
        </w:tc>
        <w:tc>
          <w:tcPr>
            <w:tcW w:w="893" w:type="dxa"/>
            <w:shd w:val="clear" w:color="auto" w:fill="auto"/>
            <w:tcMar>
              <w:top w:w="100" w:type="dxa"/>
              <w:left w:w="100" w:type="dxa"/>
              <w:bottom w:w="100" w:type="dxa"/>
              <w:right w:w="100" w:type="dxa"/>
            </w:tcMar>
          </w:tcPr>
          <w:p w14:paraId="5B049BFF"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17.3%</w:t>
            </w:r>
          </w:p>
        </w:tc>
        <w:tc>
          <w:tcPr>
            <w:tcW w:w="1021" w:type="dxa"/>
            <w:shd w:val="clear" w:color="auto" w:fill="auto"/>
            <w:tcMar>
              <w:top w:w="100" w:type="dxa"/>
              <w:left w:w="100" w:type="dxa"/>
              <w:bottom w:w="100" w:type="dxa"/>
              <w:right w:w="100" w:type="dxa"/>
            </w:tcMar>
          </w:tcPr>
          <w:p w14:paraId="5AE16C83"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74.5%</w:t>
            </w:r>
          </w:p>
        </w:tc>
        <w:tc>
          <w:tcPr>
            <w:tcW w:w="1003" w:type="dxa"/>
            <w:shd w:val="clear" w:color="auto" w:fill="auto"/>
            <w:tcMar>
              <w:top w:w="100" w:type="dxa"/>
              <w:left w:w="100" w:type="dxa"/>
              <w:bottom w:w="100" w:type="dxa"/>
              <w:right w:w="100" w:type="dxa"/>
            </w:tcMar>
          </w:tcPr>
          <w:p w14:paraId="150CC67E"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15.7%</w:t>
            </w:r>
          </w:p>
        </w:tc>
        <w:tc>
          <w:tcPr>
            <w:tcW w:w="893" w:type="dxa"/>
            <w:shd w:val="clear" w:color="auto" w:fill="auto"/>
            <w:tcMar>
              <w:top w:w="100" w:type="dxa"/>
              <w:left w:w="100" w:type="dxa"/>
              <w:bottom w:w="100" w:type="dxa"/>
              <w:right w:w="100" w:type="dxa"/>
            </w:tcMar>
          </w:tcPr>
          <w:p w14:paraId="26278EA4" w14:textId="6DF49D53"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25.2%</w:t>
            </w:r>
          </w:p>
        </w:tc>
      </w:tr>
      <w:tr w:rsidR="00EA10AA" w:rsidRPr="0030433B" w14:paraId="7B63613C" w14:textId="77777777" w:rsidTr="000E4E6D">
        <w:trPr>
          <w:trHeight w:val="219"/>
        </w:trPr>
        <w:tc>
          <w:tcPr>
            <w:tcW w:w="1134" w:type="dxa"/>
            <w:tcMar>
              <w:top w:w="100" w:type="dxa"/>
              <w:left w:w="100" w:type="dxa"/>
              <w:bottom w:w="100" w:type="dxa"/>
              <w:right w:w="100" w:type="dxa"/>
            </w:tcMar>
          </w:tcPr>
          <w:p w14:paraId="1D4FB982" w14:textId="77777777" w:rsidR="00EA10AA" w:rsidRPr="0030433B" w:rsidRDefault="00EA10AA" w:rsidP="00EA10AA">
            <w:pPr>
              <w:pStyle w:val="NormalWeb"/>
              <w:spacing w:before="0" w:beforeAutospacing="0" w:after="0" w:afterAutospacing="0"/>
              <w:rPr>
                <w:rFonts w:ascii="Arial" w:hAnsi="Arial" w:cs="Arial"/>
                <w:color w:val="000000"/>
                <w:sz w:val="18"/>
                <w:szCs w:val="18"/>
              </w:rPr>
            </w:pPr>
            <w:r w:rsidRPr="0030433B">
              <w:rPr>
                <w:rFonts w:ascii="Arial" w:hAnsi="Arial" w:cs="Arial"/>
                <w:color w:val="000000"/>
                <w:sz w:val="18"/>
                <w:szCs w:val="18"/>
              </w:rPr>
              <w:t>ML</w:t>
            </w:r>
            <w:r>
              <w:rPr>
                <w:rFonts w:ascii="Arial" w:hAnsi="Arial" w:cs="Arial"/>
                <w:color w:val="000000"/>
                <w:sz w:val="18"/>
                <w:szCs w:val="18"/>
              </w:rPr>
              <w:t>_</w:t>
            </w:r>
            <w:r w:rsidRPr="0030433B">
              <w:rPr>
                <w:rFonts w:ascii="Arial" w:hAnsi="Arial" w:cs="Arial"/>
                <w:color w:val="000000"/>
                <w:sz w:val="18"/>
                <w:szCs w:val="18"/>
              </w:rPr>
              <w:t>10</w:t>
            </w:r>
          </w:p>
        </w:tc>
        <w:tc>
          <w:tcPr>
            <w:tcW w:w="567" w:type="dxa"/>
            <w:shd w:val="clear" w:color="auto" w:fill="auto"/>
            <w:tcMar>
              <w:top w:w="100" w:type="dxa"/>
              <w:left w:w="100" w:type="dxa"/>
              <w:bottom w:w="100" w:type="dxa"/>
              <w:right w:w="100" w:type="dxa"/>
            </w:tcMar>
          </w:tcPr>
          <w:p w14:paraId="168C6AAC"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124</w:t>
            </w:r>
          </w:p>
        </w:tc>
        <w:tc>
          <w:tcPr>
            <w:tcW w:w="627" w:type="dxa"/>
            <w:shd w:val="clear" w:color="auto" w:fill="auto"/>
            <w:tcMar>
              <w:top w:w="100" w:type="dxa"/>
              <w:left w:w="100" w:type="dxa"/>
              <w:bottom w:w="100" w:type="dxa"/>
              <w:right w:w="100" w:type="dxa"/>
            </w:tcMar>
          </w:tcPr>
          <w:p w14:paraId="23E5160A"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1049</w:t>
            </w:r>
          </w:p>
        </w:tc>
        <w:tc>
          <w:tcPr>
            <w:tcW w:w="644" w:type="dxa"/>
            <w:shd w:val="clear" w:color="auto" w:fill="auto"/>
            <w:tcMar>
              <w:top w:w="100" w:type="dxa"/>
              <w:left w:w="100" w:type="dxa"/>
              <w:bottom w:w="100" w:type="dxa"/>
              <w:right w:w="100" w:type="dxa"/>
            </w:tcMar>
          </w:tcPr>
          <w:p w14:paraId="268B3109"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58</w:t>
            </w:r>
          </w:p>
        </w:tc>
        <w:tc>
          <w:tcPr>
            <w:tcW w:w="792" w:type="dxa"/>
            <w:shd w:val="clear" w:color="auto" w:fill="auto"/>
            <w:tcMar>
              <w:top w:w="100" w:type="dxa"/>
              <w:left w:w="100" w:type="dxa"/>
              <w:bottom w:w="100" w:type="dxa"/>
              <w:right w:w="100" w:type="dxa"/>
            </w:tcMar>
          </w:tcPr>
          <w:p w14:paraId="44E4F0F9"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2682</w:t>
            </w:r>
          </w:p>
        </w:tc>
        <w:tc>
          <w:tcPr>
            <w:tcW w:w="893" w:type="dxa"/>
            <w:shd w:val="clear" w:color="auto" w:fill="auto"/>
            <w:tcMar>
              <w:top w:w="100" w:type="dxa"/>
              <w:left w:w="100" w:type="dxa"/>
              <w:bottom w:w="100" w:type="dxa"/>
              <w:right w:w="100" w:type="dxa"/>
            </w:tcMar>
          </w:tcPr>
          <w:p w14:paraId="1DFD5DF8"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68.1%</w:t>
            </w:r>
          </w:p>
        </w:tc>
        <w:tc>
          <w:tcPr>
            <w:tcW w:w="893" w:type="dxa"/>
            <w:shd w:val="clear" w:color="auto" w:fill="auto"/>
            <w:tcMar>
              <w:top w:w="100" w:type="dxa"/>
              <w:left w:w="100" w:type="dxa"/>
              <w:bottom w:w="100" w:type="dxa"/>
              <w:right w:w="100" w:type="dxa"/>
            </w:tcMar>
          </w:tcPr>
          <w:p w14:paraId="1C0AC0F2"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10.6%</w:t>
            </w:r>
          </w:p>
        </w:tc>
        <w:tc>
          <w:tcPr>
            <w:tcW w:w="893" w:type="dxa"/>
            <w:shd w:val="clear" w:color="auto" w:fill="auto"/>
            <w:tcMar>
              <w:top w:w="100" w:type="dxa"/>
              <w:left w:w="100" w:type="dxa"/>
              <w:bottom w:w="100" w:type="dxa"/>
              <w:right w:w="100" w:type="dxa"/>
            </w:tcMar>
          </w:tcPr>
          <w:p w14:paraId="6398D330"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18.4%</w:t>
            </w:r>
          </w:p>
        </w:tc>
        <w:tc>
          <w:tcPr>
            <w:tcW w:w="1021" w:type="dxa"/>
            <w:shd w:val="clear" w:color="auto" w:fill="auto"/>
            <w:tcMar>
              <w:top w:w="100" w:type="dxa"/>
              <w:left w:w="100" w:type="dxa"/>
              <w:bottom w:w="100" w:type="dxa"/>
              <w:right w:w="100" w:type="dxa"/>
            </w:tcMar>
          </w:tcPr>
          <w:p w14:paraId="78EAB904"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75.9%</w:t>
            </w:r>
          </w:p>
        </w:tc>
        <w:tc>
          <w:tcPr>
            <w:tcW w:w="1003" w:type="dxa"/>
            <w:shd w:val="clear" w:color="auto" w:fill="EAF1DD" w:themeFill="accent3" w:themeFillTint="33"/>
            <w:tcMar>
              <w:top w:w="100" w:type="dxa"/>
              <w:left w:w="100" w:type="dxa"/>
              <w:bottom w:w="100" w:type="dxa"/>
              <w:right w:w="100" w:type="dxa"/>
            </w:tcMar>
          </w:tcPr>
          <w:p w14:paraId="5FC8D3D3"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17.3%</w:t>
            </w:r>
          </w:p>
        </w:tc>
        <w:tc>
          <w:tcPr>
            <w:tcW w:w="893" w:type="dxa"/>
            <w:shd w:val="clear" w:color="auto" w:fill="auto"/>
            <w:tcMar>
              <w:top w:w="100" w:type="dxa"/>
              <w:left w:w="100" w:type="dxa"/>
              <w:bottom w:w="100" w:type="dxa"/>
              <w:right w:w="100" w:type="dxa"/>
            </w:tcMar>
          </w:tcPr>
          <w:p w14:paraId="36732BC8" w14:textId="5866771E"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40.8%</w:t>
            </w:r>
          </w:p>
        </w:tc>
      </w:tr>
      <w:tr w:rsidR="00EA10AA" w:rsidRPr="0030433B" w14:paraId="5C64EB32" w14:textId="77777777" w:rsidTr="000E4E6D">
        <w:trPr>
          <w:trHeight w:val="219"/>
        </w:trPr>
        <w:tc>
          <w:tcPr>
            <w:tcW w:w="1134" w:type="dxa"/>
            <w:tcMar>
              <w:top w:w="100" w:type="dxa"/>
              <w:left w:w="100" w:type="dxa"/>
              <w:bottom w:w="100" w:type="dxa"/>
              <w:right w:w="100" w:type="dxa"/>
            </w:tcMar>
          </w:tcPr>
          <w:p w14:paraId="2E9622E0" w14:textId="77777777" w:rsidR="00EA10AA" w:rsidRPr="0030433B" w:rsidRDefault="00EA10AA" w:rsidP="00EA10AA">
            <w:pPr>
              <w:pStyle w:val="NormalWeb"/>
              <w:spacing w:before="0" w:beforeAutospacing="0" w:after="0" w:afterAutospacing="0"/>
              <w:rPr>
                <w:rFonts w:ascii="Arial" w:hAnsi="Arial" w:cs="Arial"/>
                <w:color w:val="000000"/>
                <w:sz w:val="18"/>
                <w:szCs w:val="18"/>
              </w:rPr>
            </w:pPr>
            <w:r w:rsidRPr="0030433B">
              <w:rPr>
                <w:rFonts w:ascii="Arial" w:hAnsi="Arial" w:cs="Arial"/>
                <w:color w:val="000000"/>
                <w:sz w:val="18"/>
                <w:szCs w:val="18"/>
              </w:rPr>
              <w:t>LR</w:t>
            </w:r>
            <w:r>
              <w:rPr>
                <w:rFonts w:ascii="Arial" w:hAnsi="Arial" w:cs="Arial"/>
                <w:color w:val="000000"/>
                <w:sz w:val="18"/>
                <w:szCs w:val="18"/>
              </w:rPr>
              <w:t>_</w:t>
            </w:r>
            <w:r w:rsidRPr="0030433B">
              <w:rPr>
                <w:rFonts w:ascii="Arial" w:hAnsi="Arial" w:cs="Arial"/>
                <w:color w:val="000000"/>
                <w:sz w:val="18"/>
                <w:szCs w:val="18"/>
              </w:rPr>
              <w:t>10</w:t>
            </w:r>
          </w:p>
        </w:tc>
        <w:tc>
          <w:tcPr>
            <w:tcW w:w="567" w:type="dxa"/>
            <w:shd w:val="clear" w:color="auto" w:fill="auto"/>
            <w:tcMar>
              <w:top w:w="100" w:type="dxa"/>
              <w:left w:w="100" w:type="dxa"/>
              <w:bottom w:w="100" w:type="dxa"/>
              <w:right w:w="100" w:type="dxa"/>
            </w:tcMar>
          </w:tcPr>
          <w:p w14:paraId="50C4AA64"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115</w:t>
            </w:r>
          </w:p>
        </w:tc>
        <w:tc>
          <w:tcPr>
            <w:tcW w:w="627" w:type="dxa"/>
            <w:shd w:val="clear" w:color="auto" w:fill="F2DBDB" w:themeFill="accent2" w:themeFillTint="33"/>
            <w:tcMar>
              <w:top w:w="100" w:type="dxa"/>
              <w:left w:w="100" w:type="dxa"/>
              <w:bottom w:w="100" w:type="dxa"/>
              <w:right w:w="100" w:type="dxa"/>
            </w:tcMar>
          </w:tcPr>
          <w:p w14:paraId="23C98EF4"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1058</w:t>
            </w:r>
          </w:p>
        </w:tc>
        <w:tc>
          <w:tcPr>
            <w:tcW w:w="644" w:type="dxa"/>
            <w:shd w:val="clear" w:color="auto" w:fill="auto"/>
            <w:tcMar>
              <w:top w:w="100" w:type="dxa"/>
              <w:left w:w="100" w:type="dxa"/>
              <w:bottom w:w="100" w:type="dxa"/>
              <w:right w:w="100" w:type="dxa"/>
            </w:tcMar>
          </w:tcPr>
          <w:p w14:paraId="067DEB34"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67</w:t>
            </w:r>
          </w:p>
        </w:tc>
        <w:tc>
          <w:tcPr>
            <w:tcW w:w="792" w:type="dxa"/>
            <w:shd w:val="clear" w:color="auto" w:fill="auto"/>
            <w:tcMar>
              <w:top w:w="100" w:type="dxa"/>
              <w:left w:w="100" w:type="dxa"/>
              <w:bottom w:w="100" w:type="dxa"/>
              <w:right w:w="100" w:type="dxa"/>
            </w:tcMar>
          </w:tcPr>
          <w:p w14:paraId="27B4E516"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2673</w:t>
            </w:r>
          </w:p>
        </w:tc>
        <w:tc>
          <w:tcPr>
            <w:tcW w:w="893" w:type="dxa"/>
            <w:shd w:val="clear" w:color="auto" w:fill="auto"/>
            <w:tcMar>
              <w:top w:w="100" w:type="dxa"/>
              <w:left w:w="100" w:type="dxa"/>
              <w:bottom w:w="100" w:type="dxa"/>
              <w:right w:w="100" w:type="dxa"/>
            </w:tcMar>
          </w:tcPr>
          <w:p w14:paraId="61C5437F"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63.2%</w:t>
            </w:r>
          </w:p>
        </w:tc>
        <w:tc>
          <w:tcPr>
            <w:tcW w:w="893" w:type="dxa"/>
            <w:shd w:val="clear" w:color="auto" w:fill="auto"/>
            <w:tcMar>
              <w:top w:w="100" w:type="dxa"/>
              <w:left w:w="100" w:type="dxa"/>
              <w:bottom w:w="100" w:type="dxa"/>
              <w:right w:w="100" w:type="dxa"/>
            </w:tcMar>
          </w:tcPr>
          <w:p w14:paraId="67BB5C6A"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9.8%</w:t>
            </w:r>
          </w:p>
        </w:tc>
        <w:tc>
          <w:tcPr>
            <w:tcW w:w="893" w:type="dxa"/>
            <w:shd w:val="clear" w:color="auto" w:fill="auto"/>
            <w:tcMar>
              <w:top w:w="100" w:type="dxa"/>
              <w:left w:w="100" w:type="dxa"/>
              <w:bottom w:w="100" w:type="dxa"/>
              <w:right w:w="100" w:type="dxa"/>
            </w:tcMar>
          </w:tcPr>
          <w:p w14:paraId="19D54353"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16.0%</w:t>
            </w:r>
          </w:p>
        </w:tc>
        <w:tc>
          <w:tcPr>
            <w:tcW w:w="1021" w:type="dxa"/>
            <w:shd w:val="clear" w:color="auto" w:fill="auto"/>
            <w:tcMar>
              <w:top w:w="100" w:type="dxa"/>
              <w:left w:w="100" w:type="dxa"/>
              <w:bottom w:w="100" w:type="dxa"/>
              <w:right w:w="100" w:type="dxa"/>
            </w:tcMar>
          </w:tcPr>
          <w:p w14:paraId="25848173"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73.7%</w:t>
            </w:r>
          </w:p>
        </w:tc>
        <w:tc>
          <w:tcPr>
            <w:tcW w:w="1003" w:type="dxa"/>
            <w:shd w:val="clear" w:color="auto" w:fill="auto"/>
            <w:tcMar>
              <w:top w:w="100" w:type="dxa"/>
              <w:left w:w="100" w:type="dxa"/>
              <w:bottom w:w="100" w:type="dxa"/>
              <w:right w:w="100" w:type="dxa"/>
            </w:tcMar>
          </w:tcPr>
          <w:p w14:paraId="6766D864"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15.5%</w:t>
            </w:r>
          </w:p>
        </w:tc>
        <w:tc>
          <w:tcPr>
            <w:tcW w:w="893" w:type="dxa"/>
            <w:shd w:val="clear" w:color="auto" w:fill="auto"/>
            <w:tcMar>
              <w:top w:w="100" w:type="dxa"/>
              <w:left w:w="100" w:type="dxa"/>
              <w:bottom w:w="100" w:type="dxa"/>
              <w:right w:w="100" w:type="dxa"/>
            </w:tcMar>
          </w:tcPr>
          <w:p w14:paraId="6F885655" w14:textId="61C4DD30"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11.1%</w:t>
            </w:r>
          </w:p>
        </w:tc>
      </w:tr>
      <w:tr w:rsidR="00EA10AA" w:rsidRPr="0030433B" w14:paraId="550EC6EC" w14:textId="77777777" w:rsidTr="000E4E6D">
        <w:trPr>
          <w:trHeight w:val="219"/>
        </w:trPr>
        <w:tc>
          <w:tcPr>
            <w:tcW w:w="1134" w:type="dxa"/>
            <w:tcMar>
              <w:top w:w="100" w:type="dxa"/>
              <w:left w:w="100" w:type="dxa"/>
              <w:bottom w:w="100" w:type="dxa"/>
              <w:right w:w="100" w:type="dxa"/>
            </w:tcMar>
          </w:tcPr>
          <w:p w14:paraId="269FC1CB" w14:textId="77777777" w:rsidR="00EA10AA" w:rsidRPr="0030433B" w:rsidRDefault="00EA10AA" w:rsidP="00EA10AA">
            <w:pPr>
              <w:pStyle w:val="NormalWeb"/>
              <w:spacing w:before="0" w:beforeAutospacing="0" w:after="0" w:afterAutospacing="0"/>
              <w:rPr>
                <w:rFonts w:ascii="Arial" w:hAnsi="Arial" w:cs="Arial"/>
                <w:color w:val="000000"/>
                <w:sz w:val="18"/>
                <w:szCs w:val="18"/>
              </w:rPr>
            </w:pPr>
            <w:proofErr w:type="spellStart"/>
            <w:r w:rsidRPr="0030433B">
              <w:rPr>
                <w:rFonts w:ascii="Arial" w:hAnsi="Arial" w:cs="Arial"/>
                <w:color w:val="000000"/>
                <w:sz w:val="18"/>
                <w:szCs w:val="18"/>
              </w:rPr>
              <w:t>M</w:t>
            </w:r>
            <w:r>
              <w:rPr>
                <w:rFonts w:ascii="Arial" w:hAnsi="Arial" w:cs="Arial"/>
                <w:color w:val="000000"/>
                <w:sz w:val="18"/>
                <w:szCs w:val="18"/>
              </w:rPr>
              <w:t>L_</w:t>
            </w:r>
            <w:r w:rsidRPr="0030433B">
              <w:rPr>
                <w:rFonts w:ascii="Arial" w:hAnsi="Arial" w:cs="Arial"/>
                <w:color w:val="000000"/>
                <w:sz w:val="18"/>
                <w:szCs w:val="18"/>
              </w:rPr>
              <w:t>NoAge</w:t>
            </w:r>
            <w:proofErr w:type="spellEnd"/>
          </w:p>
        </w:tc>
        <w:tc>
          <w:tcPr>
            <w:tcW w:w="567" w:type="dxa"/>
            <w:shd w:val="clear" w:color="auto" w:fill="auto"/>
            <w:tcMar>
              <w:top w:w="100" w:type="dxa"/>
              <w:left w:w="100" w:type="dxa"/>
              <w:bottom w:w="100" w:type="dxa"/>
              <w:right w:w="100" w:type="dxa"/>
            </w:tcMar>
          </w:tcPr>
          <w:p w14:paraId="59DA6069"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116</w:t>
            </w:r>
          </w:p>
        </w:tc>
        <w:tc>
          <w:tcPr>
            <w:tcW w:w="627" w:type="dxa"/>
            <w:shd w:val="clear" w:color="auto" w:fill="auto"/>
            <w:tcMar>
              <w:top w:w="100" w:type="dxa"/>
              <w:left w:w="100" w:type="dxa"/>
              <w:bottom w:w="100" w:type="dxa"/>
              <w:right w:w="100" w:type="dxa"/>
            </w:tcMar>
          </w:tcPr>
          <w:p w14:paraId="29B189EB"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1057</w:t>
            </w:r>
          </w:p>
        </w:tc>
        <w:tc>
          <w:tcPr>
            <w:tcW w:w="644" w:type="dxa"/>
            <w:shd w:val="clear" w:color="auto" w:fill="auto"/>
            <w:tcMar>
              <w:top w:w="100" w:type="dxa"/>
              <w:left w:w="100" w:type="dxa"/>
              <w:bottom w:w="100" w:type="dxa"/>
              <w:right w:w="100" w:type="dxa"/>
            </w:tcMar>
          </w:tcPr>
          <w:p w14:paraId="1B04B3D2"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66</w:t>
            </w:r>
          </w:p>
        </w:tc>
        <w:tc>
          <w:tcPr>
            <w:tcW w:w="792" w:type="dxa"/>
            <w:shd w:val="clear" w:color="auto" w:fill="auto"/>
            <w:tcMar>
              <w:top w:w="100" w:type="dxa"/>
              <w:left w:w="100" w:type="dxa"/>
              <w:bottom w:w="100" w:type="dxa"/>
              <w:right w:w="100" w:type="dxa"/>
            </w:tcMar>
          </w:tcPr>
          <w:p w14:paraId="1E7342A7"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2674</w:t>
            </w:r>
          </w:p>
        </w:tc>
        <w:tc>
          <w:tcPr>
            <w:tcW w:w="893" w:type="dxa"/>
            <w:shd w:val="clear" w:color="auto" w:fill="auto"/>
            <w:tcMar>
              <w:top w:w="100" w:type="dxa"/>
              <w:left w:w="100" w:type="dxa"/>
              <w:bottom w:w="100" w:type="dxa"/>
              <w:right w:w="100" w:type="dxa"/>
            </w:tcMar>
          </w:tcPr>
          <w:p w14:paraId="46D0BF75"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63.7%</w:t>
            </w:r>
          </w:p>
        </w:tc>
        <w:tc>
          <w:tcPr>
            <w:tcW w:w="893" w:type="dxa"/>
            <w:shd w:val="clear" w:color="auto" w:fill="auto"/>
            <w:tcMar>
              <w:top w:w="100" w:type="dxa"/>
              <w:left w:w="100" w:type="dxa"/>
              <w:bottom w:w="100" w:type="dxa"/>
              <w:right w:w="100" w:type="dxa"/>
            </w:tcMar>
          </w:tcPr>
          <w:p w14:paraId="514DCD96"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9.9%</w:t>
            </w:r>
          </w:p>
        </w:tc>
        <w:tc>
          <w:tcPr>
            <w:tcW w:w="893" w:type="dxa"/>
            <w:shd w:val="clear" w:color="auto" w:fill="auto"/>
            <w:tcMar>
              <w:top w:w="100" w:type="dxa"/>
              <w:left w:w="100" w:type="dxa"/>
              <w:bottom w:w="100" w:type="dxa"/>
              <w:right w:w="100" w:type="dxa"/>
            </w:tcMar>
          </w:tcPr>
          <w:p w14:paraId="30D4C46A"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16.3%</w:t>
            </w:r>
          </w:p>
        </w:tc>
        <w:tc>
          <w:tcPr>
            <w:tcW w:w="1021" w:type="dxa"/>
            <w:shd w:val="clear" w:color="auto" w:fill="auto"/>
            <w:tcMar>
              <w:top w:w="100" w:type="dxa"/>
              <w:left w:w="100" w:type="dxa"/>
              <w:bottom w:w="100" w:type="dxa"/>
              <w:right w:w="100" w:type="dxa"/>
            </w:tcMar>
          </w:tcPr>
          <w:p w14:paraId="6D7FF6F0"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72.3%</w:t>
            </w:r>
          </w:p>
        </w:tc>
        <w:tc>
          <w:tcPr>
            <w:tcW w:w="1003" w:type="dxa"/>
            <w:shd w:val="clear" w:color="auto" w:fill="auto"/>
            <w:tcMar>
              <w:top w:w="100" w:type="dxa"/>
              <w:left w:w="100" w:type="dxa"/>
              <w:bottom w:w="100" w:type="dxa"/>
              <w:right w:w="100" w:type="dxa"/>
            </w:tcMar>
          </w:tcPr>
          <w:p w14:paraId="61314C9F"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13.6%</w:t>
            </w:r>
          </w:p>
        </w:tc>
        <w:tc>
          <w:tcPr>
            <w:tcW w:w="893" w:type="dxa"/>
            <w:shd w:val="clear" w:color="auto" w:fill="auto"/>
            <w:tcMar>
              <w:top w:w="100" w:type="dxa"/>
              <w:left w:w="100" w:type="dxa"/>
              <w:bottom w:w="100" w:type="dxa"/>
              <w:right w:w="100" w:type="dxa"/>
            </w:tcMar>
          </w:tcPr>
          <w:p w14:paraId="3B555E48" w14:textId="2D424103"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13.8%</w:t>
            </w:r>
          </w:p>
        </w:tc>
      </w:tr>
      <w:tr w:rsidR="00EA10AA" w:rsidRPr="0030433B" w14:paraId="2079F105" w14:textId="77777777" w:rsidTr="000E4E6D">
        <w:trPr>
          <w:trHeight w:val="219"/>
        </w:trPr>
        <w:tc>
          <w:tcPr>
            <w:tcW w:w="1134" w:type="dxa"/>
            <w:tcBorders>
              <w:bottom w:val="single" w:sz="4" w:space="0" w:color="auto"/>
            </w:tcBorders>
            <w:tcMar>
              <w:top w:w="100" w:type="dxa"/>
              <w:left w:w="100" w:type="dxa"/>
              <w:bottom w:w="100" w:type="dxa"/>
              <w:right w:w="100" w:type="dxa"/>
            </w:tcMar>
          </w:tcPr>
          <w:p w14:paraId="32F2329D" w14:textId="77777777" w:rsidR="00EA10AA" w:rsidRPr="0030433B" w:rsidRDefault="00EA10AA" w:rsidP="00EA10AA">
            <w:pPr>
              <w:pStyle w:val="NormalWeb"/>
              <w:spacing w:before="0" w:beforeAutospacing="0" w:after="0" w:afterAutospacing="0"/>
              <w:rPr>
                <w:rFonts w:ascii="Arial" w:hAnsi="Arial" w:cs="Arial"/>
                <w:color w:val="000000"/>
                <w:sz w:val="18"/>
                <w:szCs w:val="18"/>
              </w:rPr>
            </w:pPr>
            <w:proofErr w:type="spellStart"/>
            <w:r w:rsidRPr="0030433B">
              <w:rPr>
                <w:rFonts w:ascii="Arial" w:hAnsi="Arial" w:cs="Arial"/>
                <w:color w:val="000000"/>
                <w:sz w:val="18"/>
                <w:szCs w:val="18"/>
              </w:rPr>
              <w:t>Age</w:t>
            </w:r>
            <w:r>
              <w:rPr>
                <w:rFonts w:ascii="Arial" w:hAnsi="Arial" w:cs="Arial"/>
                <w:color w:val="000000"/>
                <w:sz w:val="18"/>
                <w:szCs w:val="18"/>
              </w:rPr>
              <w:t>_only</w:t>
            </w:r>
            <w:proofErr w:type="spellEnd"/>
          </w:p>
        </w:tc>
        <w:tc>
          <w:tcPr>
            <w:tcW w:w="567" w:type="dxa"/>
            <w:tcBorders>
              <w:bottom w:val="single" w:sz="4" w:space="0" w:color="auto"/>
            </w:tcBorders>
            <w:shd w:val="clear" w:color="auto" w:fill="F2DBDB" w:themeFill="accent2" w:themeFillTint="33"/>
            <w:tcMar>
              <w:top w:w="100" w:type="dxa"/>
              <w:left w:w="100" w:type="dxa"/>
              <w:bottom w:w="100" w:type="dxa"/>
              <w:right w:w="100" w:type="dxa"/>
            </w:tcMar>
          </w:tcPr>
          <w:p w14:paraId="108C7393"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100</w:t>
            </w:r>
          </w:p>
        </w:tc>
        <w:tc>
          <w:tcPr>
            <w:tcW w:w="627" w:type="dxa"/>
            <w:tcBorders>
              <w:bottom w:val="single" w:sz="4" w:space="0" w:color="auto"/>
            </w:tcBorders>
            <w:shd w:val="clear" w:color="auto" w:fill="EAF1DD" w:themeFill="accent3" w:themeFillTint="33"/>
            <w:tcMar>
              <w:top w:w="100" w:type="dxa"/>
              <w:left w:w="100" w:type="dxa"/>
              <w:bottom w:w="100" w:type="dxa"/>
              <w:right w:w="100" w:type="dxa"/>
            </w:tcMar>
          </w:tcPr>
          <w:p w14:paraId="773A8D44"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955</w:t>
            </w:r>
          </w:p>
        </w:tc>
        <w:tc>
          <w:tcPr>
            <w:tcW w:w="644" w:type="dxa"/>
            <w:tcBorders>
              <w:bottom w:val="single" w:sz="4" w:space="0" w:color="auto"/>
            </w:tcBorders>
            <w:shd w:val="clear" w:color="auto" w:fill="auto"/>
            <w:tcMar>
              <w:top w:w="100" w:type="dxa"/>
              <w:left w:w="100" w:type="dxa"/>
              <w:bottom w:w="100" w:type="dxa"/>
              <w:right w:w="100" w:type="dxa"/>
            </w:tcMar>
          </w:tcPr>
          <w:p w14:paraId="1C4A52C1"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82</w:t>
            </w:r>
          </w:p>
        </w:tc>
        <w:tc>
          <w:tcPr>
            <w:tcW w:w="792" w:type="dxa"/>
            <w:tcBorders>
              <w:bottom w:val="single" w:sz="4" w:space="0" w:color="auto"/>
            </w:tcBorders>
            <w:shd w:val="clear" w:color="auto" w:fill="auto"/>
            <w:tcMar>
              <w:top w:w="100" w:type="dxa"/>
              <w:left w:w="100" w:type="dxa"/>
              <w:bottom w:w="100" w:type="dxa"/>
              <w:right w:w="100" w:type="dxa"/>
            </w:tcMar>
          </w:tcPr>
          <w:p w14:paraId="6A558310" w14:textId="77777777" w:rsidR="00EA10AA" w:rsidRPr="004806F7" w:rsidRDefault="00EA10AA" w:rsidP="00EA10AA">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2776</w:t>
            </w:r>
          </w:p>
        </w:tc>
        <w:tc>
          <w:tcPr>
            <w:tcW w:w="893" w:type="dxa"/>
            <w:tcBorders>
              <w:bottom w:val="single" w:sz="4" w:space="0" w:color="auto"/>
            </w:tcBorders>
            <w:shd w:val="clear" w:color="auto" w:fill="auto"/>
            <w:tcMar>
              <w:top w:w="100" w:type="dxa"/>
              <w:left w:w="100" w:type="dxa"/>
              <w:bottom w:w="100" w:type="dxa"/>
              <w:right w:w="100" w:type="dxa"/>
            </w:tcMar>
          </w:tcPr>
          <w:p w14:paraId="6D91EB8E"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54.9%</w:t>
            </w:r>
          </w:p>
        </w:tc>
        <w:tc>
          <w:tcPr>
            <w:tcW w:w="893" w:type="dxa"/>
            <w:tcBorders>
              <w:bottom w:val="single" w:sz="4" w:space="0" w:color="auto"/>
            </w:tcBorders>
            <w:shd w:val="clear" w:color="auto" w:fill="auto"/>
            <w:tcMar>
              <w:top w:w="100" w:type="dxa"/>
              <w:left w:w="100" w:type="dxa"/>
              <w:bottom w:w="100" w:type="dxa"/>
              <w:right w:w="100" w:type="dxa"/>
            </w:tcMar>
          </w:tcPr>
          <w:p w14:paraId="12069243"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9.5%</w:t>
            </w:r>
          </w:p>
        </w:tc>
        <w:tc>
          <w:tcPr>
            <w:tcW w:w="893" w:type="dxa"/>
            <w:tcBorders>
              <w:bottom w:val="single" w:sz="4" w:space="0" w:color="auto"/>
            </w:tcBorders>
            <w:shd w:val="clear" w:color="auto" w:fill="auto"/>
            <w:tcMar>
              <w:top w:w="100" w:type="dxa"/>
              <w:left w:w="100" w:type="dxa"/>
              <w:bottom w:w="100" w:type="dxa"/>
              <w:right w:w="100" w:type="dxa"/>
            </w:tcMar>
          </w:tcPr>
          <w:p w14:paraId="2125C891"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13.9%</w:t>
            </w:r>
          </w:p>
        </w:tc>
        <w:tc>
          <w:tcPr>
            <w:tcW w:w="1021" w:type="dxa"/>
            <w:tcBorders>
              <w:bottom w:val="single" w:sz="4" w:space="0" w:color="auto"/>
            </w:tcBorders>
            <w:shd w:val="clear" w:color="auto" w:fill="auto"/>
            <w:tcMar>
              <w:top w:w="100" w:type="dxa"/>
              <w:left w:w="100" w:type="dxa"/>
              <w:bottom w:w="100" w:type="dxa"/>
              <w:right w:w="100" w:type="dxa"/>
            </w:tcMar>
          </w:tcPr>
          <w:p w14:paraId="418C2D4E"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69.7%</w:t>
            </w:r>
          </w:p>
        </w:tc>
        <w:tc>
          <w:tcPr>
            <w:tcW w:w="1003" w:type="dxa"/>
            <w:tcBorders>
              <w:bottom w:val="single" w:sz="4" w:space="0" w:color="auto"/>
            </w:tcBorders>
            <w:shd w:val="clear" w:color="auto" w:fill="auto"/>
            <w:tcMar>
              <w:top w:w="100" w:type="dxa"/>
              <w:left w:w="100" w:type="dxa"/>
              <w:bottom w:w="100" w:type="dxa"/>
              <w:right w:w="100" w:type="dxa"/>
            </w:tcMar>
          </w:tcPr>
          <w:p w14:paraId="39B2DFE1" w14:textId="77777777"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12.2%</w:t>
            </w:r>
          </w:p>
        </w:tc>
        <w:tc>
          <w:tcPr>
            <w:tcW w:w="893" w:type="dxa"/>
            <w:tcBorders>
              <w:bottom w:val="single" w:sz="4" w:space="0" w:color="auto"/>
            </w:tcBorders>
            <w:shd w:val="clear" w:color="auto" w:fill="auto"/>
            <w:tcMar>
              <w:top w:w="100" w:type="dxa"/>
              <w:left w:w="100" w:type="dxa"/>
              <w:bottom w:w="100" w:type="dxa"/>
              <w:right w:w="100" w:type="dxa"/>
            </w:tcMar>
          </w:tcPr>
          <w:p w14:paraId="1E438CB6" w14:textId="17DA502B" w:rsidR="00EA10AA" w:rsidRPr="0030433B" w:rsidRDefault="00EA10AA" w:rsidP="00EA10AA">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0.2%</w:t>
            </w:r>
          </w:p>
        </w:tc>
      </w:tr>
      <w:tr w:rsidR="00EA10AA" w:rsidRPr="0030433B" w14:paraId="4541DD33" w14:textId="77777777" w:rsidTr="000E4E6D">
        <w:trPr>
          <w:trHeight w:val="219"/>
        </w:trPr>
        <w:tc>
          <w:tcPr>
            <w:tcW w:w="9360" w:type="dxa"/>
            <w:gridSpan w:val="11"/>
            <w:tcBorders>
              <w:top w:val="single" w:sz="4" w:space="0" w:color="auto"/>
            </w:tcBorders>
            <w:tcMar>
              <w:top w:w="100" w:type="dxa"/>
              <w:left w:w="100" w:type="dxa"/>
              <w:bottom w:w="100" w:type="dxa"/>
              <w:right w:w="100" w:type="dxa"/>
            </w:tcMar>
          </w:tcPr>
          <w:p w14:paraId="01200A90" w14:textId="77777777" w:rsidR="00EA10AA" w:rsidRPr="0030433B" w:rsidRDefault="00EA10AA" w:rsidP="00EA10AA">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 xml:space="preserve">PPF: positive prediction fraction </w:t>
            </w:r>
            <w:r w:rsidRPr="0030433B">
              <w:rPr>
                <w:rFonts w:ascii="Arial" w:hAnsi="Arial" w:cs="Arial"/>
                <w:color w:val="000000"/>
                <w:sz w:val="18"/>
                <w:szCs w:val="18"/>
              </w:rPr>
              <w:t>TP: true positives FP: false positives FN: false negatives TN: true negatives TPR: true positive rate PPV: positive predictive value MCC: Matthews correlation coefficient AURC: area under the ROC curve  AUPRC: area under the precision recall curve P(TPR): probability that the model performs better than the ML model relative to TPR. Green/red colors indicates the model with the best/worst performance given that specific metric </w:t>
            </w:r>
          </w:p>
        </w:tc>
      </w:tr>
    </w:tbl>
    <w:p w14:paraId="4237FE4C" w14:textId="3E72DCBF" w:rsidR="00DE67BB" w:rsidRPr="0040209C" w:rsidRDefault="00355961">
      <w:pPr>
        <w:widowControl w:val="0"/>
        <w:pBdr>
          <w:top w:val="nil"/>
          <w:left w:val="nil"/>
          <w:bottom w:val="nil"/>
          <w:right w:val="nil"/>
          <w:between w:val="nil"/>
        </w:pBdr>
        <w:spacing w:line="240" w:lineRule="auto"/>
        <w:ind w:left="384" w:hanging="384"/>
        <w:rPr>
          <w:lang w:val="en-GB"/>
        </w:rPr>
      </w:pPr>
      <w:r w:rsidRPr="0040209C">
        <w:rPr>
          <w:lang w:val="en-GB"/>
        </w:rPr>
        <w:br w:type="page"/>
      </w:r>
    </w:p>
    <w:p w14:paraId="09D23B81" w14:textId="6558BF38" w:rsidR="00292FCC" w:rsidRDefault="00292FCC" w:rsidP="00292FCC">
      <w:pPr>
        <w:pStyle w:val="Heading1"/>
        <w:widowControl w:val="0"/>
        <w:spacing w:line="240" w:lineRule="auto"/>
        <w:ind w:left="384"/>
        <w:rPr>
          <w:lang w:val="en-GB"/>
        </w:rPr>
      </w:pPr>
      <w:bookmarkStart w:id="34" w:name="_gjxqx8pcndq3" w:colFirst="0" w:colLast="0"/>
      <w:bookmarkEnd w:id="34"/>
      <w:r>
        <w:rPr>
          <w:lang w:val="en-GB"/>
        </w:rPr>
        <w:lastRenderedPageBreak/>
        <w:t>Figures</w:t>
      </w:r>
    </w:p>
    <w:p w14:paraId="3AA47EAE" w14:textId="77777777" w:rsidR="00292FCC" w:rsidRDefault="00292FCC" w:rsidP="00292FCC">
      <w:pPr>
        <w:rPr>
          <w:lang w:val="en-GB"/>
        </w:rPr>
      </w:pPr>
    </w:p>
    <w:p w14:paraId="344A0BC2" w14:textId="77777777" w:rsidR="00292FCC" w:rsidRDefault="00292FCC" w:rsidP="00292FCC">
      <w:pPr>
        <w:rPr>
          <w:lang w:val="en-GB"/>
        </w:rPr>
      </w:pPr>
    </w:p>
    <w:p w14:paraId="1272D5E2" w14:textId="4BC93065" w:rsidR="00292FCC" w:rsidRPr="00292FCC" w:rsidRDefault="00292FCC" w:rsidP="00292FCC">
      <w:pPr>
        <w:rPr>
          <w:lang w:val="en-GB"/>
        </w:rPr>
      </w:pPr>
      <w:r>
        <w:rPr>
          <w:noProof/>
          <w:lang w:val="en-GB"/>
        </w:rPr>
        <mc:AlternateContent>
          <mc:Choice Requires="wpg">
            <w:drawing>
              <wp:anchor distT="0" distB="0" distL="114300" distR="114300" simplePos="0" relativeHeight="251666432" behindDoc="0" locked="0" layoutInCell="1" allowOverlap="1" wp14:anchorId="58055095" wp14:editId="58B706BB">
                <wp:simplePos x="0" y="0"/>
                <wp:positionH relativeFrom="column">
                  <wp:posOffset>-38100</wp:posOffset>
                </wp:positionH>
                <wp:positionV relativeFrom="paragraph">
                  <wp:posOffset>338455</wp:posOffset>
                </wp:positionV>
                <wp:extent cx="6048375" cy="3819525"/>
                <wp:effectExtent l="0" t="0" r="9525" b="9525"/>
                <wp:wrapSquare wrapText="bothSides"/>
                <wp:docPr id="3" name="Gruppe 3"/>
                <wp:cNvGraphicFramePr/>
                <a:graphic xmlns:a="http://schemas.openxmlformats.org/drawingml/2006/main">
                  <a:graphicData uri="http://schemas.microsoft.com/office/word/2010/wordprocessingGroup">
                    <wpg:wgp>
                      <wpg:cNvGrpSpPr/>
                      <wpg:grpSpPr>
                        <a:xfrm>
                          <a:off x="0" y="0"/>
                          <a:ext cx="6048375" cy="3819525"/>
                          <a:chOff x="0" y="0"/>
                          <a:chExt cx="6048375" cy="3819525"/>
                        </a:xfrm>
                      </wpg:grpSpPr>
                      <pic:pic xmlns:pic="http://schemas.openxmlformats.org/drawingml/2006/picture">
                        <pic:nvPicPr>
                          <pic:cNvPr id="2" name="Billed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19075" y="0"/>
                            <a:ext cx="5647690" cy="2953385"/>
                          </a:xfrm>
                          <a:prstGeom prst="rect">
                            <a:avLst/>
                          </a:prstGeom>
                        </pic:spPr>
                      </pic:pic>
                      <wps:wsp>
                        <wps:cNvPr id="1" name="Tekstfelt 1"/>
                        <wps:cNvSpPr txBox="1"/>
                        <wps:spPr>
                          <a:xfrm>
                            <a:off x="0" y="3114675"/>
                            <a:ext cx="6048375" cy="704850"/>
                          </a:xfrm>
                          <a:prstGeom prst="rect">
                            <a:avLst/>
                          </a:prstGeom>
                          <a:solidFill>
                            <a:schemeClr val="lt1"/>
                          </a:solidFill>
                          <a:ln w="6350">
                            <a:noFill/>
                          </a:ln>
                        </wps:spPr>
                        <wps:txbx>
                          <w:txbxContent>
                            <w:p w14:paraId="447031D2" w14:textId="0F6F2E50" w:rsidR="00C54D28" w:rsidRPr="00970E8C" w:rsidRDefault="00C54D28" w:rsidP="00292FCC">
                              <w:pPr>
                                <w:rPr>
                                  <w:sz w:val="12"/>
                                  <w:szCs w:val="12"/>
                                </w:rPr>
                              </w:pPr>
                              <w:r>
                                <w:rPr>
                                  <w:color w:val="000000"/>
                                  <w:sz w:val="18"/>
                                  <w:szCs w:val="18"/>
                                </w:rPr>
                                <w:t>Figure 1a</w:t>
                              </w:r>
                              <w:r w:rsidRPr="00970E8C">
                                <w:rPr>
                                  <w:color w:val="000000"/>
                                  <w:sz w:val="18"/>
                                  <w:szCs w:val="18"/>
                                </w:rPr>
                                <w:t xml:space="preserve">) Distribution of risk scores for </w:t>
                              </w:r>
                              <w:r>
                                <w:rPr>
                                  <w:color w:val="000000"/>
                                  <w:sz w:val="18"/>
                                  <w:szCs w:val="18"/>
                                </w:rPr>
                                <w:t xml:space="preserve">patients +/- outcome A. </w:t>
                              </w:r>
                              <w:r w:rsidRPr="00970E8C">
                                <w:rPr>
                                  <w:color w:val="000000"/>
                                  <w:sz w:val="18"/>
                                  <w:szCs w:val="18"/>
                                </w:rPr>
                                <w:t xml:space="preserve">The dashed lines </w:t>
                              </w:r>
                              <w:proofErr w:type="gramStart"/>
                              <w:r w:rsidRPr="00970E8C">
                                <w:rPr>
                                  <w:color w:val="000000"/>
                                  <w:sz w:val="18"/>
                                  <w:szCs w:val="18"/>
                                </w:rPr>
                                <w:t>shows</w:t>
                              </w:r>
                              <w:proofErr w:type="gramEnd"/>
                              <w:r w:rsidRPr="00970E8C">
                                <w:rPr>
                                  <w:color w:val="000000"/>
                                  <w:sz w:val="18"/>
                                  <w:szCs w:val="18"/>
                                </w:rPr>
                                <w:t xml:space="preserve"> the classification threshold of 20% PPF.</w:t>
                              </w:r>
                              <w:r>
                                <w:rPr>
                                  <w:color w:val="000000"/>
                                  <w:sz w:val="18"/>
                                  <w:szCs w:val="18"/>
                                </w:rPr>
                                <w:t xml:space="preserve"> Figure</w:t>
                              </w:r>
                              <w:r w:rsidRPr="00970E8C">
                                <w:rPr>
                                  <w:color w:val="000000"/>
                                  <w:sz w:val="18"/>
                                  <w:szCs w:val="18"/>
                                </w:rPr>
                                <w:t xml:space="preserve"> </w:t>
                              </w:r>
                              <w:r>
                                <w:rPr>
                                  <w:color w:val="000000"/>
                                  <w:sz w:val="18"/>
                                  <w:szCs w:val="18"/>
                                </w:rPr>
                                <w:t>1b</w:t>
                              </w:r>
                              <w:r w:rsidRPr="00970E8C">
                                <w:rPr>
                                  <w:color w:val="000000"/>
                                  <w:sz w:val="18"/>
                                  <w:szCs w:val="18"/>
                                </w:rPr>
                                <w:t>) ROC curve</w:t>
                              </w:r>
                              <w:r>
                                <w:rPr>
                                  <w:color w:val="000000"/>
                                  <w:sz w:val="18"/>
                                  <w:szCs w:val="18"/>
                                </w:rPr>
                                <w:t>s</w:t>
                              </w:r>
                              <w:r w:rsidRPr="00970E8C">
                                <w:rPr>
                                  <w:color w:val="000000"/>
                                  <w:sz w:val="18"/>
                                  <w:szCs w:val="18"/>
                                </w:rPr>
                                <w:t xml:space="preserve"> for </w:t>
                              </w:r>
                              <w:r>
                                <w:rPr>
                                  <w:color w:val="000000"/>
                                  <w:sz w:val="18"/>
                                  <w:szCs w:val="18"/>
                                </w:rPr>
                                <w:t>complete machine learning model</w:t>
                              </w:r>
                              <w:r w:rsidRPr="00970E8C">
                                <w:rPr>
                                  <w:color w:val="000000"/>
                                  <w:sz w:val="18"/>
                                  <w:szCs w:val="18"/>
                                </w:rPr>
                                <w:t xml:space="preserve"> (</w:t>
                              </w:r>
                              <w:proofErr w:type="spellStart"/>
                              <w:r w:rsidRPr="00970E8C">
                                <w:rPr>
                                  <w:color w:val="000000"/>
                                  <w:sz w:val="18"/>
                                  <w:szCs w:val="18"/>
                                </w:rPr>
                                <w:t>ML</w:t>
                              </w:r>
                              <w:r>
                                <w:rPr>
                                  <w:color w:val="000000"/>
                                  <w:sz w:val="18"/>
                                  <w:szCs w:val="18"/>
                                </w:rPr>
                                <w:t>_all</w:t>
                              </w:r>
                              <w:proofErr w:type="spellEnd"/>
                              <w:r w:rsidRPr="00970E8C">
                                <w:rPr>
                                  <w:color w:val="000000"/>
                                  <w:sz w:val="18"/>
                                  <w:szCs w:val="18"/>
                                </w:rPr>
                                <w:t xml:space="preserve">), </w:t>
                              </w:r>
                              <w:r>
                                <w:rPr>
                                  <w:color w:val="000000"/>
                                  <w:sz w:val="18"/>
                                  <w:szCs w:val="18"/>
                                </w:rPr>
                                <w:t xml:space="preserve">complete </w:t>
                              </w:r>
                              <w:r w:rsidRPr="00970E8C">
                                <w:rPr>
                                  <w:color w:val="000000"/>
                                  <w:sz w:val="18"/>
                                  <w:szCs w:val="18"/>
                                </w:rPr>
                                <w:t>logistic regression</w:t>
                              </w:r>
                              <w:r>
                                <w:rPr>
                                  <w:color w:val="000000"/>
                                  <w:sz w:val="18"/>
                                  <w:szCs w:val="18"/>
                                </w:rPr>
                                <w:t xml:space="preserve"> model</w:t>
                              </w:r>
                              <w:r w:rsidRPr="00970E8C">
                                <w:rPr>
                                  <w:color w:val="000000"/>
                                  <w:sz w:val="18"/>
                                  <w:szCs w:val="18"/>
                                </w:rPr>
                                <w:t xml:space="preserve"> (</w:t>
                              </w:r>
                              <w:proofErr w:type="spellStart"/>
                              <w:r w:rsidRPr="00970E8C">
                                <w:rPr>
                                  <w:color w:val="000000"/>
                                  <w:sz w:val="18"/>
                                  <w:szCs w:val="18"/>
                                </w:rPr>
                                <w:t>LR</w:t>
                              </w:r>
                              <w:r>
                                <w:rPr>
                                  <w:color w:val="000000"/>
                                  <w:sz w:val="18"/>
                                  <w:szCs w:val="18"/>
                                </w:rPr>
                                <w:t>_all</w:t>
                              </w:r>
                              <w:proofErr w:type="spellEnd"/>
                              <w:r w:rsidRPr="00970E8C">
                                <w:rPr>
                                  <w:color w:val="000000"/>
                                  <w:sz w:val="18"/>
                                  <w:szCs w:val="18"/>
                                </w:rPr>
                                <w:t xml:space="preserve">) , </w:t>
                              </w:r>
                              <w:r>
                                <w:rPr>
                                  <w:color w:val="000000"/>
                                  <w:sz w:val="18"/>
                                  <w:szCs w:val="18"/>
                                </w:rPr>
                                <w:t xml:space="preserve">parsimonious </w:t>
                              </w:r>
                              <w:r w:rsidRPr="00970E8C">
                                <w:rPr>
                                  <w:color w:val="000000"/>
                                  <w:sz w:val="18"/>
                                  <w:szCs w:val="18"/>
                                </w:rPr>
                                <w:t xml:space="preserve">machine learning </w:t>
                              </w:r>
                              <w:r>
                                <w:rPr>
                                  <w:color w:val="000000"/>
                                  <w:sz w:val="18"/>
                                  <w:szCs w:val="18"/>
                                </w:rPr>
                                <w:t>model</w:t>
                              </w:r>
                              <w:r w:rsidRPr="00970E8C">
                                <w:rPr>
                                  <w:color w:val="000000"/>
                                  <w:sz w:val="18"/>
                                  <w:szCs w:val="18"/>
                                </w:rPr>
                                <w:t xml:space="preserve"> (ML</w:t>
                              </w:r>
                              <w:r>
                                <w:rPr>
                                  <w:color w:val="000000"/>
                                  <w:sz w:val="18"/>
                                  <w:szCs w:val="18"/>
                                </w:rPr>
                                <w:t>_</w:t>
                              </w:r>
                              <w:r w:rsidRPr="00970E8C">
                                <w:rPr>
                                  <w:color w:val="000000"/>
                                  <w:sz w:val="18"/>
                                  <w:szCs w:val="18"/>
                                </w:rPr>
                                <w:t xml:space="preserve">10), </w:t>
                              </w:r>
                              <w:r>
                                <w:rPr>
                                  <w:color w:val="000000"/>
                                  <w:sz w:val="18"/>
                                  <w:szCs w:val="18"/>
                                </w:rPr>
                                <w:t xml:space="preserve">parsimonious </w:t>
                              </w:r>
                              <w:r w:rsidRPr="00970E8C">
                                <w:rPr>
                                  <w:color w:val="000000"/>
                                  <w:sz w:val="18"/>
                                  <w:szCs w:val="18"/>
                                </w:rPr>
                                <w:t>logistic regression</w:t>
                              </w:r>
                              <w:r>
                                <w:rPr>
                                  <w:color w:val="000000"/>
                                  <w:sz w:val="18"/>
                                  <w:szCs w:val="18"/>
                                </w:rPr>
                                <w:t xml:space="preserve">  model</w:t>
                              </w:r>
                              <w:r w:rsidRPr="00970E8C">
                                <w:rPr>
                                  <w:color w:val="000000"/>
                                  <w:sz w:val="18"/>
                                  <w:szCs w:val="18"/>
                                </w:rPr>
                                <w:t xml:space="preserve"> (LR</w:t>
                              </w:r>
                              <w:r>
                                <w:rPr>
                                  <w:color w:val="000000"/>
                                  <w:sz w:val="18"/>
                                  <w:szCs w:val="18"/>
                                </w:rPr>
                                <w:t>_</w:t>
                              </w:r>
                              <w:r w:rsidRPr="00970E8C">
                                <w:rPr>
                                  <w:color w:val="000000"/>
                                  <w:sz w:val="18"/>
                                  <w:szCs w:val="18"/>
                                </w:rPr>
                                <w:t>10), machine learning using</w:t>
                              </w:r>
                              <w:r>
                                <w:rPr>
                                  <w:color w:val="000000"/>
                                  <w:sz w:val="18"/>
                                  <w:szCs w:val="18"/>
                                </w:rPr>
                                <w:t xml:space="preserve"> without age</w:t>
                              </w:r>
                              <w:r w:rsidRPr="00970E8C">
                                <w:rPr>
                                  <w:color w:val="000000"/>
                                  <w:sz w:val="18"/>
                                  <w:szCs w:val="18"/>
                                </w:rPr>
                                <w:t xml:space="preserve"> (</w:t>
                              </w:r>
                              <w:proofErr w:type="spellStart"/>
                              <w:r w:rsidRPr="00970E8C">
                                <w:rPr>
                                  <w:color w:val="000000"/>
                                  <w:sz w:val="18"/>
                                  <w:szCs w:val="18"/>
                                </w:rPr>
                                <w:t>ML</w:t>
                              </w:r>
                              <w:r>
                                <w:rPr>
                                  <w:color w:val="000000"/>
                                  <w:sz w:val="18"/>
                                  <w:szCs w:val="18"/>
                                </w:rPr>
                                <w:t>_</w:t>
                              </w:r>
                              <w:r w:rsidRPr="00970E8C">
                                <w:rPr>
                                  <w:color w:val="000000"/>
                                  <w:sz w:val="18"/>
                                  <w:szCs w:val="18"/>
                                </w:rPr>
                                <w:t>NoAge</w:t>
                              </w:r>
                              <w:proofErr w:type="spellEnd"/>
                              <w:r w:rsidRPr="00970E8C">
                                <w:rPr>
                                  <w:color w:val="000000"/>
                                  <w:sz w:val="18"/>
                                  <w:szCs w:val="18"/>
                                </w:rPr>
                                <w:t>)</w:t>
                              </w:r>
                              <w:r>
                                <w:rPr>
                                  <w:color w:val="000000"/>
                                  <w:sz w:val="18"/>
                                  <w:szCs w:val="18"/>
                                </w:rPr>
                                <w:t xml:space="preserve"> and the</w:t>
                              </w:r>
                              <w:r w:rsidRPr="00970E8C">
                                <w:rPr>
                                  <w:color w:val="000000"/>
                                  <w:sz w:val="18"/>
                                  <w:szCs w:val="18"/>
                                </w:rPr>
                                <w:t xml:space="preserve"> model</w:t>
                              </w:r>
                              <w:r>
                                <w:rPr>
                                  <w:color w:val="000000"/>
                                  <w:sz w:val="18"/>
                                  <w:szCs w:val="18"/>
                                </w:rPr>
                                <w:t xml:space="preserve"> age</w:t>
                              </w:r>
                              <w:r w:rsidRPr="00970E8C">
                                <w:rPr>
                                  <w:color w:val="000000"/>
                                  <w:sz w:val="18"/>
                                  <w:szCs w:val="18"/>
                                </w:rPr>
                                <w:t xml:space="preserve"> only</w:t>
                              </w:r>
                              <w:r>
                                <w:rPr>
                                  <w:color w:val="000000"/>
                                  <w:sz w:val="18"/>
                                  <w:szCs w:val="18"/>
                                </w:rPr>
                                <w:t xml:space="preserve"> model</w:t>
                              </w:r>
                              <w:r w:rsidRPr="00970E8C">
                                <w:rPr>
                                  <w:color w:val="000000"/>
                                  <w:sz w:val="18"/>
                                  <w:szCs w:val="18"/>
                                </w:rPr>
                                <w:t xml:space="preserve"> (Age).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055095" id="Gruppe 3" o:spid="_x0000_s1026" style="position:absolute;margin-left:-3pt;margin-top:26.65pt;width:476.25pt;height:300.75pt;z-index:251666432" coordsize="60483,381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2" o:spid="_x0000_s1027" type="#_x0000_t75" style="position:absolute;left:2190;width:56477;height:295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">
                  <v:imagedata r:id="rId12" o:title=""/>
                </v:shape>
                <v:shapetype id="_x0000_t202" coordsize="21600,21600" o:spt="202" path="m,l,21600r21600,l21600,xe">
                  <v:stroke joinstyle="miter"/>
                  <v:path gradientshapeok="t" o:connecttype="rect"/>
                </v:shapetype>
                <v:shape id="Tekstfelt 1" o:spid="_x0000_s1028" type="#_x0000_t202" style="position:absolute;top:31146;width:60483;height:70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" fillcolor="white [3201]" stroked="f" strokeweight=".5pt">
                  <v:textbox>
                    <w:txbxContent>
                      <w:p w14:paraId="447031D2" w14:textId="0F6F2E50" w:rsidR="00C54D28" w:rsidRPr="00970E8C" w:rsidRDefault="00C54D28" w:rsidP="00292FCC">
                        <w:pPr>
                          <w:rPr>
                            <w:sz w:val="12"/>
                            <w:szCs w:val="12"/>
                          </w:rPr>
                        </w:pPr>
                        <w:r>
                          <w:rPr>
                            <w:color w:val="000000"/>
                            <w:sz w:val="18"/>
                            <w:szCs w:val="18"/>
                          </w:rPr>
                          <w:t>Figure 1a</w:t>
                        </w:r>
                        <w:r w:rsidRPr="00970E8C">
                          <w:rPr>
                            <w:color w:val="000000"/>
                            <w:sz w:val="18"/>
                            <w:szCs w:val="18"/>
                          </w:rPr>
                          <w:t xml:space="preserve">) Distribution of risk scores for </w:t>
                        </w:r>
                        <w:r>
                          <w:rPr>
                            <w:color w:val="000000"/>
                            <w:sz w:val="18"/>
                            <w:szCs w:val="18"/>
                          </w:rPr>
                          <w:t xml:space="preserve">patients +/- outcome A. </w:t>
                        </w:r>
                        <w:r w:rsidRPr="00970E8C">
                          <w:rPr>
                            <w:color w:val="000000"/>
                            <w:sz w:val="18"/>
                            <w:szCs w:val="18"/>
                          </w:rPr>
                          <w:t xml:space="preserve">The dashed lines </w:t>
                        </w:r>
                        <w:proofErr w:type="gramStart"/>
                        <w:r w:rsidRPr="00970E8C">
                          <w:rPr>
                            <w:color w:val="000000"/>
                            <w:sz w:val="18"/>
                            <w:szCs w:val="18"/>
                          </w:rPr>
                          <w:t>shows</w:t>
                        </w:r>
                        <w:proofErr w:type="gramEnd"/>
                        <w:r w:rsidRPr="00970E8C">
                          <w:rPr>
                            <w:color w:val="000000"/>
                            <w:sz w:val="18"/>
                            <w:szCs w:val="18"/>
                          </w:rPr>
                          <w:t xml:space="preserve"> the classification threshold of 20% PPF.</w:t>
                        </w:r>
                        <w:r>
                          <w:rPr>
                            <w:color w:val="000000"/>
                            <w:sz w:val="18"/>
                            <w:szCs w:val="18"/>
                          </w:rPr>
                          <w:t xml:space="preserve"> Figure</w:t>
                        </w:r>
                        <w:r w:rsidRPr="00970E8C">
                          <w:rPr>
                            <w:color w:val="000000"/>
                            <w:sz w:val="18"/>
                            <w:szCs w:val="18"/>
                          </w:rPr>
                          <w:t xml:space="preserve"> </w:t>
                        </w:r>
                        <w:r>
                          <w:rPr>
                            <w:color w:val="000000"/>
                            <w:sz w:val="18"/>
                            <w:szCs w:val="18"/>
                          </w:rPr>
                          <w:t>1b</w:t>
                        </w:r>
                        <w:r w:rsidRPr="00970E8C">
                          <w:rPr>
                            <w:color w:val="000000"/>
                            <w:sz w:val="18"/>
                            <w:szCs w:val="18"/>
                          </w:rPr>
                          <w:t>) ROC curve</w:t>
                        </w:r>
                        <w:r>
                          <w:rPr>
                            <w:color w:val="000000"/>
                            <w:sz w:val="18"/>
                            <w:szCs w:val="18"/>
                          </w:rPr>
                          <w:t>s</w:t>
                        </w:r>
                        <w:r w:rsidRPr="00970E8C">
                          <w:rPr>
                            <w:color w:val="000000"/>
                            <w:sz w:val="18"/>
                            <w:szCs w:val="18"/>
                          </w:rPr>
                          <w:t xml:space="preserve"> for </w:t>
                        </w:r>
                        <w:r>
                          <w:rPr>
                            <w:color w:val="000000"/>
                            <w:sz w:val="18"/>
                            <w:szCs w:val="18"/>
                          </w:rPr>
                          <w:t>complete machine learning model</w:t>
                        </w:r>
                        <w:r w:rsidRPr="00970E8C">
                          <w:rPr>
                            <w:color w:val="000000"/>
                            <w:sz w:val="18"/>
                            <w:szCs w:val="18"/>
                          </w:rPr>
                          <w:t xml:space="preserve"> (</w:t>
                        </w:r>
                        <w:proofErr w:type="spellStart"/>
                        <w:r w:rsidRPr="00970E8C">
                          <w:rPr>
                            <w:color w:val="000000"/>
                            <w:sz w:val="18"/>
                            <w:szCs w:val="18"/>
                          </w:rPr>
                          <w:t>ML</w:t>
                        </w:r>
                        <w:r>
                          <w:rPr>
                            <w:color w:val="000000"/>
                            <w:sz w:val="18"/>
                            <w:szCs w:val="18"/>
                          </w:rPr>
                          <w:t>_all</w:t>
                        </w:r>
                        <w:proofErr w:type="spellEnd"/>
                        <w:r w:rsidRPr="00970E8C">
                          <w:rPr>
                            <w:color w:val="000000"/>
                            <w:sz w:val="18"/>
                            <w:szCs w:val="18"/>
                          </w:rPr>
                          <w:t xml:space="preserve">), </w:t>
                        </w:r>
                        <w:r>
                          <w:rPr>
                            <w:color w:val="000000"/>
                            <w:sz w:val="18"/>
                            <w:szCs w:val="18"/>
                          </w:rPr>
                          <w:t xml:space="preserve">complete </w:t>
                        </w:r>
                        <w:r w:rsidRPr="00970E8C">
                          <w:rPr>
                            <w:color w:val="000000"/>
                            <w:sz w:val="18"/>
                            <w:szCs w:val="18"/>
                          </w:rPr>
                          <w:t>logistic regression</w:t>
                        </w:r>
                        <w:r>
                          <w:rPr>
                            <w:color w:val="000000"/>
                            <w:sz w:val="18"/>
                            <w:szCs w:val="18"/>
                          </w:rPr>
                          <w:t xml:space="preserve"> model</w:t>
                        </w:r>
                        <w:r w:rsidRPr="00970E8C">
                          <w:rPr>
                            <w:color w:val="000000"/>
                            <w:sz w:val="18"/>
                            <w:szCs w:val="18"/>
                          </w:rPr>
                          <w:t xml:space="preserve"> (</w:t>
                        </w:r>
                        <w:proofErr w:type="spellStart"/>
                        <w:r w:rsidRPr="00970E8C">
                          <w:rPr>
                            <w:color w:val="000000"/>
                            <w:sz w:val="18"/>
                            <w:szCs w:val="18"/>
                          </w:rPr>
                          <w:t>LR</w:t>
                        </w:r>
                        <w:r>
                          <w:rPr>
                            <w:color w:val="000000"/>
                            <w:sz w:val="18"/>
                            <w:szCs w:val="18"/>
                          </w:rPr>
                          <w:t>_all</w:t>
                        </w:r>
                        <w:proofErr w:type="spellEnd"/>
                        <w:r w:rsidRPr="00970E8C">
                          <w:rPr>
                            <w:color w:val="000000"/>
                            <w:sz w:val="18"/>
                            <w:szCs w:val="18"/>
                          </w:rPr>
                          <w:t xml:space="preserve">) , </w:t>
                        </w:r>
                        <w:r>
                          <w:rPr>
                            <w:color w:val="000000"/>
                            <w:sz w:val="18"/>
                            <w:szCs w:val="18"/>
                          </w:rPr>
                          <w:t xml:space="preserve">parsimonious </w:t>
                        </w:r>
                        <w:r w:rsidRPr="00970E8C">
                          <w:rPr>
                            <w:color w:val="000000"/>
                            <w:sz w:val="18"/>
                            <w:szCs w:val="18"/>
                          </w:rPr>
                          <w:t xml:space="preserve">machine learning </w:t>
                        </w:r>
                        <w:r>
                          <w:rPr>
                            <w:color w:val="000000"/>
                            <w:sz w:val="18"/>
                            <w:szCs w:val="18"/>
                          </w:rPr>
                          <w:t>model</w:t>
                        </w:r>
                        <w:r w:rsidRPr="00970E8C">
                          <w:rPr>
                            <w:color w:val="000000"/>
                            <w:sz w:val="18"/>
                            <w:szCs w:val="18"/>
                          </w:rPr>
                          <w:t xml:space="preserve"> (ML</w:t>
                        </w:r>
                        <w:r>
                          <w:rPr>
                            <w:color w:val="000000"/>
                            <w:sz w:val="18"/>
                            <w:szCs w:val="18"/>
                          </w:rPr>
                          <w:t>_</w:t>
                        </w:r>
                        <w:r w:rsidRPr="00970E8C">
                          <w:rPr>
                            <w:color w:val="000000"/>
                            <w:sz w:val="18"/>
                            <w:szCs w:val="18"/>
                          </w:rPr>
                          <w:t xml:space="preserve">10), </w:t>
                        </w:r>
                        <w:r>
                          <w:rPr>
                            <w:color w:val="000000"/>
                            <w:sz w:val="18"/>
                            <w:szCs w:val="18"/>
                          </w:rPr>
                          <w:t xml:space="preserve">parsimonious </w:t>
                        </w:r>
                        <w:r w:rsidRPr="00970E8C">
                          <w:rPr>
                            <w:color w:val="000000"/>
                            <w:sz w:val="18"/>
                            <w:szCs w:val="18"/>
                          </w:rPr>
                          <w:t>logistic regression</w:t>
                        </w:r>
                        <w:r>
                          <w:rPr>
                            <w:color w:val="000000"/>
                            <w:sz w:val="18"/>
                            <w:szCs w:val="18"/>
                          </w:rPr>
                          <w:t xml:space="preserve">  model</w:t>
                        </w:r>
                        <w:r w:rsidRPr="00970E8C">
                          <w:rPr>
                            <w:color w:val="000000"/>
                            <w:sz w:val="18"/>
                            <w:szCs w:val="18"/>
                          </w:rPr>
                          <w:t xml:space="preserve"> (LR</w:t>
                        </w:r>
                        <w:r>
                          <w:rPr>
                            <w:color w:val="000000"/>
                            <w:sz w:val="18"/>
                            <w:szCs w:val="18"/>
                          </w:rPr>
                          <w:t>_</w:t>
                        </w:r>
                        <w:r w:rsidRPr="00970E8C">
                          <w:rPr>
                            <w:color w:val="000000"/>
                            <w:sz w:val="18"/>
                            <w:szCs w:val="18"/>
                          </w:rPr>
                          <w:t>10), machine learning using</w:t>
                        </w:r>
                        <w:r>
                          <w:rPr>
                            <w:color w:val="000000"/>
                            <w:sz w:val="18"/>
                            <w:szCs w:val="18"/>
                          </w:rPr>
                          <w:t xml:space="preserve"> without age</w:t>
                        </w:r>
                        <w:r w:rsidRPr="00970E8C">
                          <w:rPr>
                            <w:color w:val="000000"/>
                            <w:sz w:val="18"/>
                            <w:szCs w:val="18"/>
                          </w:rPr>
                          <w:t xml:space="preserve"> (</w:t>
                        </w:r>
                        <w:proofErr w:type="spellStart"/>
                        <w:r w:rsidRPr="00970E8C">
                          <w:rPr>
                            <w:color w:val="000000"/>
                            <w:sz w:val="18"/>
                            <w:szCs w:val="18"/>
                          </w:rPr>
                          <w:t>ML</w:t>
                        </w:r>
                        <w:r>
                          <w:rPr>
                            <w:color w:val="000000"/>
                            <w:sz w:val="18"/>
                            <w:szCs w:val="18"/>
                          </w:rPr>
                          <w:t>_</w:t>
                        </w:r>
                        <w:r w:rsidRPr="00970E8C">
                          <w:rPr>
                            <w:color w:val="000000"/>
                            <w:sz w:val="18"/>
                            <w:szCs w:val="18"/>
                          </w:rPr>
                          <w:t>NoAge</w:t>
                        </w:r>
                        <w:proofErr w:type="spellEnd"/>
                        <w:r w:rsidRPr="00970E8C">
                          <w:rPr>
                            <w:color w:val="000000"/>
                            <w:sz w:val="18"/>
                            <w:szCs w:val="18"/>
                          </w:rPr>
                          <w:t>)</w:t>
                        </w:r>
                        <w:r>
                          <w:rPr>
                            <w:color w:val="000000"/>
                            <w:sz w:val="18"/>
                            <w:szCs w:val="18"/>
                          </w:rPr>
                          <w:t xml:space="preserve"> and the</w:t>
                        </w:r>
                        <w:r w:rsidRPr="00970E8C">
                          <w:rPr>
                            <w:color w:val="000000"/>
                            <w:sz w:val="18"/>
                            <w:szCs w:val="18"/>
                          </w:rPr>
                          <w:t xml:space="preserve"> model</w:t>
                        </w:r>
                        <w:r>
                          <w:rPr>
                            <w:color w:val="000000"/>
                            <w:sz w:val="18"/>
                            <w:szCs w:val="18"/>
                          </w:rPr>
                          <w:t xml:space="preserve"> age</w:t>
                        </w:r>
                        <w:r w:rsidRPr="00970E8C">
                          <w:rPr>
                            <w:color w:val="000000"/>
                            <w:sz w:val="18"/>
                            <w:szCs w:val="18"/>
                          </w:rPr>
                          <w:t xml:space="preserve"> only</w:t>
                        </w:r>
                        <w:r>
                          <w:rPr>
                            <w:color w:val="000000"/>
                            <w:sz w:val="18"/>
                            <w:szCs w:val="18"/>
                          </w:rPr>
                          <w:t xml:space="preserve"> model</w:t>
                        </w:r>
                        <w:r w:rsidRPr="00970E8C">
                          <w:rPr>
                            <w:color w:val="000000"/>
                            <w:sz w:val="18"/>
                            <w:szCs w:val="18"/>
                          </w:rPr>
                          <w:t xml:space="preserve"> (Age).</w:t>
                        </w:r>
                      </w:p>
                    </w:txbxContent>
                  </v:textbox>
                </v:shape>
                <w10:wrap type="square"/>
              </v:group>
            </w:pict>
          </mc:Fallback>
        </mc:AlternateContent>
      </w:r>
      <w:r>
        <w:rPr>
          <w:lang w:val="en-GB"/>
        </w:rPr>
        <w:t>Figure 1a+b</w:t>
      </w:r>
    </w:p>
    <w:p w14:paraId="05A6ECF1" w14:textId="77777777" w:rsidR="00DA5123" w:rsidRDefault="00DA5123">
      <w:pPr>
        <w:rPr>
          <w:lang w:val="en-GB"/>
        </w:rPr>
      </w:pPr>
      <w:r>
        <w:rPr>
          <w:lang w:val="en-GB"/>
        </w:rPr>
        <w:br w:type="page"/>
      </w:r>
    </w:p>
    <w:p w14:paraId="3F5B49DA" w14:textId="099ABDE5" w:rsidR="00DA5123" w:rsidRPr="00DA5123" w:rsidRDefault="00DA5123" w:rsidP="008C11DA">
      <w:pPr>
        <w:pStyle w:val="NormalWeb"/>
        <w:spacing w:before="0" w:beforeAutospacing="0" w:after="0" w:afterAutospacing="0"/>
        <w:ind w:left="720" w:hanging="720"/>
        <w:rPr>
          <w:lang w:val="en-GB"/>
        </w:rPr>
      </w:pPr>
      <w:r w:rsidRPr="000E4E6D">
        <w:rPr>
          <w:rFonts w:ascii="Arial" w:hAnsi="Arial" w:cs="Arial"/>
          <w:sz w:val="22"/>
          <w:szCs w:val="22"/>
          <w:lang w:val="en-GB"/>
        </w:rPr>
        <w:lastRenderedPageBreak/>
        <w:t>Figure 2a+b</w:t>
      </w:r>
      <w:r>
        <w:rPr>
          <w:noProof/>
          <w:lang w:val="en-GB"/>
        </w:rPr>
        <w:drawing>
          <wp:inline distT="0" distB="0" distL="0" distR="0" wp14:anchorId="0832F6FA" wp14:editId="55BE0E3E">
            <wp:extent cx="6236043" cy="3464468"/>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7190" cy="3470661"/>
                    </a:xfrm>
                    <a:prstGeom prst="rect">
                      <a:avLst/>
                    </a:prstGeom>
                  </pic:spPr>
                </pic:pic>
              </a:graphicData>
            </a:graphic>
          </wp:inline>
        </w:drawing>
      </w:r>
      <w:r w:rsidRPr="00DA5123">
        <w:rPr>
          <w:rFonts w:ascii="Arial" w:hAnsi="Arial" w:cs="Arial"/>
          <w:color w:val="000000"/>
          <w:sz w:val="20"/>
          <w:szCs w:val="20"/>
        </w:rPr>
        <w:t xml:space="preserve"> </w:t>
      </w:r>
      <w:r>
        <w:rPr>
          <w:rFonts w:ascii="Arial" w:hAnsi="Arial" w:cs="Arial"/>
          <w:color w:val="000000"/>
          <w:sz w:val="20"/>
          <w:szCs w:val="20"/>
        </w:rPr>
        <w:t>a</w:t>
      </w:r>
      <w:r w:rsidRPr="00DA5123">
        <w:rPr>
          <w:rFonts w:ascii="Arial" w:hAnsi="Arial" w:cs="Arial"/>
          <w:color w:val="000000"/>
          <w:sz w:val="20"/>
          <w:szCs w:val="20"/>
        </w:rPr>
        <w:t xml:space="preserve">) The overall importance of the </w:t>
      </w:r>
      <w:r>
        <w:rPr>
          <w:rFonts w:ascii="Arial" w:hAnsi="Arial" w:cs="Arial"/>
          <w:color w:val="000000"/>
          <w:sz w:val="20"/>
          <w:szCs w:val="20"/>
        </w:rPr>
        <w:t>10 most important</w:t>
      </w:r>
      <w:r w:rsidRPr="00DA5123">
        <w:rPr>
          <w:rFonts w:ascii="Arial" w:hAnsi="Arial" w:cs="Arial"/>
          <w:color w:val="000000"/>
          <w:sz w:val="20"/>
          <w:szCs w:val="20"/>
        </w:rPr>
        <w:t xml:space="preserve"> variables measured by the SHAP values for both the ML and LR models</w:t>
      </w:r>
      <w:r>
        <w:rPr>
          <w:rFonts w:ascii="Arial" w:hAnsi="Arial" w:cs="Arial"/>
          <w:color w:val="000000"/>
          <w:sz w:val="20"/>
          <w:szCs w:val="20"/>
        </w:rPr>
        <w:t>. T</w:t>
      </w:r>
      <w:r w:rsidRPr="00DA5123">
        <w:rPr>
          <w:rFonts w:ascii="Arial" w:hAnsi="Arial" w:cs="Arial"/>
          <w:color w:val="000000"/>
          <w:sz w:val="20"/>
          <w:szCs w:val="20"/>
        </w:rPr>
        <w:t xml:space="preserve">he </w:t>
      </w:r>
      <w:r>
        <w:rPr>
          <w:rFonts w:ascii="Arial" w:hAnsi="Arial" w:cs="Arial"/>
          <w:color w:val="000000"/>
          <w:sz w:val="20"/>
          <w:szCs w:val="20"/>
        </w:rPr>
        <w:t>contributions</w:t>
      </w:r>
      <w:r w:rsidRPr="00DA5123">
        <w:rPr>
          <w:rFonts w:ascii="Arial" w:hAnsi="Arial" w:cs="Arial"/>
          <w:color w:val="000000"/>
          <w:sz w:val="20"/>
          <w:szCs w:val="20"/>
        </w:rPr>
        <w:t xml:space="preserve"> of the </w:t>
      </w:r>
      <w:r>
        <w:rPr>
          <w:rFonts w:ascii="Arial" w:hAnsi="Arial" w:cs="Arial"/>
          <w:color w:val="000000"/>
          <w:sz w:val="20"/>
          <w:szCs w:val="20"/>
        </w:rPr>
        <w:t>remaining variables are summed</w:t>
      </w:r>
      <w:r w:rsidRPr="00DA5123">
        <w:rPr>
          <w:rFonts w:ascii="Arial" w:hAnsi="Arial" w:cs="Arial"/>
          <w:color w:val="000000"/>
          <w:sz w:val="20"/>
          <w:szCs w:val="20"/>
        </w:rPr>
        <w:t xml:space="preserve"> in the “overflow” bar. </w:t>
      </w:r>
      <w:commentRangeStart w:id="35"/>
      <w:r>
        <w:rPr>
          <w:rFonts w:ascii="Arial" w:hAnsi="Arial" w:cs="Arial"/>
          <w:color w:val="000000"/>
          <w:sz w:val="20"/>
          <w:szCs w:val="20"/>
        </w:rPr>
        <w:t>b)</w:t>
      </w:r>
      <w:r w:rsidRPr="00DA5123">
        <w:rPr>
          <w:rFonts w:ascii="Arial" w:hAnsi="Arial" w:cs="Arial"/>
          <w:color w:val="000000"/>
          <w:sz w:val="20"/>
          <w:szCs w:val="20"/>
        </w:rPr>
        <w:t xml:space="preserve"> The SHAP values for the ML model. Each individual point is a patient. The horizontal position is determined by the SHAP value and the color is related to the value of the variable. In addition to the overall importance of the different variables, this plot also shows the direction of the effect.</w:t>
      </w:r>
      <w:commentRangeEnd w:id="35"/>
      <w:r w:rsidR="000E4E6D">
        <w:rPr>
          <w:rStyle w:val="CommentReference"/>
          <w:rFonts w:ascii="Arial" w:eastAsia="Arial" w:hAnsi="Arial" w:cs="Arial"/>
          <w:lang w:val="en"/>
        </w:rPr>
        <w:commentReference w:id="35"/>
      </w:r>
    </w:p>
    <w:p w14:paraId="56315C70" w14:textId="77777777" w:rsidR="00DA5123" w:rsidRDefault="00DA5123">
      <w:pPr>
        <w:rPr>
          <w:rFonts w:eastAsia="Times New Roman"/>
          <w:sz w:val="24"/>
          <w:szCs w:val="24"/>
          <w:lang w:val="en-GB"/>
        </w:rPr>
      </w:pPr>
      <w:r>
        <w:rPr>
          <w:lang w:val="en-GB"/>
        </w:rPr>
        <w:br w:type="page"/>
      </w:r>
    </w:p>
    <w:p w14:paraId="3B13DF6A" w14:textId="470998A2" w:rsidR="00DA5123" w:rsidRPr="00DA5123" w:rsidRDefault="00EE735E" w:rsidP="00DA5123">
      <w:pPr>
        <w:pStyle w:val="NormalWeb"/>
        <w:spacing w:before="0" w:beforeAutospacing="0" w:after="0" w:afterAutospacing="0"/>
        <w:rPr>
          <w:rFonts w:ascii="Arial" w:hAnsi="Arial" w:cs="Arial"/>
          <w:lang w:val="en-GB"/>
        </w:rPr>
      </w:pPr>
      <w:r w:rsidRPr="00DA5123">
        <w:rPr>
          <w:rFonts w:ascii="Arial" w:hAnsi="Arial" w:cs="Arial"/>
          <w:lang w:val="en-GB"/>
        </w:rPr>
        <w:lastRenderedPageBreak/>
        <w:t xml:space="preserve">Figure </w:t>
      </w:r>
      <w:r w:rsidR="00DA5123" w:rsidRPr="00DA5123">
        <w:rPr>
          <w:rFonts w:ascii="Arial" w:hAnsi="Arial" w:cs="Arial"/>
          <w:lang w:val="en-GB"/>
        </w:rPr>
        <w:t>3</w:t>
      </w:r>
      <w:r w:rsidRPr="00DA5123">
        <w:rPr>
          <w:rFonts w:ascii="Arial" w:hAnsi="Arial" w:cs="Arial"/>
          <w:lang w:val="en-GB"/>
        </w:rPr>
        <w:t>a-b</w:t>
      </w:r>
    </w:p>
    <w:p w14:paraId="26902EF1" w14:textId="7597CF01" w:rsidR="00DA5123" w:rsidRDefault="00DA5123" w:rsidP="00DA5123">
      <w:pPr>
        <w:pStyle w:val="NormalWeb"/>
        <w:spacing w:before="0" w:beforeAutospacing="0" w:after="0" w:afterAutospacing="0"/>
        <w:rPr>
          <w:lang w:val="en-GB"/>
        </w:rPr>
      </w:pPr>
      <w:r>
        <w:rPr>
          <w:noProof/>
          <w:sz w:val="40"/>
          <w:szCs w:val="40"/>
          <w:lang w:val="en-GB"/>
        </w:rPr>
        <w:drawing>
          <wp:anchor distT="0" distB="0" distL="114300" distR="114300" simplePos="0" relativeHeight="251671552" behindDoc="1" locked="0" layoutInCell="1" allowOverlap="1" wp14:anchorId="5BED4F86" wp14:editId="3A10B2C1">
            <wp:simplePos x="0" y="0"/>
            <wp:positionH relativeFrom="column">
              <wp:posOffset>-119380</wp:posOffset>
            </wp:positionH>
            <wp:positionV relativeFrom="paragraph">
              <wp:posOffset>180340</wp:posOffset>
            </wp:positionV>
            <wp:extent cx="6977600" cy="3905250"/>
            <wp:effectExtent l="0" t="0" r="0" b="0"/>
            <wp:wrapTight wrapText="bothSides">
              <wp:wrapPolygon edited="0">
                <wp:start x="0" y="0"/>
                <wp:lineTo x="0" y="21495"/>
                <wp:lineTo x="21525" y="21495"/>
                <wp:lineTo x="21525" y="0"/>
                <wp:lineTo x="0" y="0"/>
              </wp:wrapPolygon>
            </wp:wrapTight>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pic:cNvPicPr/>
                  </pic:nvPicPr>
                  <pic:blipFill rotWithShape="1">
                    <a:blip r:embed="rId14">
                      <a:extLst>
                        <a:ext uri="{28A0092B-C50C-407E-A947-70E740481C1C}">
                          <a14:useLocalDpi xmlns:a14="http://schemas.microsoft.com/office/drawing/2010/main" val="0"/>
                        </a:ext>
                      </a:extLst>
                    </a:blip>
                    <a:srcRect l="5449" t="6800" r="4006" b="29500"/>
                    <a:stretch/>
                  </pic:blipFill>
                  <pic:spPr bwMode="auto">
                    <a:xfrm>
                      <a:off x="0" y="0"/>
                      <a:ext cx="6977600" cy="3905250"/>
                    </a:xfrm>
                    <a:prstGeom prst="rect">
                      <a:avLst/>
                    </a:prstGeom>
                    <a:ln>
                      <a:noFill/>
                    </a:ln>
                    <a:extLst>
                      <a:ext uri="{53640926-AAD7-44D8-BBD7-CCE9431645EC}">
                        <a14:shadowObscured xmlns:a14="http://schemas.microsoft.com/office/drawing/2010/main"/>
                      </a:ext>
                    </a:extLst>
                  </pic:spPr>
                </pic:pic>
              </a:graphicData>
            </a:graphic>
          </wp:anchor>
        </w:drawing>
      </w:r>
    </w:p>
    <w:p w14:paraId="48D1287F" w14:textId="77777777" w:rsidR="00DA5123" w:rsidRDefault="00DA5123" w:rsidP="00DA5123">
      <w:pPr>
        <w:pStyle w:val="NormalWeb"/>
        <w:spacing w:before="0" w:beforeAutospacing="0" w:after="0" w:afterAutospacing="0"/>
        <w:rPr>
          <w:lang w:val="en-GB"/>
        </w:rPr>
      </w:pPr>
    </w:p>
    <w:p w14:paraId="72EFAF39" w14:textId="77777777" w:rsidR="003300FD" w:rsidRPr="00DA5123" w:rsidRDefault="00EE735E" w:rsidP="003300FD">
      <w:pPr>
        <w:rPr>
          <w:sz w:val="20"/>
          <w:szCs w:val="20"/>
          <w:lang w:val="en-GB"/>
        </w:rPr>
      </w:pPr>
      <w:r w:rsidRPr="00DA5123">
        <w:rPr>
          <w:sz w:val="20"/>
          <w:szCs w:val="20"/>
          <w:lang w:val="en-GB"/>
        </w:rPr>
        <w:t xml:space="preserve">SHAP </w:t>
      </w:r>
      <w:proofErr w:type="spellStart"/>
      <w:r w:rsidRPr="00DA5123">
        <w:rPr>
          <w:sz w:val="20"/>
          <w:szCs w:val="20"/>
          <w:lang w:val="en-GB"/>
        </w:rPr>
        <w:t>beeswarm</w:t>
      </w:r>
      <w:proofErr w:type="spellEnd"/>
      <w:r w:rsidRPr="00DA5123">
        <w:rPr>
          <w:sz w:val="20"/>
          <w:szCs w:val="20"/>
          <w:lang w:val="en-GB"/>
        </w:rPr>
        <w:t xml:space="preserve"> plot on the contributions individual values of a) </w:t>
      </w:r>
      <w:proofErr w:type="spellStart"/>
      <w:r w:rsidRPr="00DA5123">
        <w:rPr>
          <w:color w:val="000000"/>
          <w:sz w:val="20"/>
          <w:szCs w:val="20"/>
        </w:rPr>
        <w:t>Prescrip_Anticoag</w:t>
      </w:r>
      <w:proofErr w:type="spellEnd"/>
      <w:r w:rsidRPr="00DA5123">
        <w:rPr>
          <w:sz w:val="20"/>
          <w:szCs w:val="20"/>
          <w:lang w:val="en-GB"/>
        </w:rPr>
        <w:t xml:space="preserve"> vs. reported family disposition for venous thromboembolism (</w:t>
      </w:r>
      <w:proofErr w:type="spellStart"/>
      <w:r w:rsidRPr="00DA5123">
        <w:rPr>
          <w:sz w:val="20"/>
          <w:szCs w:val="20"/>
          <w:lang w:val="en-GB"/>
        </w:rPr>
        <w:t>Fam.VTE</w:t>
      </w:r>
      <w:proofErr w:type="spellEnd"/>
      <w:r w:rsidRPr="00DA5123">
        <w:rPr>
          <w:sz w:val="20"/>
          <w:szCs w:val="20"/>
          <w:lang w:val="en-GB"/>
        </w:rPr>
        <w:t xml:space="preserve">) and b) </w:t>
      </w:r>
      <w:proofErr w:type="spellStart"/>
      <w:r w:rsidRPr="00DA5123">
        <w:rPr>
          <w:color w:val="000000"/>
          <w:sz w:val="20"/>
          <w:szCs w:val="20"/>
        </w:rPr>
        <w:t>Prescrip_Cardiac</w:t>
      </w:r>
      <w:proofErr w:type="spellEnd"/>
      <w:r w:rsidRPr="00DA5123">
        <w:rPr>
          <w:color w:val="000000"/>
          <w:sz w:val="20"/>
          <w:szCs w:val="20"/>
        </w:rPr>
        <w:t xml:space="preserve"> vs. reported hypertension for the </w:t>
      </w:r>
      <w:proofErr w:type="spellStart"/>
      <w:r w:rsidRPr="00DA5123">
        <w:rPr>
          <w:color w:val="000000"/>
          <w:sz w:val="20"/>
          <w:szCs w:val="20"/>
        </w:rPr>
        <w:t>ML_all</w:t>
      </w:r>
      <w:proofErr w:type="spellEnd"/>
      <w:r w:rsidRPr="00DA5123">
        <w:rPr>
          <w:color w:val="000000"/>
          <w:sz w:val="20"/>
          <w:szCs w:val="20"/>
        </w:rPr>
        <w:t xml:space="preserve"> model</w:t>
      </w:r>
      <w:r w:rsidRPr="00DA5123">
        <w:rPr>
          <w:sz w:val="20"/>
          <w:szCs w:val="20"/>
          <w:lang w:val="en-GB"/>
        </w:rPr>
        <w:t>. Note Y-axis are not the same.</w:t>
      </w:r>
      <w:r w:rsidR="003300FD" w:rsidRPr="00DA5123">
        <w:rPr>
          <w:sz w:val="20"/>
          <w:szCs w:val="20"/>
          <w:lang w:val="en-GB"/>
        </w:rPr>
        <w:t xml:space="preserve"> See table 1. For explanation on group values.</w:t>
      </w:r>
    </w:p>
    <w:p w14:paraId="44CED6D6" w14:textId="702208ED" w:rsidR="00292FCC" w:rsidRDefault="00EE735E" w:rsidP="00EE735E">
      <w:pPr>
        <w:ind w:left="-567"/>
        <w:rPr>
          <w:sz w:val="40"/>
          <w:szCs w:val="40"/>
          <w:lang w:val="en-GB"/>
        </w:rPr>
      </w:pPr>
      <w:r>
        <w:rPr>
          <w:lang w:val="en-GB"/>
        </w:rPr>
        <w:br w:type="page"/>
      </w:r>
    </w:p>
    <w:p w14:paraId="7923761C" w14:textId="7F946F0A" w:rsidR="00DE67BB" w:rsidRDefault="0095392F">
      <w:pPr>
        <w:pStyle w:val="Heading1"/>
        <w:widowControl w:val="0"/>
        <w:spacing w:line="240" w:lineRule="auto"/>
        <w:ind w:left="384"/>
        <w:rPr>
          <w:lang w:val="en-GB"/>
        </w:rPr>
      </w:pPr>
      <w:r>
        <w:rPr>
          <w:lang w:val="en-GB"/>
        </w:rPr>
        <w:lastRenderedPageBreak/>
        <w:t>Appendix</w:t>
      </w:r>
    </w:p>
    <w:p w14:paraId="2A1F3E2D" w14:textId="77777777" w:rsidR="006645CD" w:rsidRDefault="006645CD" w:rsidP="006645CD">
      <w:pPr>
        <w:rPr>
          <w:lang w:val="en-GB"/>
        </w:rPr>
      </w:pPr>
      <w:r>
        <w:rPr>
          <w:lang w:val="en-GB"/>
        </w:rPr>
        <w:t xml:space="preserve">Figure A1 SHAP </w:t>
      </w:r>
      <w:proofErr w:type="spellStart"/>
      <w:r>
        <w:rPr>
          <w:lang w:val="en-GB"/>
        </w:rPr>
        <w:t>beeswarm</w:t>
      </w:r>
      <w:proofErr w:type="spellEnd"/>
      <w:r>
        <w:rPr>
          <w:lang w:val="en-GB"/>
        </w:rPr>
        <w:t xml:space="preserve"> plots.</w:t>
      </w:r>
    </w:p>
    <w:p w14:paraId="6076FB78" w14:textId="19374F04" w:rsidR="00DE67BB" w:rsidRPr="0040209C" w:rsidRDefault="00DE67BB">
      <w:pPr>
        <w:rPr>
          <w:lang w:val="en-GB"/>
        </w:rPr>
      </w:pPr>
    </w:p>
    <w:p w14:paraId="4F9A08A1" w14:textId="591AE774" w:rsidR="00DE67BB" w:rsidRPr="0040209C" w:rsidRDefault="006313E8">
      <w:pPr>
        <w:rPr>
          <w:lang w:val="en-GB"/>
        </w:rPr>
      </w:pPr>
      <w:r>
        <w:rPr>
          <w:noProof/>
          <w:lang w:val="en-GB"/>
        </w:rPr>
        <w:drawing>
          <wp:inline distT="0" distB="0" distL="0" distR="0" wp14:anchorId="782E4519" wp14:editId="333CAE1D">
            <wp:extent cx="6219064" cy="5248275"/>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15">
                      <a:extLst>
                        <a:ext uri="{28A0092B-C50C-407E-A947-70E740481C1C}">
                          <a14:useLocalDpi xmlns:a14="http://schemas.microsoft.com/office/drawing/2010/main" val="0"/>
                        </a:ext>
                      </a:extLst>
                    </a:blip>
                    <a:srcRect l="9563" t="3279" r="13512" b="4892"/>
                    <a:stretch/>
                  </pic:blipFill>
                  <pic:spPr bwMode="auto">
                    <a:xfrm>
                      <a:off x="0" y="0"/>
                      <a:ext cx="6226983" cy="5254958"/>
                    </a:xfrm>
                    <a:prstGeom prst="rect">
                      <a:avLst/>
                    </a:prstGeom>
                    <a:ln>
                      <a:noFill/>
                    </a:ln>
                    <a:extLst>
                      <a:ext uri="{53640926-AAD7-44D8-BBD7-CCE9431645EC}">
                        <a14:shadowObscured xmlns:a14="http://schemas.microsoft.com/office/drawing/2010/main"/>
                      </a:ext>
                    </a:extLst>
                  </pic:spPr>
                </pic:pic>
              </a:graphicData>
            </a:graphic>
          </wp:inline>
        </w:drawing>
      </w:r>
    </w:p>
    <w:p w14:paraId="6349E0C1" w14:textId="3B20BD7E" w:rsidR="00DE67BB" w:rsidRDefault="006313E8">
      <w:pPr>
        <w:rPr>
          <w:color w:val="000000"/>
        </w:rPr>
      </w:pPr>
      <w:r>
        <w:rPr>
          <w:lang w:val="en-GB"/>
        </w:rPr>
        <w:t xml:space="preserve">a) </w:t>
      </w:r>
      <w:proofErr w:type="spellStart"/>
      <w:r>
        <w:rPr>
          <w:color w:val="000000"/>
        </w:rPr>
        <w:t>Prescrip_Anticoag</w:t>
      </w:r>
      <w:proofErr w:type="spellEnd"/>
      <w:r>
        <w:rPr>
          <w:lang w:val="en-GB"/>
        </w:rPr>
        <w:t xml:space="preserve"> vs. reported family disposition for venous thromboembolism (</w:t>
      </w:r>
      <w:proofErr w:type="spellStart"/>
      <w:r>
        <w:rPr>
          <w:lang w:val="en-GB"/>
        </w:rPr>
        <w:t>Fam.VTE</w:t>
      </w:r>
      <w:proofErr w:type="spellEnd"/>
      <w:r>
        <w:rPr>
          <w:lang w:val="en-GB"/>
        </w:rPr>
        <w:t>)</w:t>
      </w:r>
      <w:r>
        <w:rPr>
          <w:lang w:val="en-GB"/>
        </w:rPr>
        <w:br/>
        <w:t xml:space="preserve">b) </w:t>
      </w:r>
      <w:proofErr w:type="spellStart"/>
      <w:r>
        <w:rPr>
          <w:color w:val="000000"/>
        </w:rPr>
        <w:t>Prescrip_Cardiac</w:t>
      </w:r>
      <w:proofErr w:type="spellEnd"/>
      <w:r>
        <w:rPr>
          <w:color w:val="000000"/>
        </w:rPr>
        <w:t xml:space="preserve"> vs. reported hypertension</w:t>
      </w:r>
      <w:r>
        <w:rPr>
          <w:color w:val="000000"/>
        </w:rPr>
        <w:br/>
        <w:t xml:space="preserve">c) </w:t>
      </w:r>
      <w:proofErr w:type="spellStart"/>
      <w:r>
        <w:rPr>
          <w:color w:val="000000"/>
        </w:rPr>
        <w:t>Prescrip_Psych</w:t>
      </w:r>
      <w:proofErr w:type="spellEnd"/>
      <w:r>
        <w:rPr>
          <w:color w:val="000000"/>
        </w:rPr>
        <w:t xml:space="preserve"> vs. reported psychiatric disorder (</w:t>
      </w:r>
      <w:proofErr w:type="spellStart"/>
      <w:r>
        <w:rPr>
          <w:color w:val="000000"/>
        </w:rPr>
        <w:t>PsD</w:t>
      </w:r>
      <w:proofErr w:type="spellEnd"/>
      <w:r>
        <w:rPr>
          <w:color w:val="000000"/>
        </w:rPr>
        <w:t>)</w:t>
      </w:r>
    </w:p>
    <w:p w14:paraId="72125B9E" w14:textId="32A29418" w:rsidR="00EE735E" w:rsidRPr="0040209C" w:rsidRDefault="00EE735E">
      <w:pPr>
        <w:rPr>
          <w:lang w:val="en-GB"/>
        </w:rPr>
      </w:pPr>
      <w:r>
        <w:rPr>
          <w:lang w:val="en-GB"/>
        </w:rPr>
        <w:t xml:space="preserve">d) </w:t>
      </w:r>
      <w:proofErr w:type="spellStart"/>
      <w:r>
        <w:rPr>
          <w:lang w:val="en-GB"/>
        </w:rPr>
        <w:t>Prescrip_Resp</w:t>
      </w:r>
      <w:proofErr w:type="spellEnd"/>
      <w:r>
        <w:rPr>
          <w:lang w:val="en-GB"/>
        </w:rPr>
        <w:t xml:space="preserve"> vs. </w:t>
      </w:r>
      <w:commentRangeStart w:id="36"/>
      <w:r>
        <w:rPr>
          <w:lang w:val="en-GB"/>
        </w:rPr>
        <w:t>age.</w:t>
      </w:r>
      <w:commentRangeEnd w:id="36"/>
      <w:r>
        <w:rPr>
          <w:rStyle w:val="CommentReference"/>
        </w:rPr>
        <w:commentReference w:id="36"/>
      </w:r>
    </w:p>
    <w:p w14:paraId="244024E8" w14:textId="75D04FD8" w:rsidR="00DE67BB" w:rsidRPr="0040209C" w:rsidRDefault="00EE735E">
      <w:pPr>
        <w:rPr>
          <w:lang w:val="en-GB"/>
        </w:rPr>
      </w:pPr>
      <w:r>
        <w:rPr>
          <w:lang w:val="en-GB"/>
        </w:rPr>
        <w:t xml:space="preserve">See table 1. For </w:t>
      </w:r>
      <w:r w:rsidR="003300FD">
        <w:rPr>
          <w:lang w:val="en-GB"/>
        </w:rPr>
        <w:t>explanation on group values.</w:t>
      </w:r>
    </w:p>
    <w:p w14:paraId="4BD4951F" w14:textId="77777777" w:rsidR="00DE67BB" w:rsidRPr="0040209C" w:rsidRDefault="00DE67BB">
      <w:pPr>
        <w:rPr>
          <w:lang w:val="en-GB"/>
        </w:rPr>
      </w:pPr>
    </w:p>
    <w:p w14:paraId="3569B2FC" w14:textId="0BA10DB5" w:rsidR="006645CD" w:rsidRDefault="006645CD">
      <w:pPr>
        <w:rPr>
          <w:lang w:val="en-GB"/>
        </w:rPr>
      </w:pPr>
      <w:r>
        <w:rPr>
          <w:lang w:val="en-GB"/>
        </w:rPr>
        <w:br w:type="page"/>
      </w:r>
    </w:p>
    <w:p w14:paraId="3C978590" w14:textId="389249F0" w:rsidR="00DE67BB" w:rsidRPr="0040209C" w:rsidRDefault="006645CD">
      <w:pPr>
        <w:rPr>
          <w:lang w:val="en-GB"/>
        </w:rPr>
      </w:pPr>
      <w:commentRangeStart w:id="37"/>
      <w:commentRangeStart w:id="38"/>
      <w:r>
        <w:rPr>
          <w:lang w:val="en-GB"/>
        </w:rPr>
        <w:lastRenderedPageBreak/>
        <w:t>Figure</w:t>
      </w:r>
      <w:commentRangeEnd w:id="37"/>
      <w:r>
        <w:rPr>
          <w:rStyle w:val="CommentReference"/>
        </w:rPr>
        <w:commentReference w:id="37"/>
      </w:r>
      <w:commentRangeEnd w:id="38"/>
      <w:r w:rsidR="006933DC">
        <w:rPr>
          <w:rStyle w:val="CommentReference"/>
        </w:rPr>
        <w:commentReference w:id="38"/>
      </w:r>
      <w:r>
        <w:rPr>
          <w:lang w:val="en-GB"/>
        </w:rPr>
        <w:t xml:space="preserve"> A2a+b</w:t>
      </w:r>
      <w:r>
        <w:rPr>
          <w:noProof/>
          <w:lang w:val="en-GB"/>
        </w:rPr>
        <w:drawing>
          <wp:inline distT="0" distB="0" distL="0" distR="0" wp14:anchorId="5F2B4803" wp14:editId="5227E9D1">
            <wp:extent cx="5647955" cy="2953518"/>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47955" cy="2953518"/>
                    </a:xfrm>
                    <a:prstGeom prst="rect">
                      <a:avLst/>
                    </a:prstGeom>
                  </pic:spPr>
                </pic:pic>
              </a:graphicData>
            </a:graphic>
          </wp:inline>
        </w:drawing>
      </w:r>
    </w:p>
    <w:p w14:paraId="33043687" w14:textId="6DFE5F90" w:rsidR="00DE67BB" w:rsidRPr="0040209C" w:rsidRDefault="006645CD">
      <w:pPr>
        <w:rPr>
          <w:b/>
          <w:lang w:val="en-GB"/>
        </w:rPr>
      </w:pPr>
      <w:r>
        <w:rPr>
          <w:noProof/>
        </w:rPr>
        <mc:AlternateContent>
          <mc:Choice Requires="wps">
            <w:drawing>
              <wp:anchor distT="0" distB="0" distL="114300" distR="114300" simplePos="0" relativeHeight="251669504" behindDoc="0" locked="0" layoutInCell="1" allowOverlap="1" wp14:anchorId="52A500BC" wp14:editId="1F1A1C04">
                <wp:simplePos x="0" y="0"/>
                <wp:positionH relativeFrom="column">
                  <wp:posOffset>0</wp:posOffset>
                </wp:positionH>
                <wp:positionV relativeFrom="paragraph">
                  <wp:posOffset>-635</wp:posOffset>
                </wp:positionV>
                <wp:extent cx="6048375" cy="704850"/>
                <wp:effectExtent l="0" t="0" r="0" b="0"/>
                <wp:wrapNone/>
                <wp:docPr id="7" name="Tekstfelt 7"/>
                <wp:cNvGraphicFramePr/>
                <a:graphic xmlns:a="http://schemas.openxmlformats.org/drawingml/2006/main">
                  <a:graphicData uri="http://schemas.microsoft.com/office/word/2010/wordprocessingShape">
                    <wps:wsp>
                      <wps:cNvSpPr txBox="1"/>
                      <wps:spPr>
                        <a:xfrm>
                          <a:off x="0" y="0"/>
                          <a:ext cx="6048375" cy="704850"/>
                        </a:xfrm>
                        <a:prstGeom prst="rect">
                          <a:avLst/>
                        </a:prstGeom>
                        <a:solidFill>
                          <a:schemeClr val="lt1"/>
                        </a:solidFill>
                        <a:ln w="6350">
                          <a:noFill/>
                        </a:ln>
                      </wps:spPr>
                      <wps:txbx>
                        <w:txbxContent>
                          <w:p w14:paraId="45086BD8" w14:textId="75465E60" w:rsidR="00C54D28" w:rsidRPr="00970E8C" w:rsidRDefault="00C54D28" w:rsidP="006645CD">
                            <w:pPr>
                              <w:rPr>
                                <w:sz w:val="12"/>
                                <w:szCs w:val="12"/>
                              </w:rPr>
                            </w:pPr>
                            <w:r>
                              <w:rPr>
                                <w:color w:val="000000"/>
                                <w:sz w:val="18"/>
                                <w:szCs w:val="18"/>
                              </w:rPr>
                              <w:t>Figure A2a</w:t>
                            </w:r>
                            <w:r w:rsidRPr="00970E8C">
                              <w:rPr>
                                <w:color w:val="000000"/>
                                <w:sz w:val="18"/>
                                <w:szCs w:val="18"/>
                              </w:rPr>
                              <w:t xml:space="preserve">) Distribution of risk scores for </w:t>
                            </w:r>
                            <w:r>
                              <w:rPr>
                                <w:color w:val="000000"/>
                                <w:sz w:val="18"/>
                                <w:szCs w:val="18"/>
                              </w:rPr>
                              <w:t xml:space="preserve">patients +/- outcome B. </w:t>
                            </w:r>
                            <w:r w:rsidRPr="00970E8C">
                              <w:rPr>
                                <w:color w:val="000000"/>
                                <w:sz w:val="18"/>
                                <w:szCs w:val="18"/>
                              </w:rPr>
                              <w:t xml:space="preserve">The dashed lines </w:t>
                            </w:r>
                            <w:proofErr w:type="gramStart"/>
                            <w:r w:rsidRPr="00970E8C">
                              <w:rPr>
                                <w:color w:val="000000"/>
                                <w:sz w:val="18"/>
                                <w:szCs w:val="18"/>
                              </w:rPr>
                              <w:t>shows</w:t>
                            </w:r>
                            <w:proofErr w:type="gramEnd"/>
                            <w:r w:rsidRPr="00970E8C">
                              <w:rPr>
                                <w:color w:val="000000"/>
                                <w:sz w:val="18"/>
                                <w:szCs w:val="18"/>
                              </w:rPr>
                              <w:t xml:space="preserve"> the classification threshold of 20% PPF.</w:t>
                            </w:r>
                            <w:r>
                              <w:rPr>
                                <w:color w:val="000000"/>
                                <w:sz w:val="18"/>
                                <w:szCs w:val="18"/>
                              </w:rPr>
                              <w:t xml:space="preserve"> Figure</w:t>
                            </w:r>
                            <w:r w:rsidRPr="00970E8C">
                              <w:rPr>
                                <w:color w:val="000000"/>
                                <w:sz w:val="18"/>
                                <w:szCs w:val="18"/>
                              </w:rPr>
                              <w:t xml:space="preserve"> </w:t>
                            </w:r>
                            <w:r>
                              <w:rPr>
                                <w:color w:val="000000"/>
                                <w:sz w:val="18"/>
                                <w:szCs w:val="18"/>
                              </w:rPr>
                              <w:t>2Ab</w:t>
                            </w:r>
                            <w:r w:rsidRPr="00970E8C">
                              <w:rPr>
                                <w:color w:val="000000"/>
                                <w:sz w:val="18"/>
                                <w:szCs w:val="18"/>
                              </w:rPr>
                              <w:t>) ROC curve</w:t>
                            </w:r>
                            <w:r>
                              <w:rPr>
                                <w:color w:val="000000"/>
                                <w:sz w:val="18"/>
                                <w:szCs w:val="18"/>
                              </w:rPr>
                              <w:t>s</w:t>
                            </w:r>
                            <w:r w:rsidRPr="00970E8C">
                              <w:rPr>
                                <w:color w:val="000000"/>
                                <w:sz w:val="18"/>
                                <w:szCs w:val="18"/>
                              </w:rPr>
                              <w:t xml:space="preserve"> for </w:t>
                            </w:r>
                            <w:r>
                              <w:rPr>
                                <w:color w:val="000000"/>
                                <w:sz w:val="18"/>
                                <w:szCs w:val="18"/>
                              </w:rPr>
                              <w:t>complete machine learning model</w:t>
                            </w:r>
                            <w:r w:rsidRPr="00970E8C">
                              <w:rPr>
                                <w:color w:val="000000"/>
                                <w:sz w:val="18"/>
                                <w:szCs w:val="18"/>
                              </w:rPr>
                              <w:t xml:space="preserve"> (</w:t>
                            </w:r>
                            <w:proofErr w:type="spellStart"/>
                            <w:r w:rsidRPr="00970E8C">
                              <w:rPr>
                                <w:color w:val="000000"/>
                                <w:sz w:val="18"/>
                                <w:szCs w:val="18"/>
                              </w:rPr>
                              <w:t>ML</w:t>
                            </w:r>
                            <w:r>
                              <w:rPr>
                                <w:color w:val="000000"/>
                                <w:sz w:val="18"/>
                                <w:szCs w:val="18"/>
                              </w:rPr>
                              <w:t>_all</w:t>
                            </w:r>
                            <w:proofErr w:type="spellEnd"/>
                            <w:r w:rsidRPr="00970E8C">
                              <w:rPr>
                                <w:color w:val="000000"/>
                                <w:sz w:val="18"/>
                                <w:szCs w:val="18"/>
                              </w:rPr>
                              <w:t xml:space="preserve">), </w:t>
                            </w:r>
                            <w:r>
                              <w:rPr>
                                <w:color w:val="000000"/>
                                <w:sz w:val="18"/>
                                <w:szCs w:val="18"/>
                              </w:rPr>
                              <w:t xml:space="preserve">complete </w:t>
                            </w:r>
                            <w:r w:rsidRPr="00970E8C">
                              <w:rPr>
                                <w:color w:val="000000"/>
                                <w:sz w:val="18"/>
                                <w:szCs w:val="18"/>
                              </w:rPr>
                              <w:t>logistic regression</w:t>
                            </w:r>
                            <w:r>
                              <w:rPr>
                                <w:color w:val="000000"/>
                                <w:sz w:val="18"/>
                                <w:szCs w:val="18"/>
                              </w:rPr>
                              <w:t xml:space="preserve"> model</w:t>
                            </w:r>
                            <w:r w:rsidRPr="00970E8C">
                              <w:rPr>
                                <w:color w:val="000000"/>
                                <w:sz w:val="18"/>
                                <w:szCs w:val="18"/>
                              </w:rPr>
                              <w:t xml:space="preserve"> (</w:t>
                            </w:r>
                            <w:proofErr w:type="spellStart"/>
                            <w:r w:rsidRPr="00970E8C">
                              <w:rPr>
                                <w:color w:val="000000"/>
                                <w:sz w:val="18"/>
                                <w:szCs w:val="18"/>
                              </w:rPr>
                              <w:t>LR</w:t>
                            </w:r>
                            <w:r>
                              <w:rPr>
                                <w:color w:val="000000"/>
                                <w:sz w:val="18"/>
                                <w:szCs w:val="18"/>
                              </w:rPr>
                              <w:t>_all</w:t>
                            </w:r>
                            <w:proofErr w:type="spellEnd"/>
                            <w:r w:rsidRPr="00970E8C">
                              <w:rPr>
                                <w:color w:val="000000"/>
                                <w:sz w:val="18"/>
                                <w:szCs w:val="18"/>
                              </w:rPr>
                              <w:t xml:space="preserve">) , </w:t>
                            </w:r>
                            <w:r>
                              <w:rPr>
                                <w:color w:val="000000"/>
                                <w:sz w:val="18"/>
                                <w:szCs w:val="18"/>
                              </w:rPr>
                              <w:t xml:space="preserve">parsimonious </w:t>
                            </w:r>
                            <w:r w:rsidRPr="00970E8C">
                              <w:rPr>
                                <w:color w:val="000000"/>
                                <w:sz w:val="18"/>
                                <w:szCs w:val="18"/>
                              </w:rPr>
                              <w:t xml:space="preserve">machine learning </w:t>
                            </w:r>
                            <w:r>
                              <w:rPr>
                                <w:color w:val="000000"/>
                                <w:sz w:val="18"/>
                                <w:szCs w:val="18"/>
                              </w:rPr>
                              <w:t>model</w:t>
                            </w:r>
                            <w:r w:rsidRPr="00970E8C">
                              <w:rPr>
                                <w:color w:val="000000"/>
                                <w:sz w:val="18"/>
                                <w:szCs w:val="18"/>
                              </w:rPr>
                              <w:t xml:space="preserve"> (ML</w:t>
                            </w:r>
                            <w:r>
                              <w:rPr>
                                <w:color w:val="000000"/>
                                <w:sz w:val="18"/>
                                <w:szCs w:val="18"/>
                              </w:rPr>
                              <w:t>_</w:t>
                            </w:r>
                            <w:r w:rsidRPr="00970E8C">
                              <w:rPr>
                                <w:color w:val="000000"/>
                                <w:sz w:val="18"/>
                                <w:szCs w:val="18"/>
                              </w:rPr>
                              <w:t xml:space="preserve">10), </w:t>
                            </w:r>
                            <w:r>
                              <w:rPr>
                                <w:color w:val="000000"/>
                                <w:sz w:val="18"/>
                                <w:szCs w:val="18"/>
                              </w:rPr>
                              <w:t xml:space="preserve">parsimonious </w:t>
                            </w:r>
                            <w:r w:rsidRPr="00970E8C">
                              <w:rPr>
                                <w:color w:val="000000"/>
                                <w:sz w:val="18"/>
                                <w:szCs w:val="18"/>
                              </w:rPr>
                              <w:t>logistic regression</w:t>
                            </w:r>
                            <w:r>
                              <w:rPr>
                                <w:color w:val="000000"/>
                                <w:sz w:val="18"/>
                                <w:szCs w:val="18"/>
                              </w:rPr>
                              <w:t xml:space="preserve">  model</w:t>
                            </w:r>
                            <w:r w:rsidRPr="00970E8C">
                              <w:rPr>
                                <w:color w:val="000000"/>
                                <w:sz w:val="18"/>
                                <w:szCs w:val="18"/>
                              </w:rPr>
                              <w:t xml:space="preserve"> (LR</w:t>
                            </w:r>
                            <w:r>
                              <w:rPr>
                                <w:color w:val="000000"/>
                                <w:sz w:val="18"/>
                                <w:szCs w:val="18"/>
                              </w:rPr>
                              <w:t>_</w:t>
                            </w:r>
                            <w:r w:rsidRPr="00970E8C">
                              <w:rPr>
                                <w:color w:val="000000"/>
                                <w:sz w:val="18"/>
                                <w:szCs w:val="18"/>
                              </w:rPr>
                              <w:t>10), machine learning using</w:t>
                            </w:r>
                            <w:r>
                              <w:rPr>
                                <w:color w:val="000000"/>
                                <w:sz w:val="18"/>
                                <w:szCs w:val="18"/>
                              </w:rPr>
                              <w:t xml:space="preserve"> without age</w:t>
                            </w:r>
                            <w:r w:rsidRPr="00970E8C">
                              <w:rPr>
                                <w:color w:val="000000"/>
                                <w:sz w:val="18"/>
                                <w:szCs w:val="18"/>
                              </w:rPr>
                              <w:t xml:space="preserve"> (</w:t>
                            </w:r>
                            <w:proofErr w:type="spellStart"/>
                            <w:r w:rsidRPr="00970E8C">
                              <w:rPr>
                                <w:color w:val="000000"/>
                                <w:sz w:val="18"/>
                                <w:szCs w:val="18"/>
                              </w:rPr>
                              <w:t>ML</w:t>
                            </w:r>
                            <w:r>
                              <w:rPr>
                                <w:color w:val="000000"/>
                                <w:sz w:val="18"/>
                                <w:szCs w:val="18"/>
                              </w:rPr>
                              <w:t>_</w:t>
                            </w:r>
                            <w:r w:rsidRPr="00970E8C">
                              <w:rPr>
                                <w:color w:val="000000"/>
                                <w:sz w:val="18"/>
                                <w:szCs w:val="18"/>
                              </w:rPr>
                              <w:t>NoAge</w:t>
                            </w:r>
                            <w:proofErr w:type="spellEnd"/>
                            <w:r w:rsidRPr="00970E8C">
                              <w:rPr>
                                <w:color w:val="000000"/>
                                <w:sz w:val="18"/>
                                <w:szCs w:val="18"/>
                              </w:rPr>
                              <w:t>)</w:t>
                            </w:r>
                            <w:r>
                              <w:rPr>
                                <w:color w:val="000000"/>
                                <w:sz w:val="18"/>
                                <w:szCs w:val="18"/>
                              </w:rPr>
                              <w:t xml:space="preserve"> and the</w:t>
                            </w:r>
                            <w:r w:rsidRPr="00970E8C">
                              <w:rPr>
                                <w:color w:val="000000"/>
                                <w:sz w:val="18"/>
                                <w:szCs w:val="18"/>
                              </w:rPr>
                              <w:t xml:space="preserve"> model</w:t>
                            </w:r>
                            <w:r>
                              <w:rPr>
                                <w:color w:val="000000"/>
                                <w:sz w:val="18"/>
                                <w:szCs w:val="18"/>
                              </w:rPr>
                              <w:t xml:space="preserve"> age</w:t>
                            </w:r>
                            <w:r w:rsidRPr="00970E8C">
                              <w:rPr>
                                <w:color w:val="000000"/>
                                <w:sz w:val="18"/>
                                <w:szCs w:val="18"/>
                              </w:rPr>
                              <w:t xml:space="preserve"> only</w:t>
                            </w:r>
                            <w:r>
                              <w:rPr>
                                <w:color w:val="000000"/>
                                <w:sz w:val="18"/>
                                <w:szCs w:val="18"/>
                              </w:rPr>
                              <w:t xml:space="preserve"> model</w:t>
                            </w:r>
                            <w:r w:rsidRPr="00970E8C">
                              <w:rPr>
                                <w:color w:val="000000"/>
                                <w:sz w:val="18"/>
                                <w:szCs w:val="18"/>
                              </w:rPr>
                              <w:t xml:space="preserve"> (Age).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A500BC" id="Tekstfelt 7" o:spid="_x0000_s1029" type="#_x0000_t202" style="position:absolute;margin-left:0;margin-top:-.05pt;width:476.25pt;height:5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" fillcolor="white [3201]" stroked="f" strokeweight=".5pt">
                <v:textbox>
                  <w:txbxContent>
                    <w:p w14:paraId="45086BD8" w14:textId="75465E60" w:rsidR="00C54D28" w:rsidRPr="00970E8C" w:rsidRDefault="00C54D28" w:rsidP="006645CD">
                      <w:pPr>
                        <w:rPr>
                          <w:sz w:val="12"/>
                          <w:szCs w:val="12"/>
                        </w:rPr>
                      </w:pPr>
                      <w:r>
                        <w:rPr>
                          <w:color w:val="000000"/>
                          <w:sz w:val="18"/>
                          <w:szCs w:val="18"/>
                        </w:rPr>
                        <w:t>Figure A2a</w:t>
                      </w:r>
                      <w:r w:rsidRPr="00970E8C">
                        <w:rPr>
                          <w:color w:val="000000"/>
                          <w:sz w:val="18"/>
                          <w:szCs w:val="18"/>
                        </w:rPr>
                        <w:t xml:space="preserve">) Distribution of risk scores for </w:t>
                      </w:r>
                      <w:r>
                        <w:rPr>
                          <w:color w:val="000000"/>
                          <w:sz w:val="18"/>
                          <w:szCs w:val="18"/>
                        </w:rPr>
                        <w:t xml:space="preserve">patients +/- outcome B. </w:t>
                      </w:r>
                      <w:r w:rsidRPr="00970E8C">
                        <w:rPr>
                          <w:color w:val="000000"/>
                          <w:sz w:val="18"/>
                          <w:szCs w:val="18"/>
                        </w:rPr>
                        <w:t xml:space="preserve">The dashed lines </w:t>
                      </w:r>
                      <w:proofErr w:type="gramStart"/>
                      <w:r w:rsidRPr="00970E8C">
                        <w:rPr>
                          <w:color w:val="000000"/>
                          <w:sz w:val="18"/>
                          <w:szCs w:val="18"/>
                        </w:rPr>
                        <w:t>shows</w:t>
                      </w:r>
                      <w:proofErr w:type="gramEnd"/>
                      <w:r w:rsidRPr="00970E8C">
                        <w:rPr>
                          <w:color w:val="000000"/>
                          <w:sz w:val="18"/>
                          <w:szCs w:val="18"/>
                        </w:rPr>
                        <w:t xml:space="preserve"> the classification threshold of 20% PPF.</w:t>
                      </w:r>
                      <w:r>
                        <w:rPr>
                          <w:color w:val="000000"/>
                          <w:sz w:val="18"/>
                          <w:szCs w:val="18"/>
                        </w:rPr>
                        <w:t xml:space="preserve"> Figure</w:t>
                      </w:r>
                      <w:r w:rsidRPr="00970E8C">
                        <w:rPr>
                          <w:color w:val="000000"/>
                          <w:sz w:val="18"/>
                          <w:szCs w:val="18"/>
                        </w:rPr>
                        <w:t xml:space="preserve"> </w:t>
                      </w:r>
                      <w:r>
                        <w:rPr>
                          <w:color w:val="000000"/>
                          <w:sz w:val="18"/>
                          <w:szCs w:val="18"/>
                        </w:rPr>
                        <w:t>2Ab</w:t>
                      </w:r>
                      <w:r w:rsidRPr="00970E8C">
                        <w:rPr>
                          <w:color w:val="000000"/>
                          <w:sz w:val="18"/>
                          <w:szCs w:val="18"/>
                        </w:rPr>
                        <w:t>) ROC curve</w:t>
                      </w:r>
                      <w:r>
                        <w:rPr>
                          <w:color w:val="000000"/>
                          <w:sz w:val="18"/>
                          <w:szCs w:val="18"/>
                        </w:rPr>
                        <w:t>s</w:t>
                      </w:r>
                      <w:r w:rsidRPr="00970E8C">
                        <w:rPr>
                          <w:color w:val="000000"/>
                          <w:sz w:val="18"/>
                          <w:szCs w:val="18"/>
                        </w:rPr>
                        <w:t xml:space="preserve"> for </w:t>
                      </w:r>
                      <w:r>
                        <w:rPr>
                          <w:color w:val="000000"/>
                          <w:sz w:val="18"/>
                          <w:szCs w:val="18"/>
                        </w:rPr>
                        <w:t>complete machine learning model</w:t>
                      </w:r>
                      <w:r w:rsidRPr="00970E8C">
                        <w:rPr>
                          <w:color w:val="000000"/>
                          <w:sz w:val="18"/>
                          <w:szCs w:val="18"/>
                        </w:rPr>
                        <w:t xml:space="preserve"> (</w:t>
                      </w:r>
                      <w:proofErr w:type="spellStart"/>
                      <w:r w:rsidRPr="00970E8C">
                        <w:rPr>
                          <w:color w:val="000000"/>
                          <w:sz w:val="18"/>
                          <w:szCs w:val="18"/>
                        </w:rPr>
                        <w:t>ML</w:t>
                      </w:r>
                      <w:r>
                        <w:rPr>
                          <w:color w:val="000000"/>
                          <w:sz w:val="18"/>
                          <w:szCs w:val="18"/>
                        </w:rPr>
                        <w:t>_all</w:t>
                      </w:r>
                      <w:proofErr w:type="spellEnd"/>
                      <w:r w:rsidRPr="00970E8C">
                        <w:rPr>
                          <w:color w:val="000000"/>
                          <w:sz w:val="18"/>
                          <w:szCs w:val="18"/>
                        </w:rPr>
                        <w:t xml:space="preserve">), </w:t>
                      </w:r>
                      <w:r>
                        <w:rPr>
                          <w:color w:val="000000"/>
                          <w:sz w:val="18"/>
                          <w:szCs w:val="18"/>
                        </w:rPr>
                        <w:t xml:space="preserve">complete </w:t>
                      </w:r>
                      <w:r w:rsidRPr="00970E8C">
                        <w:rPr>
                          <w:color w:val="000000"/>
                          <w:sz w:val="18"/>
                          <w:szCs w:val="18"/>
                        </w:rPr>
                        <w:t>logistic regression</w:t>
                      </w:r>
                      <w:r>
                        <w:rPr>
                          <w:color w:val="000000"/>
                          <w:sz w:val="18"/>
                          <w:szCs w:val="18"/>
                        </w:rPr>
                        <w:t xml:space="preserve"> model</w:t>
                      </w:r>
                      <w:r w:rsidRPr="00970E8C">
                        <w:rPr>
                          <w:color w:val="000000"/>
                          <w:sz w:val="18"/>
                          <w:szCs w:val="18"/>
                        </w:rPr>
                        <w:t xml:space="preserve"> (</w:t>
                      </w:r>
                      <w:proofErr w:type="spellStart"/>
                      <w:r w:rsidRPr="00970E8C">
                        <w:rPr>
                          <w:color w:val="000000"/>
                          <w:sz w:val="18"/>
                          <w:szCs w:val="18"/>
                        </w:rPr>
                        <w:t>LR</w:t>
                      </w:r>
                      <w:r>
                        <w:rPr>
                          <w:color w:val="000000"/>
                          <w:sz w:val="18"/>
                          <w:szCs w:val="18"/>
                        </w:rPr>
                        <w:t>_all</w:t>
                      </w:r>
                      <w:proofErr w:type="spellEnd"/>
                      <w:r w:rsidRPr="00970E8C">
                        <w:rPr>
                          <w:color w:val="000000"/>
                          <w:sz w:val="18"/>
                          <w:szCs w:val="18"/>
                        </w:rPr>
                        <w:t xml:space="preserve">) , </w:t>
                      </w:r>
                      <w:r>
                        <w:rPr>
                          <w:color w:val="000000"/>
                          <w:sz w:val="18"/>
                          <w:szCs w:val="18"/>
                        </w:rPr>
                        <w:t xml:space="preserve">parsimonious </w:t>
                      </w:r>
                      <w:r w:rsidRPr="00970E8C">
                        <w:rPr>
                          <w:color w:val="000000"/>
                          <w:sz w:val="18"/>
                          <w:szCs w:val="18"/>
                        </w:rPr>
                        <w:t xml:space="preserve">machine learning </w:t>
                      </w:r>
                      <w:r>
                        <w:rPr>
                          <w:color w:val="000000"/>
                          <w:sz w:val="18"/>
                          <w:szCs w:val="18"/>
                        </w:rPr>
                        <w:t>model</w:t>
                      </w:r>
                      <w:r w:rsidRPr="00970E8C">
                        <w:rPr>
                          <w:color w:val="000000"/>
                          <w:sz w:val="18"/>
                          <w:szCs w:val="18"/>
                        </w:rPr>
                        <w:t xml:space="preserve"> (ML</w:t>
                      </w:r>
                      <w:r>
                        <w:rPr>
                          <w:color w:val="000000"/>
                          <w:sz w:val="18"/>
                          <w:szCs w:val="18"/>
                        </w:rPr>
                        <w:t>_</w:t>
                      </w:r>
                      <w:r w:rsidRPr="00970E8C">
                        <w:rPr>
                          <w:color w:val="000000"/>
                          <w:sz w:val="18"/>
                          <w:szCs w:val="18"/>
                        </w:rPr>
                        <w:t xml:space="preserve">10), </w:t>
                      </w:r>
                      <w:r>
                        <w:rPr>
                          <w:color w:val="000000"/>
                          <w:sz w:val="18"/>
                          <w:szCs w:val="18"/>
                        </w:rPr>
                        <w:t xml:space="preserve">parsimonious </w:t>
                      </w:r>
                      <w:r w:rsidRPr="00970E8C">
                        <w:rPr>
                          <w:color w:val="000000"/>
                          <w:sz w:val="18"/>
                          <w:szCs w:val="18"/>
                        </w:rPr>
                        <w:t>logistic regression</w:t>
                      </w:r>
                      <w:r>
                        <w:rPr>
                          <w:color w:val="000000"/>
                          <w:sz w:val="18"/>
                          <w:szCs w:val="18"/>
                        </w:rPr>
                        <w:t xml:space="preserve">  model</w:t>
                      </w:r>
                      <w:r w:rsidRPr="00970E8C">
                        <w:rPr>
                          <w:color w:val="000000"/>
                          <w:sz w:val="18"/>
                          <w:szCs w:val="18"/>
                        </w:rPr>
                        <w:t xml:space="preserve"> (LR</w:t>
                      </w:r>
                      <w:r>
                        <w:rPr>
                          <w:color w:val="000000"/>
                          <w:sz w:val="18"/>
                          <w:szCs w:val="18"/>
                        </w:rPr>
                        <w:t>_</w:t>
                      </w:r>
                      <w:r w:rsidRPr="00970E8C">
                        <w:rPr>
                          <w:color w:val="000000"/>
                          <w:sz w:val="18"/>
                          <w:szCs w:val="18"/>
                        </w:rPr>
                        <w:t>10), machine learning using</w:t>
                      </w:r>
                      <w:r>
                        <w:rPr>
                          <w:color w:val="000000"/>
                          <w:sz w:val="18"/>
                          <w:szCs w:val="18"/>
                        </w:rPr>
                        <w:t xml:space="preserve"> without age</w:t>
                      </w:r>
                      <w:r w:rsidRPr="00970E8C">
                        <w:rPr>
                          <w:color w:val="000000"/>
                          <w:sz w:val="18"/>
                          <w:szCs w:val="18"/>
                        </w:rPr>
                        <w:t xml:space="preserve"> (</w:t>
                      </w:r>
                      <w:proofErr w:type="spellStart"/>
                      <w:r w:rsidRPr="00970E8C">
                        <w:rPr>
                          <w:color w:val="000000"/>
                          <w:sz w:val="18"/>
                          <w:szCs w:val="18"/>
                        </w:rPr>
                        <w:t>ML</w:t>
                      </w:r>
                      <w:r>
                        <w:rPr>
                          <w:color w:val="000000"/>
                          <w:sz w:val="18"/>
                          <w:szCs w:val="18"/>
                        </w:rPr>
                        <w:t>_</w:t>
                      </w:r>
                      <w:r w:rsidRPr="00970E8C">
                        <w:rPr>
                          <w:color w:val="000000"/>
                          <w:sz w:val="18"/>
                          <w:szCs w:val="18"/>
                        </w:rPr>
                        <w:t>NoAge</w:t>
                      </w:r>
                      <w:proofErr w:type="spellEnd"/>
                      <w:r w:rsidRPr="00970E8C">
                        <w:rPr>
                          <w:color w:val="000000"/>
                          <w:sz w:val="18"/>
                          <w:szCs w:val="18"/>
                        </w:rPr>
                        <w:t>)</w:t>
                      </w:r>
                      <w:r>
                        <w:rPr>
                          <w:color w:val="000000"/>
                          <w:sz w:val="18"/>
                          <w:szCs w:val="18"/>
                        </w:rPr>
                        <w:t xml:space="preserve"> and the</w:t>
                      </w:r>
                      <w:r w:rsidRPr="00970E8C">
                        <w:rPr>
                          <w:color w:val="000000"/>
                          <w:sz w:val="18"/>
                          <w:szCs w:val="18"/>
                        </w:rPr>
                        <w:t xml:space="preserve"> model</w:t>
                      </w:r>
                      <w:r>
                        <w:rPr>
                          <w:color w:val="000000"/>
                          <w:sz w:val="18"/>
                          <w:szCs w:val="18"/>
                        </w:rPr>
                        <w:t xml:space="preserve"> age</w:t>
                      </w:r>
                      <w:r w:rsidRPr="00970E8C">
                        <w:rPr>
                          <w:color w:val="000000"/>
                          <w:sz w:val="18"/>
                          <w:szCs w:val="18"/>
                        </w:rPr>
                        <w:t xml:space="preserve"> only</w:t>
                      </w:r>
                      <w:r>
                        <w:rPr>
                          <w:color w:val="000000"/>
                          <w:sz w:val="18"/>
                          <w:szCs w:val="18"/>
                        </w:rPr>
                        <w:t xml:space="preserve"> model</w:t>
                      </w:r>
                      <w:r w:rsidRPr="00970E8C">
                        <w:rPr>
                          <w:color w:val="000000"/>
                          <w:sz w:val="18"/>
                          <w:szCs w:val="18"/>
                        </w:rPr>
                        <w:t xml:space="preserve"> (Age).</w:t>
                      </w:r>
                    </w:p>
                  </w:txbxContent>
                </v:textbox>
              </v:shape>
            </w:pict>
          </mc:Fallback>
        </mc:AlternateContent>
      </w:r>
      <w:r w:rsidR="00355961" w:rsidRPr="0040209C">
        <w:rPr>
          <w:lang w:val="en-GB"/>
        </w:rPr>
        <w:br w:type="page"/>
      </w:r>
    </w:p>
    <w:tbl>
      <w:tblPr>
        <w:tblW w:w="10215"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76"/>
        <w:gridCol w:w="1084"/>
        <w:gridCol w:w="507"/>
        <w:gridCol w:w="502"/>
        <w:gridCol w:w="567"/>
        <w:gridCol w:w="563"/>
        <w:gridCol w:w="623"/>
        <w:gridCol w:w="655"/>
        <w:gridCol w:w="1116"/>
        <w:gridCol w:w="1011"/>
        <w:gridCol w:w="1711"/>
      </w:tblGrid>
      <w:tr w:rsidR="00261DDE" w:rsidRPr="00261DDE" w14:paraId="358DDC21" w14:textId="408A5C33" w:rsidTr="00261DDE">
        <w:trPr>
          <w:trHeight w:val="319"/>
          <w:tblHeader/>
          <w:tblCellSpacing w:w="0" w:type="dxa"/>
        </w:trPr>
        <w:tc>
          <w:tcPr>
            <w:tcW w:w="8504" w:type="dxa"/>
            <w:gridSpan w:val="10"/>
            <w:tcBorders>
              <w:top w:val="nil"/>
              <w:left w:val="nil"/>
              <w:bottom w:val="nil"/>
              <w:right w:val="nil"/>
            </w:tcBorders>
            <w:shd w:val="clear" w:color="auto" w:fill="C0C0C0"/>
            <w:vAlign w:val="center"/>
            <w:hideMark/>
          </w:tcPr>
          <w:p w14:paraId="3EED6D7B" w14:textId="35048277" w:rsidR="00261DDE" w:rsidRPr="00261DDE" w:rsidRDefault="00261DDE" w:rsidP="00261DDE">
            <w:pPr>
              <w:spacing w:line="240" w:lineRule="auto"/>
              <w:rPr>
                <w:rFonts w:ascii="Calibri" w:eastAsia="Times New Roman" w:hAnsi="Calibri" w:cs="Calibri"/>
                <w:color w:val="000000"/>
                <w:sz w:val="24"/>
                <w:szCs w:val="24"/>
                <w:lang w:val="en-US"/>
              </w:rPr>
            </w:pPr>
            <w:r>
              <w:rPr>
                <w:rFonts w:ascii="Calibri" w:eastAsia="Times New Roman" w:hAnsi="Calibri" w:cs="Calibri"/>
                <w:color w:val="000000"/>
                <w:sz w:val="24"/>
                <w:szCs w:val="24"/>
                <w:lang w:val="en-US"/>
              </w:rPr>
              <w:lastRenderedPageBreak/>
              <w:t>Table A1 performance of different models for Outcome B</w:t>
            </w:r>
          </w:p>
        </w:tc>
        <w:tc>
          <w:tcPr>
            <w:tcW w:w="1711" w:type="dxa"/>
            <w:tcBorders>
              <w:top w:val="nil"/>
              <w:left w:val="nil"/>
              <w:bottom w:val="nil"/>
              <w:right w:val="nil"/>
            </w:tcBorders>
            <w:shd w:val="clear" w:color="auto" w:fill="C0C0C0"/>
          </w:tcPr>
          <w:p w14:paraId="16FFEA85" w14:textId="77777777" w:rsidR="00261DDE" w:rsidRDefault="00261DDE" w:rsidP="00261DDE">
            <w:pPr>
              <w:spacing w:line="240" w:lineRule="auto"/>
              <w:rPr>
                <w:rFonts w:ascii="Calibri" w:eastAsia="Times New Roman" w:hAnsi="Calibri" w:cs="Calibri"/>
                <w:color w:val="000000"/>
                <w:sz w:val="24"/>
                <w:szCs w:val="24"/>
                <w:lang w:val="en-US"/>
              </w:rPr>
            </w:pPr>
          </w:p>
        </w:tc>
      </w:tr>
      <w:tr w:rsidR="00261DDE" w:rsidRPr="00261DDE" w14:paraId="0FC6C5F0" w14:textId="72D4A98F" w:rsidTr="00261DDE">
        <w:trPr>
          <w:trHeight w:val="307"/>
          <w:tblHeader/>
          <w:tblCellSpacing w:w="0" w:type="dxa"/>
        </w:trPr>
        <w:tc>
          <w:tcPr>
            <w:tcW w:w="1876" w:type="dxa"/>
            <w:tcBorders>
              <w:top w:val="nil"/>
              <w:left w:val="nil"/>
              <w:bottom w:val="single" w:sz="4" w:space="0" w:color="auto"/>
              <w:right w:val="nil"/>
            </w:tcBorders>
            <w:shd w:val="clear" w:color="auto" w:fill="C0C0C0"/>
            <w:vAlign w:val="center"/>
            <w:hideMark/>
          </w:tcPr>
          <w:p w14:paraId="1E42ACAA" w14:textId="5F88CCAC" w:rsidR="00261DDE" w:rsidRPr="00261DDE" w:rsidRDefault="00261DDE" w:rsidP="00261DDE">
            <w:pPr>
              <w:spacing w:line="240" w:lineRule="auto"/>
              <w:jc w:val="center"/>
              <w:rPr>
                <w:rFonts w:eastAsia="Times New Roman"/>
                <w:b/>
                <w:bCs/>
                <w:sz w:val="18"/>
                <w:szCs w:val="18"/>
                <w:lang w:val="en-US"/>
              </w:rPr>
            </w:pPr>
            <w:r w:rsidRPr="00261DDE">
              <w:rPr>
                <w:rFonts w:eastAsia="Times New Roman"/>
                <w:b/>
                <w:bCs/>
                <w:sz w:val="18"/>
                <w:szCs w:val="18"/>
                <w:lang w:val="en-US"/>
              </w:rPr>
              <w:t>Model</w:t>
            </w:r>
          </w:p>
        </w:tc>
        <w:tc>
          <w:tcPr>
            <w:tcW w:w="1084" w:type="dxa"/>
            <w:tcBorders>
              <w:top w:val="nil"/>
              <w:left w:val="nil"/>
              <w:bottom w:val="single" w:sz="4" w:space="0" w:color="auto"/>
              <w:right w:val="nil"/>
            </w:tcBorders>
            <w:shd w:val="clear" w:color="auto" w:fill="C0C0C0"/>
            <w:vAlign w:val="center"/>
            <w:hideMark/>
          </w:tcPr>
          <w:p w14:paraId="7EE6C4F4" w14:textId="77777777" w:rsidR="00261DDE" w:rsidRPr="00261DDE" w:rsidRDefault="00261DDE" w:rsidP="00261DDE">
            <w:pPr>
              <w:spacing w:line="240" w:lineRule="auto"/>
              <w:jc w:val="center"/>
              <w:rPr>
                <w:rFonts w:eastAsia="Times New Roman"/>
                <w:b/>
                <w:bCs/>
                <w:sz w:val="18"/>
                <w:szCs w:val="18"/>
                <w:lang w:val="en-US"/>
              </w:rPr>
            </w:pPr>
            <w:r w:rsidRPr="00261DDE">
              <w:rPr>
                <w:rFonts w:eastAsia="Times New Roman"/>
                <w:b/>
                <w:bCs/>
                <w:color w:val="000000"/>
                <w:sz w:val="18"/>
                <w:szCs w:val="18"/>
                <w:lang w:val="en-US"/>
              </w:rPr>
              <w:t>TP</w:t>
            </w:r>
          </w:p>
        </w:tc>
        <w:tc>
          <w:tcPr>
            <w:tcW w:w="0" w:type="auto"/>
            <w:tcBorders>
              <w:top w:val="nil"/>
              <w:left w:val="nil"/>
              <w:bottom w:val="single" w:sz="4" w:space="0" w:color="auto"/>
              <w:right w:val="nil"/>
            </w:tcBorders>
            <w:shd w:val="clear" w:color="auto" w:fill="C0C0C0"/>
            <w:vAlign w:val="center"/>
            <w:hideMark/>
          </w:tcPr>
          <w:p w14:paraId="761EC49D" w14:textId="77777777" w:rsidR="00261DDE" w:rsidRPr="00261DDE" w:rsidRDefault="00261DDE" w:rsidP="00261DDE">
            <w:pPr>
              <w:spacing w:line="240" w:lineRule="auto"/>
              <w:jc w:val="center"/>
              <w:rPr>
                <w:rFonts w:eastAsia="Times New Roman"/>
                <w:b/>
                <w:bCs/>
                <w:sz w:val="18"/>
                <w:szCs w:val="18"/>
                <w:lang w:val="en-US"/>
              </w:rPr>
            </w:pPr>
            <w:r w:rsidRPr="00261DDE">
              <w:rPr>
                <w:rFonts w:eastAsia="Times New Roman"/>
                <w:b/>
                <w:bCs/>
                <w:color w:val="000000"/>
                <w:sz w:val="18"/>
                <w:szCs w:val="18"/>
                <w:lang w:val="en-US"/>
              </w:rPr>
              <w:t>FP</w:t>
            </w:r>
          </w:p>
        </w:tc>
        <w:tc>
          <w:tcPr>
            <w:tcW w:w="502" w:type="dxa"/>
            <w:tcBorders>
              <w:top w:val="nil"/>
              <w:left w:val="nil"/>
              <w:bottom w:val="single" w:sz="4" w:space="0" w:color="auto"/>
              <w:right w:val="nil"/>
            </w:tcBorders>
            <w:shd w:val="clear" w:color="auto" w:fill="C0C0C0"/>
            <w:vAlign w:val="center"/>
            <w:hideMark/>
          </w:tcPr>
          <w:p w14:paraId="1569C488" w14:textId="77777777" w:rsidR="00261DDE" w:rsidRPr="00261DDE" w:rsidRDefault="00261DDE" w:rsidP="00261DDE">
            <w:pPr>
              <w:spacing w:line="240" w:lineRule="auto"/>
              <w:jc w:val="center"/>
              <w:rPr>
                <w:rFonts w:eastAsia="Times New Roman"/>
                <w:b/>
                <w:bCs/>
                <w:sz w:val="18"/>
                <w:szCs w:val="18"/>
                <w:lang w:val="en-US"/>
              </w:rPr>
            </w:pPr>
            <w:r w:rsidRPr="00261DDE">
              <w:rPr>
                <w:rFonts w:eastAsia="Times New Roman"/>
                <w:b/>
                <w:bCs/>
                <w:color w:val="000000"/>
                <w:sz w:val="18"/>
                <w:szCs w:val="18"/>
                <w:lang w:val="en-US"/>
              </w:rPr>
              <w:t>FN</w:t>
            </w:r>
          </w:p>
        </w:tc>
        <w:tc>
          <w:tcPr>
            <w:tcW w:w="567" w:type="dxa"/>
            <w:tcBorders>
              <w:top w:val="nil"/>
              <w:left w:val="nil"/>
              <w:bottom w:val="single" w:sz="4" w:space="0" w:color="auto"/>
              <w:right w:val="nil"/>
            </w:tcBorders>
            <w:shd w:val="clear" w:color="auto" w:fill="C0C0C0"/>
            <w:vAlign w:val="center"/>
            <w:hideMark/>
          </w:tcPr>
          <w:p w14:paraId="15A554E0" w14:textId="77777777" w:rsidR="00261DDE" w:rsidRPr="00261DDE" w:rsidRDefault="00261DDE" w:rsidP="00261DDE">
            <w:pPr>
              <w:spacing w:line="240" w:lineRule="auto"/>
              <w:jc w:val="center"/>
              <w:rPr>
                <w:rFonts w:eastAsia="Times New Roman"/>
                <w:b/>
                <w:bCs/>
                <w:sz w:val="18"/>
                <w:szCs w:val="18"/>
                <w:lang w:val="en-US"/>
              </w:rPr>
            </w:pPr>
            <w:r w:rsidRPr="00261DDE">
              <w:rPr>
                <w:rFonts w:eastAsia="Times New Roman"/>
                <w:b/>
                <w:bCs/>
                <w:color w:val="000000"/>
                <w:sz w:val="18"/>
                <w:szCs w:val="18"/>
                <w:lang w:val="en-US"/>
              </w:rPr>
              <w:t>TN</w:t>
            </w:r>
          </w:p>
        </w:tc>
        <w:tc>
          <w:tcPr>
            <w:tcW w:w="563" w:type="dxa"/>
            <w:tcBorders>
              <w:top w:val="nil"/>
              <w:left w:val="nil"/>
              <w:bottom w:val="single" w:sz="4" w:space="0" w:color="auto"/>
              <w:right w:val="nil"/>
            </w:tcBorders>
            <w:shd w:val="clear" w:color="auto" w:fill="C0C0C0"/>
            <w:vAlign w:val="center"/>
            <w:hideMark/>
          </w:tcPr>
          <w:p w14:paraId="02B5C316" w14:textId="48437E03" w:rsidR="00261DDE" w:rsidRPr="00261DDE" w:rsidRDefault="00261DDE" w:rsidP="00261DDE">
            <w:pPr>
              <w:spacing w:line="240" w:lineRule="auto"/>
              <w:jc w:val="center"/>
              <w:rPr>
                <w:rFonts w:eastAsia="Times New Roman"/>
                <w:b/>
                <w:bCs/>
                <w:sz w:val="18"/>
                <w:szCs w:val="18"/>
                <w:lang w:val="en-US"/>
              </w:rPr>
            </w:pPr>
            <w:r w:rsidRPr="00261DDE">
              <w:rPr>
                <w:rFonts w:eastAsia="Times New Roman"/>
                <w:b/>
                <w:bCs/>
                <w:color w:val="000000"/>
                <w:sz w:val="18"/>
                <w:szCs w:val="18"/>
                <w:lang w:val="en-US"/>
              </w:rPr>
              <w:t>TPR (%)</w:t>
            </w:r>
          </w:p>
        </w:tc>
        <w:tc>
          <w:tcPr>
            <w:tcW w:w="0" w:type="auto"/>
            <w:tcBorders>
              <w:top w:val="nil"/>
              <w:left w:val="nil"/>
              <w:bottom w:val="single" w:sz="4" w:space="0" w:color="auto"/>
              <w:right w:val="nil"/>
            </w:tcBorders>
            <w:shd w:val="clear" w:color="auto" w:fill="C0C0C0"/>
            <w:vAlign w:val="center"/>
            <w:hideMark/>
          </w:tcPr>
          <w:p w14:paraId="1209CED4" w14:textId="436B623F" w:rsidR="00261DDE" w:rsidRPr="00261DDE" w:rsidRDefault="00261DDE" w:rsidP="00261DDE">
            <w:pPr>
              <w:spacing w:line="240" w:lineRule="auto"/>
              <w:jc w:val="center"/>
              <w:rPr>
                <w:rFonts w:eastAsia="Times New Roman"/>
                <w:b/>
                <w:bCs/>
                <w:sz w:val="18"/>
                <w:szCs w:val="18"/>
                <w:lang w:val="en-US"/>
              </w:rPr>
            </w:pPr>
            <w:r w:rsidRPr="00261DDE">
              <w:rPr>
                <w:rFonts w:eastAsia="Times New Roman"/>
                <w:b/>
                <w:bCs/>
                <w:color w:val="000000"/>
                <w:sz w:val="18"/>
                <w:szCs w:val="18"/>
                <w:lang w:val="en-US"/>
              </w:rPr>
              <w:t>PPV (%)</w:t>
            </w:r>
          </w:p>
        </w:tc>
        <w:tc>
          <w:tcPr>
            <w:tcW w:w="0" w:type="auto"/>
            <w:tcBorders>
              <w:top w:val="nil"/>
              <w:left w:val="nil"/>
              <w:bottom w:val="single" w:sz="4" w:space="0" w:color="auto"/>
              <w:right w:val="nil"/>
            </w:tcBorders>
            <w:shd w:val="clear" w:color="auto" w:fill="C0C0C0"/>
            <w:vAlign w:val="center"/>
            <w:hideMark/>
          </w:tcPr>
          <w:p w14:paraId="77DEAF8E" w14:textId="4E0FB41C" w:rsidR="00261DDE" w:rsidRPr="00261DDE" w:rsidRDefault="00261DDE" w:rsidP="00261DDE">
            <w:pPr>
              <w:spacing w:line="240" w:lineRule="auto"/>
              <w:jc w:val="center"/>
              <w:rPr>
                <w:rFonts w:eastAsia="Times New Roman"/>
                <w:b/>
                <w:bCs/>
                <w:sz w:val="18"/>
                <w:szCs w:val="18"/>
                <w:lang w:val="en-US"/>
              </w:rPr>
            </w:pPr>
            <w:r w:rsidRPr="00261DDE">
              <w:rPr>
                <w:rFonts w:eastAsia="Times New Roman"/>
                <w:b/>
                <w:bCs/>
                <w:color w:val="000000"/>
                <w:sz w:val="18"/>
                <w:szCs w:val="18"/>
                <w:lang w:val="en-US"/>
              </w:rPr>
              <w:t>MCC (%)</w:t>
            </w:r>
          </w:p>
        </w:tc>
        <w:tc>
          <w:tcPr>
            <w:tcW w:w="1116" w:type="dxa"/>
            <w:tcBorders>
              <w:top w:val="nil"/>
              <w:left w:val="nil"/>
              <w:bottom w:val="single" w:sz="4" w:space="0" w:color="auto"/>
              <w:right w:val="nil"/>
            </w:tcBorders>
            <w:shd w:val="clear" w:color="auto" w:fill="C0C0C0"/>
            <w:vAlign w:val="center"/>
            <w:hideMark/>
          </w:tcPr>
          <w:p w14:paraId="3501DB77" w14:textId="3B37E4B8" w:rsidR="00261DDE" w:rsidRPr="00261DDE" w:rsidRDefault="00261DDE" w:rsidP="00261DDE">
            <w:pPr>
              <w:spacing w:line="240" w:lineRule="auto"/>
              <w:jc w:val="center"/>
              <w:rPr>
                <w:rFonts w:eastAsia="Times New Roman"/>
                <w:b/>
                <w:bCs/>
                <w:sz w:val="18"/>
                <w:szCs w:val="18"/>
                <w:lang w:val="en-US"/>
              </w:rPr>
            </w:pPr>
            <w:r w:rsidRPr="00261DDE">
              <w:rPr>
                <w:b/>
                <w:bCs/>
                <w:color w:val="000000"/>
                <w:sz w:val="18"/>
                <w:szCs w:val="18"/>
              </w:rPr>
              <w:t>AUROC</w:t>
            </w:r>
            <w:r>
              <w:rPr>
                <w:b/>
                <w:bCs/>
                <w:color w:val="000000"/>
                <w:sz w:val="18"/>
                <w:szCs w:val="18"/>
              </w:rPr>
              <w:t xml:space="preserve"> (%)</w:t>
            </w:r>
          </w:p>
        </w:tc>
        <w:tc>
          <w:tcPr>
            <w:tcW w:w="1011" w:type="dxa"/>
            <w:tcBorders>
              <w:top w:val="nil"/>
              <w:left w:val="nil"/>
              <w:bottom w:val="single" w:sz="4" w:space="0" w:color="auto"/>
              <w:right w:val="nil"/>
            </w:tcBorders>
            <w:shd w:val="clear" w:color="auto" w:fill="C0C0C0"/>
            <w:vAlign w:val="center"/>
            <w:hideMark/>
          </w:tcPr>
          <w:p w14:paraId="234D27E5" w14:textId="7F5C6E18" w:rsidR="00261DDE" w:rsidRPr="00261DDE" w:rsidRDefault="00261DDE" w:rsidP="00261DDE">
            <w:pPr>
              <w:spacing w:line="240" w:lineRule="auto"/>
              <w:jc w:val="center"/>
              <w:rPr>
                <w:rFonts w:eastAsia="Times New Roman"/>
                <w:b/>
                <w:bCs/>
                <w:sz w:val="18"/>
                <w:szCs w:val="18"/>
                <w:lang w:val="en-US"/>
              </w:rPr>
            </w:pPr>
            <w:r w:rsidRPr="00261DDE">
              <w:rPr>
                <w:b/>
                <w:bCs/>
                <w:color w:val="000000"/>
                <w:sz w:val="18"/>
                <w:szCs w:val="18"/>
              </w:rPr>
              <w:t>AUPRC</w:t>
            </w:r>
            <w:r>
              <w:rPr>
                <w:b/>
                <w:bCs/>
                <w:color w:val="000000"/>
                <w:sz w:val="18"/>
                <w:szCs w:val="18"/>
              </w:rPr>
              <w:t xml:space="preserve"> (%)</w:t>
            </w:r>
          </w:p>
        </w:tc>
        <w:tc>
          <w:tcPr>
            <w:tcW w:w="1711" w:type="dxa"/>
            <w:tcBorders>
              <w:top w:val="nil"/>
              <w:left w:val="nil"/>
              <w:bottom w:val="single" w:sz="4" w:space="0" w:color="auto"/>
              <w:right w:val="nil"/>
            </w:tcBorders>
            <w:shd w:val="clear" w:color="auto" w:fill="C0C0C0"/>
            <w:vAlign w:val="center"/>
          </w:tcPr>
          <w:p w14:paraId="6379CA75" w14:textId="22157A86" w:rsidR="00261DDE" w:rsidRPr="00261DDE" w:rsidRDefault="00261DDE" w:rsidP="00261DDE">
            <w:pPr>
              <w:spacing w:line="240" w:lineRule="auto"/>
              <w:rPr>
                <w:rFonts w:eastAsia="Times New Roman"/>
                <w:b/>
                <w:bCs/>
                <w:color w:val="000000"/>
                <w:sz w:val="18"/>
                <w:szCs w:val="18"/>
                <w:lang w:val="en-US"/>
              </w:rPr>
            </w:pPr>
            <w:r w:rsidRPr="00261DDE">
              <w:rPr>
                <w:b/>
                <w:bCs/>
                <w:color w:val="000000"/>
                <w:sz w:val="18"/>
                <w:szCs w:val="18"/>
              </w:rPr>
              <w:t>P (TPR)</w:t>
            </w:r>
          </w:p>
        </w:tc>
      </w:tr>
      <w:tr w:rsidR="00261DDE" w:rsidRPr="00261DDE" w14:paraId="24F6D8F7" w14:textId="5258DFEA" w:rsidTr="00261DDE">
        <w:trPr>
          <w:trHeight w:val="287"/>
          <w:tblCellSpacing w:w="0" w:type="dxa"/>
        </w:trPr>
        <w:tc>
          <w:tcPr>
            <w:tcW w:w="8504" w:type="dxa"/>
            <w:gridSpan w:val="10"/>
            <w:tcBorders>
              <w:top w:val="outset" w:sz="6" w:space="0" w:color="000000"/>
              <w:left w:val="outset" w:sz="6" w:space="0" w:color="D0D7E5"/>
              <w:bottom w:val="single" w:sz="4" w:space="0" w:color="auto"/>
              <w:right w:val="outset" w:sz="6" w:space="0" w:color="D0D7E5"/>
            </w:tcBorders>
            <w:shd w:val="clear" w:color="auto" w:fill="FFFFFF"/>
          </w:tcPr>
          <w:p w14:paraId="708B2427" w14:textId="73F07C3E" w:rsidR="00261DDE" w:rsidRPr="00261DDE" w:rsidRDefault="00261DDE" w:rsidP="00261DDE">
            <w:pPr>
              <w:spacing w:line="240" w:lineRule="auto"/>
              <w:rPr>
                <w:rFonts w:ascii="Calibri" w:eastAsia="Times New Roman" w:hAnsi="Calibri" w:cs="Calibri"/>
                <w:color w:val="000000"/>
                <w:lang w:val="en-US"/>
              </w:rPr>
            </w:pPr>
            <w:r>
              <w:rPr>
                <w:rFonts w:ascii="Calibri" w:eastAsia="Times New Roman" w:hAnsi="Calibri" w:cs="Calibri"/>
                <w:color w:val="000000"/>
                <w:lang w:val="en-US"/>
              </w:rPr>
              <w:t>PPF 20</w:t>
            </w:r>
          </w:p>
        </w:tc>
        <w:tc>
          <w:tcPr>
            <w:tcW w:w="1711" w:type="dxa"/>
            <w:tcBorders>
              <w:top w:val="outset" w:sz="6" w:space="0" w:color="000000"/>
              <w:left w:val="outset" w:sz="6" w:space="0" w:color="D0D7E5"/>
              <w:bottom w:val="single" w:sz="4" w:space="0" w:color="auto"/>
              <w:right w:val="outset" w:sz="6" w:space="0" w:color="D0D7E5"/>
            </w:tcBorders>
            <w:shd w:val="clear" w:color="auto" w:fill="FFFFFF"/>
          </w:tcPr>
          <w:p w14:paraId="3693060D" w14:textId="77777777" w:rsidR="00261DDE" w:rsidRDefault="00261DDE" w:rsidP="00261DDE">
            <w:pPr>
              <w:spacing w:line="240" w:lineRule="auto"/>
              <w:rPr>
                <w:rFonts w:ascii="Calibri" w:eastAsia="Times New Roman" w:hAnsi="Calibri" w:cs="Calibri"/>
                <w:color w:val="000000"/>
                <w:lang w:val="en-US"/>
              </w:rPr>
            </w:pPr>
          </w:p>
        </w:tc>
      </w:tr>
      <w:tr w:rsidR="00BE005B" w:rsidRPr="00261DDE" w14:paraId="31C0DE6D" w14:textId="415BE5BB" w:rsidTr="00261DDE">
        <w:trPr>
          <w:trHeight w:val="287"/>
          <w:tblCellSpacing w:w="0" w:type="dxa"/>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57A4342B" w14:textId="63B38F54" w:rsidR="00BE005B" w:rsidRPr="00261DDE" w:rsidRDefault="00BE005B" w:rsidP="00BE005B">
            <w:pPr>
              <w:spacing w:line="240" w:lineRule="auto"/>
              <w:rPr>
                <w:rFonts w:ascii="Times New Roman" w:eastAsia="Times New Roman" w:hAnsi="Times New Roman" w:cs="Times New Roman"/>
                <w:sz w:val="24"/>
                <w:szCs w:val="24"/>
                <w:lang w:val="en-US"/>
              </w:rPr>
            </w:pPr>
            <w:proofErr w:type="spellStart"/>
            <w:r w:rsidRPr="0030433B">
              <w:rPr>
                <w:color w:val="000000"/>
                <w:sz w:val="18"/>
                <w:szCs w:val="18"/>
              </w:rPr>
              <w:t>ML</w:t>
            </w:r>
            <w:r>
              <w:rPr>
                <w:color w:val="000000"/>
                <w:sz w:val="18"/>
                <w:szCs w:val="18"/>
              </w:rPr>
              <w:t>_all</w:t>
            </w:r>
            <w:proofErr w:type="spellEnd"/>
          </w:p>
        </w:tc>
        <w:tc>
          <w:tcPr>
            <w:tcW w:w="1084"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5172475D"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121</w:t>
            </w:r>
          </w:p>
        </w:tc>
        <w:tc>
          <w:tcPr>
            <w:tcW w:w="0" w:type="auto"/>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28288A49"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661</w:t>
            </w:r>
          </w:p>
        </w:tc>
        <w:tc>
          <w:tcPr>
            <w:tcW w:w="502"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364DE1A5"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108</w:t>
            </w:r>
          </w:p>
        </w:tc>
        <w:tc>
          <w:tcPr>
            <w:tcW w:w="567"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64D64996"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3023</w:t>
            </w:r>
          </w:p>
        </w:tc>
        <w:tc>
          <w:tcPr>
            <w:tcW w:w="563"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0BD1E6BF" w14:textId="51FE69DE"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52</w:t>
            </w:r>
            <w:r>
              <w:rPr>
                <w:rFonts w:ascii="Calibri" w:eastAsia="Times New Roman" w:hAnsi="Calibri" w:cs="Calibri"/>
                <w:color w:val="000000"/>
                <w:lang w:val="en-US"/>
              </w:rPr>
              <w:t>.</w:t>
            </w:r>
            <w:r w:rsidRPr="00261DDE">
              <w:rPr>
                <w:rFonts w:ascii="Calibri" w:eastAsia="Times New Roman" w:hAnsi="Calibri" w:cs="Calibri"/>
                <w:color w:val="000000"/>
                <w:lang w:val="en-US"/>
              </w:rPr>
              <w:t>8</w:t>
            </w:r>
          </w:p>
        </w:tc>
        <w:tc>
          <w:tcPr>
            <w:tcW w:w="0" w:type="auto"/>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0E8DEC68" w14:textId="237C13FE"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15</w:t>
            </w:r>
            <w:r>
              <w:rPr>
                <w:rFonts w:ascii="Calibri" w:eastAsia="Times New Roman" w:hAnsi="Calibri" w:cs="Calibri"/>
                <w:color w:val="000000"/>
                <w:lang w:val="en-US"/>
              </w:rPr>
              <w:t>.5</w:t>
            </w:r>
          </w:p>
        </w:tc>
        <w:tc>
          <w:tcPr>
            <w:tcW w:w="0" w:type="auto"/>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24AE8738" w14:textId="689AF3D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20</w:t>
            </w:r>
            <w:r>
              <w:rPr>
                <w:rFonts w:ascii="Calibri" w:eastAsia="Times New Roman" w:hAnsi="Calibri" w:cs="Calibri"/>
                <w:color w:val="000000"/>
                <w:lang w:val="en-US"/>
              </w:rPr>
              <w:t>.5</w:t>
            </w:r>
          </w:p>
        </w:tc>
        <w:tc>
          <w:tcPr>
            <w:tcW w:w="1116"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56863CE5" w14:textId="029135E2"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75</w:t>
            </w:r>
            <w:r>
              <w:rPr>
                <w:rFonts w:ascii="Calibri" w:eastAsia="Times New Roman" w:hAnsi="Calibri" w:cs="Calibri"/>
                <w:color w:val="000000"/>
                <w:lang w:val="en-US"/>
              </w:rPr>
              <w:t>.</w:t>
            </w:r>
            <w:r w:rsidRPr="00261DDE">
              <w:rPr>
                <w:rFonts w:ascii="Calibri" w:eastAsia="Times New Roman" w:hAnsi="Calibri" w:cs="Calibri"/>
                <w:color w:val="000000"/>
                <w:lang w:val="en-US"/>
              </w:rPr>
              <w:t>3</w:t>
            </w:r>
          </w:p>
        </w:tc>
        <w:tc>
          <w:tcPr>
            <w:tcW w:w="1011"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76DAF6F4" w14:textId="4873FCD2"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17</w:t>
            </w:r>
            <w:r>
              <w:rPr>
                <w:rFonts w:ascii="Calibri" w:eastAsia="Times New Roman" w:hAnsi="Calibri" w:cs="Calibri"/>
                <w:color w:val="000000"/>
                <w:lang w:val="en-US"/>
              </w:rPr>
              <w:t>.1</w:t>
            </w:r>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7D891BEF" w14:textId="5B035C0E" w:rsidR="00BE005B" w:rsidRPr="00261DDE" w:rsidRDefault="0001300A" w:rsidP="00BE005B">
            <w:pPr>
              <w:spacing w:line="240" w:lineRule="auto"/>
              <w:jc w:val="center"/>
              <w:rPr>
                <w:rFonts w:ascii="Calibri" w:eastAsia="Times New Roman" w:hAnsi="Calibri" w:cs="Calibri"/>
                <w:color w:val="000000"/>
                <w:lang w:val="en-US"/>
              </w:rPr>
            </w:pPr>
            <w:r>
              <w:rPr>
                <w:rFonts w:ascii="Calibri" w:eastAsia="Times New Roman" w:hAnsi="Calibri" w:cs="Calibri"/>
                <w:color w:val="000000"/>
                <w:lang w:val="en-US"/>
              </w:rPr>
              <w:t>-</w:t>
            </w:r>
          </w:p>
        </w:tc>
      </w:tr>
      <w:tr w:rsidR="00BE005B" w:rsidRPr="00261DDE" w14:paraId="5E36AEF1" w14:textId="10019A56" w:rsidTr="00261DDE">
        <w:trPr>
          <w:trHeight w:val="287"/>
          <w:tblCellSpacing w:w="0" w:type="dxa"/>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4F21C6C0" w14:textId="45AE52E6" w:rsidR="00BE005B" w:rsidRPr="00261DDE" w:rsidRDefault="00BE005B" w:rsidP="00BE005B">
            <w:pPr>
              <w:spacing w:line="240" w:lineRule="auto"/>
              <w:rPr>
                <w:rFonts w:ascii="Times New Roman" w:eastAsia="Times New Roman" w:hAnsi="Times New Roman" w:cs="Times New Roman"/>
                <w:sz w:val="24"/>
                <w:szCs w:val="24"/>
                <w:lang w:val="en-US"/>
              </w:rPr>
            </w:pPr>
            <w:proofErr w:type="spellStart"/>
            <w:r w:rsidRPr="0030433B">
              <w:rPr>
                <w:color w:val="000000"/>
                <w:sz w:val="18"/>
                <w:szCs w:val="18"/>
              </w:rPr>
              <w:t>LR</w:t>
            </w:r>
            <w:r>
              <w:rPr>
                <w:color w:val="000000"/>
                <w:sz w:val="18"/>
                <w:szCs w:val="18"/>
              </w:rPr>
              <w:t>_all</w:t>
            </w:r>
            <w:proofErr w:type="spellEnd"/>
          </w:p>
        </w:tc>
        <w:tc>
          <w:tcPr>
            <w:tcW w:w="1084" w:type="dxa"/>
            <w:tcBorders>
              <w:top w:val="outset" w:sz="6" w:space="0" w:color="D0D7E5"/>
              <w:left w:val="outset" w:sz="6" w:space="0" w:color="D0D7E5"/>
              <w:bottom w:val="outset" w:sz="6" w:space="0" w:color="D0D7E5"/>
              <w:right w:val="outset" w:sz="6" w:space="0" w:color="D0D7E5"/>
            </w:tcBorders>
            <w:shd w:val="clear" w:color="auto" w:fill="FFFFFF"/>
            <w:hideMark/>
          </w:tcPr>
          <w:p w14:paraId="5DD294B5"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29FBF3D"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667</w:t>
            </w:r>
          </w:p>
        </w:tc>
        <w:tc>
          <w:tcPr>
            <w:tcW w:w="502" w:type="dxa"/>
            <w:tcBorders>
              <w:top w:val="outset" w:sz="6" w:space="0" w:color="D0D7E5"/>
              <w:left w:val="outset" w:sz="6" w:space="0" w:color="D0D7E5"/>
              <w:bottom w:val="outset" w:sz="6" w:space="0" w:color="D0D7E5"/>
              <w:right w:val="outset" w:sz="6" w:space="0" w:color="D0D7E5"/>
            </w:tcBorders>
            <w:shd w:val="clear" w:color="auto" w:fill="FFFFFF"/>
            <w:hideMark/>
          </w:tcPr>
          <w:p w14:paraId="75787F0B"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114</w:t>
            </w:r>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2AAEBAD0"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3017</w:t>
            </w:r>
          </w:p>
        </w:tc>
        <w:tc>
          <w:tcPr>
            <w:tcW w:w="563" w:type="dxa"/>
            <w:tcBorders>
              <w:top w:val="outset" w:sz="6" w:space="0" w:color="D0D7E5"/>
              <w:left w:val="outset" w:sz="6" w:space="0" w:color="D0D7E5"/>
              <w:bottom w:val="outset" w:sz="6" w:space="0" w:color="D0D7E5"/>
              <w:right w:val="outset" w:sz="6" w:space="0" w:color="D0D7E5"/>
            </w:tcBorders>
            <w:shd w:val="clear" w:color="auto" w:fill="FFFFFF"/>
            <w:hideMark/>
          </w:tcPr>
          <w:p w14:paraId="0C41941C" w14:textId="23F45E69"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50</w:t>
            </w:r>
            <w:r>
              <w:rPr>
                <w:rFonts w:ascii="Calibri" w:eastAsia="Times New Roman" w:hAnsi="Calibri" w:cs="Calibri"/>
                <w:color w:val="000000"/>
                <w:lang w:val="en-US"/>
              </w:rPr>
              <w:t>.</w:t>
            </w:r>
            <w:r w:rsidRPr="00261DDE">
              <w:rPr>
                <w:rFonts w:ascii="Calibri" w:eastAsia="Times New Roman" w:hAnsi="Calibri" w:cs="Calibri"/>
                <w:color w:val="000000"/>
                <w:lang w:val="en-US"/>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ADBA1C8" w14:textId="6021F9C8"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14</w:t>
            </w:r>
            <w:r>
              <w:rPr>
                <w:rFonts w:ascii="Calibri" w:eastAsia="Times New Roman" w:hAnsi="Calibri" w:cs="Calibri"/>
                <w:color w:val="000000"/>
                <w:lang w:val="en-US"/>
              </w:rPr>
              <w:t>.</w:t>
            </w:r>
            <w:r w:rsidRPr="00261DDE">
              <w:rPr>
                <w:rFonts w:ascii="Calibri" w:eastAsia="Times New Roman" w:hAnsi="Calibri" w:cs="Calibri"/>
                <w:color w:val="000000"/>
                <w:lang w:val="en-US"/>
              </w:rPr>
              <w:t>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A86568E" w14:textId="26BAAB8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18</w:t>
            </w:r>
            <w:r>
              <w:rPr>
                <w:rFonts w:ascii="Calibri" w:eastAsia="Times New Roman" w:hAnsi="Calibri" w:cs="Calibri"/>
                <w:color w:val="000000"/>
                <w:lang w:val="en-US"/>
              </w:rPr>
              <w:t>.9</w:t>
            </w:r>
          </w:p>
        </w:tc>
        <w:tc>
          <w:tcPr>
            <w:tcW w:w="1116" w:type="dxa"/>
            <w:tcBorders>
              <w:top w:val="outset" w:sz="6" w:space="0" w:color="D0D7E5"/>
              <w:left w:val="outset" w:sz="6" w:space="0" w:color="D0D7E5"/>
              <w:bottom w:val="outset" w:sz="6" w:space="0" w:color="D0D7E5"/>
              <w:right w:val="outset" w:sz="6" w:space="0" w:color="D0D7E5"/>
            </w:tcBorders>
            <w:shd w:val="clear" w:color="auto" w:fill="FFFFFF"/>
            <w:hideMark/>
          </w:tcPr>
          <w:p w14:paraId="7EB34379" w14:textId="4BE7E0A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74</w:t>
            </w:r>
            <w:r>
              <w:rPr>
                <w:rFonts w:ascii="Calibri" w:eastAsia="Times New Roman" w:hAnsi="Calibri" w:cs="Calibri"/>
                <w:color w:val="000000"/>
                <w:lang w:val="en-US"/>
              </w:rPr>
              <w:t>.1</w:t>
            </w:r>
          </w:p>
        </w:tc>
        <w:tc>
          <w:tcPr>
            <w:tcW w:w="1011" w:type="dxa"/>
            <w:tcBorders>
              <w:top w:val="outset" w:sz="6" w:space="0" w:color="D0D7E5"/>
              <w:left w:val="outset" w:sz="6" w:space="0" w:color="D0D7E5"/>
              <w:bottom w:val="outset" w:sz="6" w:space="0" w:color="D0D7E5"/>
              <w:right w:val="outset" w:sz="6" w:space="0" w:color="D0D7E5"/>
            </w:tcBorders>
            <w:shd w:val="clear" w:color="auto" w:fill="FFFFFF"/>
            <w:hideMark/>
          </w:tcPr>
          <w:p w14:paraId="3E307A82" w14:textId="42E3CFC0"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16</w:t>
            </w:r>
            <w:r>
              <w:rPr>
                <w:rFonts w:ascii="Calibri" w:eastAsia="Times New Roman" w:hAnsi="Calibri" w:cs="Calibri"/>
                <w:color w:val="000000"/>
                <w:lang w:val="en-US"/>
              </w:rPr>
              <w:t>.7</w:t>
            </w:r>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288A881F" w14:textId="2A3C0090" w:rsidR="00BE005B" w:rsidRPr="00261DDE" w:rsidRDefault="0001300A" w:rsidP="0001300A">
            <w:pPr>
              <w:spacing w:line="240" w:lineRule="auto"/>
              <w:jc w:val="right"/>
              <w:rPr>
                <w:rFonts w:ascii="Calibri" w:eastAsia="Times New Roman" w:hAnsi="Calibri" w:cs="Calibri"/>
                <w:color w:val="000000"/>
                <w:lang w:val="en-US"/>
              </w:rPr>
            </w:pPr>
            <w:r>
              <w:rPr>
                <w:rFonts w:ascii="Calibri" w:eastAsia="Times New Roman" w:hAnsi="Calibri" w:cs="Calibri"/>
                <w:color w:val="000000"/>
                <w:lang w:val="en-US"/>
              </w:rPr>
              <w:t>28.3%</w:t>
            </w:r>
          </w:p>
        </w:tc>
      </w:tr>
      <w:tr w:rsidR="00BE005B" w:rsidRPr="00261DDE" w14:paraId="75A321D5" w14:textId="6594CD8C" w:rsidTr="00261DDE">
        <w:trPr>
          <w:trHeight w:val="287"/>
          <w:tblCellSpacing w:w="0" w:type="dxa"/>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72E22D03" w14:textId="19D72B0D" w:rsidR="00BE005B" w:rsidRPr="00261DDE" w:rsidRDefault="00BE005B" w:rsidP="00BE005B">
            <w:pPr>
              <w:spacing w:line="240" w:lineRule="auto"/>
              <w:rPr>
                <w:rFonts w:ascii="Times New Roman" w:eastAsia="Times New Roman" w:hAnsi="Times New Roman" w:cs="Times New Roman"/>
                <w:sz w:val="24"/>
                <w:szCs w:val="24"/>
                <w:lang w:val="en-US"/>
              </w:rPr>
            </w:pPr>
            <w:r w:rsidRPr="0030433B">
              <w:rPr>
                <w:color w:val="000000"/>
                <w:sz w:val="18"/>
                <w:szCs w:val="18"/>
              </w:rPr>
              <w:t>ML</w:t>
            </w:r>
            <w:r>
              <w:rPr>
                <w:color w:val="000000"/>
                <w:sz w:val="18"/>
                <w:szCs w:val="18"/>
              </w:rPr>
              <w:t>_</w:t>
            </w:r>
            <w:r w:rsidRPr="0030433B">
              <w:rPr>
                <w:color w:val="000000"/>
                <w:sz w:val="18"/>
                <w:szCs w:val="18"/>
              </w:rPr>
              <w:t>10</w:t>
            </w:r>
          </w:p>
        </w:tc>
        <w:tc>
          <w:tcPr>
            <w:tcW w:w="1084" w:type="dxa"/>
            <w:tcBorders>
              <w:top w:val="outset" w:sz="6" w:space="0" w:color="D0D7E5"/>
              <w:left w:val="outset" w:sz="6" w:space="0" w:color="D0D7E5"/>
              <w:bottom w:val="outset" w:sz="6" w:space="0" w:color="D0D7E5"/>
              <w:right w:val="outset" w:sz="6" w:space="0" w:color="D0D7E5"/>
            </w:tcBorders>
            <w:shd w:val="clear" w:color="auto" w:fill="FFFFFF"/>
            <w:hideMark/>
          </w:tcPr>
          <w:p w14:paraId="69E5C7A5"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F28F303"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671</w:t>
            </w:r>
          </w:p>
        </w:tc>
        <w:tc>
          <w:tcPr>
            <w:tcW w:w="502" w:type="dxa"/>
            <w:tcBorders>
              <w:top w:val="outset" w:sz="6" w:space="0" w:color="D0D7E5"/>
              <w:left w:val="outset" w:sz="6" w:space="0" w:color="D0D7E5"/>
              <w:bottom w:val="outset" w:sz="6" w:space="0" w:color="D0D7E5"/>
              <w:right w:val="outset" w:sz="6" w:space="0" w:color="D0D7E5"/>
            </w:tcBorders>
            <w:shd w:val="clear" w:color="auto" w:fill="FFFFFF"/>
            <w:hideMark/>
          </w:tcPr>
          <w:p w14:paraId="50FF8D69"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118</w:t>
            </w:r>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76E0CE62"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3013</w:t>
            </w:r>
          </w:p>
        </w:tc>
        <w:tc>
          <w:tcPr>
            <w:tcW w:w="563" w:type="dxa"/>
            <w:tcBorders>
              <w:top w:val="outset" w:sz="6" w:space="0" w:color="D0D7E5"/>
              <w:left w:val="outset" w:sz="6" w:space="0" w:color="D0D7E5"/>
              <w:bottom w:val="outset" w:sz="6" w:space="0" w:color="D0D7E5"/>
              <w:right w:val="outset" w:sz="6" w:space="0" w:color="D0D7E5"/>
            </w:tcBorders>
            <w:shd w:val="clear" w:color="auto" w:fill="FFFFFF"/>
            <w:hideMark/>
          </w:tcPr>
          <w:p w14:paraId="295A6C41" w14:textId="4493D673"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48</w:t>
            </w:r>
            <w:r>
              <w:rPr>
                <w:rFonts w:ascii="Calibri" w:eastAsia="Times New Roman" w:hAnsi="Calibri" w:cs="Calibri"/>
                <w:color w:val="000000"/>
                <w:lang w:val="en-US"/>
              </w:rPr>
              <w:t>.</w:t>
            </w:r>
            <w:r w:rsidRPr="00261DDE">
              <w:rPr>
                <w:rFonts w:ascii="Calibri" w:eastAsia="Times New Roman" w:hAnsi="Calibri" w:cs="Calibri"/>
                <w:color w:val="000000"/>
                <w:lang w:val="en-US"/>
              </w:rPr>
              <w:t>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CF7CDC3" w14:textId="19BCB9CB"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14</w:t>
            </w:r>
            <w:r>
              <w:rPr>
                <w:rFonts w:ascii="Calibri" w:eastAsia="Times New Roman" w:hAnsi="Calibri" w:cs="Calibri"/>
                <w:color w:val="000000"/>
                <w:lang w:val="en-US"/>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22B2D74" w14:textId="792A7D1F"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17</w:t>
            </w:r>
            <w:r>
              <w:rPr>
                <w:rFonts w:ascii="Calibri" w:eastAsia="Times New Roman" w:hAnsi="Calibri" w:cs="Calibri"/>
                <w:color w:val="000000"/>
                <w:lang w:val="en-US"/>
              </w:rPr>
              <w:t>.8</w:t>
            </w:r>
          </w:p>
        </w:tc>
        <w:tc>
          <w:tcPr>
            <w:tcW w:w="1116" w:type="dxa"/>
            <w:tcBorders>
              <w:top w:val="outset" w:sz="6" w:space="0" w:color="D0D7E5"/>
              <w:left w:val="outset" w:sz="6" w:space="0" w:color="D0D7E5"/>
              <w:bottom w:val="outset" w:sz="6" w:space="0" w:color="D0D7E5"/>
              <w:right w:val="outset" w:sz="6" w:space="0" w:color="D0D7E5"/>
            </w:tcBorders>
            <w:shd w:val="clear" w:color="auto" w:fill="FFFFFF"/>
            <w:hideMark/>
          </w:tcPr>
          <w:p w14:paraId="7D7BAC5B" w14:textId="3E94E094"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74</w:t>
            </w:r>
            <w:r>
              <w:rPr>
                <w:rFonts w:ascii="Calibri" w:eastAsia="Times New Roman" w:hAnsi="Calibri" w:cs="Calibri"/>
                <w:color w:val="000000"/>
                <w:lang w:val="en-US"/>
              </w:rPr>
              <w:t>.</w:t>
            </w:r>
            <w:r w:rsidRPr="00261DDE">
              <w:rPr>
                <w:rFonts w:ascii="Calibri" w:eastAsia="Times New Roman" w:hAnsi="Calibri" w:cs="Calibri"/>
                <w:color w:val="000000"/>
                <w:lang w:val="en-US"/>
              </w:rPr>
              <w:t>4</w:t>
            </w:r>
          </w:p>
        </w:tc>
        <w:tc>
          <w:tcPr>
            <w:tcW w:w="1011" w:type="dxa"/>
            <w:tcBorders>
              <w:top w:val="outset" w:sz="6" w:space="0" w:color="D0D7E5"/>
              <w:left w:val="outset" w:sz="6" w:space="0" w:color="D0D7E5"/>
              <w:bottom w:val="outset" w:sz="6" w:space="0" w:color="D0D7E5"/>
              <w:right w:val="outset" w:sz="6" w:space="0" w:color="D0D7E5"/>
            </w:tcBorders>
            <w:shd w:val="clear" w:color="auto" w:fill="FFFFFF"/>
            <w:hideMark/>
          </w:tcPr>
          <w:p w14:paraId="0C900A96" w14:textId="5D1E0CAB"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16</w:t>
            </w:r>
            <w:r>
              <w:rPr>
                <w:rFonts w:ascii="Calibri" w:eastAsia="Times New Roman" w:hAnsi="Calibri" w:cs="Calibri"/>
                <w:color w:val="000000"/>
                <w:lang w:val="en-US"/>
              </w:rPr>
              <w:t>.8</w:t>
            </w:r>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189E6E38" w14:textId="5785455A" w:rsidR="00BE005B" w:rsidRPr="00261DDE" w:rsidRDefault="0001300A" w:rsidP="0001300A">
            <w:pPr>
              <w:spacing w:line="240" w:lineRule="auto"/>
              <w:jc w:val="right"/>
              <w:rPr>
                <w:rFonts w:ascii="Calibri" w:eastAsia="Times New Roman" w:hAnsi="Calibri" w:cs="Calibri"/>
                <w:color w:val="000000"/>
                <w:lang w:val="en-US"/>
              </w:rPr>
            </w:pPr>
            <w:r>
              <w:rPr>
                <w:rFonts w:ascii="Calibri" w:eastAsia="Times New Roman" w:hAnsi="Calibri" w:cs="Calibri"/>
                <w:color w:val="000000"/>
                <w:lang w:val="en-US"/>
              </w:rPr>
              <w:t>17.2%</w:t>
            </w:r>
          </w:p>
        </w:tc>
      </w:tr>
      <w:tr w:rsidR="00BE005B" w:rsidRPr="00261DDE" w14:paraId="0AF45003" w14:textId="10F72593" w:rsidTr="000A0E75">
        <w:trPr>
          <w:trHeight w:val="287"/>
          <w:tblCellSpacing w:w="0" w:type="dxa"/>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0E55E7C3" w14:textId="5A4992B1" w:rsidR="00BE005B" w:rsidRPr="00261DDE" w:rsidRDefault="00BE005B" w:rsidP="00BE005B">
            <w:pPr>
              <w:spacing w:line="240" w:lineRule="auto"/>
              <w:rPr>
                <w:rFonts w:ascii="Times New Roman" w:eastAsia="Times New Roman" w:hAnsi="Times New Roman" w:cs="Times New Roman"/>
                <w:sz w:val="24"/>
                <w:szCs w:val="24"/>
                <w:lang w:val="en-US"/>
              </w:rPr>
            </w:pPr>
            <w:r w:rsidRPr="0030433B">
              <w:rPr>
                <w:color w:val="000000"/>
                <w:sz w:val="18"/>
                <w:szCs w:val="18"/>
              </w:rPr>
              <w:t>LR</w:t>
            </w:r>
            <w:r>
              <w:rPr>
                <w:color w:val="000000"/>
                <w:sz w:val="18"/>
                <w:szCs w:val="18"/>
              </w:rPr>
              <w:t>_</w:t>
            </w:r>
            <w:r w:rsidRPr="0030433B">
              <w:rPr>
                <w:color w:val="000000"/>
                <w:sz w:val="18"/>
                <w:szCs w:val="18"/>
              </w:rPr>
              <w:t>10</w:t>
            </w:r>
          </w:p>
        </w:tc>
        <w:tc>
          <w:tcPr>
            <w:tcW w:w="1084" w:type="dxa"/>
            <w:tcBorders>
              <w:top w:val="outset" w:sz="6" w:space="0" w:color="D0D7E5"/>
              <w:left w:val="outset" w:sz="6" w:space="0" w:color="D0D7E5"/>
              <w:bottom w:val="outset" w:sz="6" w:space="0" w:color="D0D7E5"/>
              <w:right w:val="outset" w:sz="6" w:space="0" w:color="D0D7E5"/>
            </w:tcBorders>
            <w:shd w:val="clear" w:color="auto" w:fill="FFFFFF"/>
            <w:hideMark/>
          </w:tcPr>
          <w:p w14:paraId="10A8CF3A"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109</w:t>
            </w:r>
          </w:p>
        </w:tc>
        <w:tc>
          <w:tcPr>
            <w:tcW w:w="0" w:type="auto"/>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37229E11"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673</w:t>
            </w:r>
          </w:p>
        </w:tc>
        <w:tc>
          <w:tcPr>
            <w:tcW w:w="502" w:type="dxa"/>
            <w:tcBorders>
              <w:top w:val="outset" w:sz="6" w:space="0" w:color="D0D7E5"/>
              <w:left w:val="outset" w:sz="6" w:space="0" w:color="D0D7E5"/>
              <w:bottom w:val="outset" w:sz="6" w:space="0" w:color="D0D7E5"/>
              <w:right w:val="outset" w:sz="6" w:space="0" w:color="D0D7E5"/>
            </w:tcBorders>
            <w:shd w:val="clear" w:color="auto" w:fill="FFFFFF"/>
            <w:hideMark/>
          </w:tcPr>
          <w:p w14:paraId="4616BC48"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120</w:t>
            </w:r>
          </w:p>
        </w:tc>
        <w:tc>
          <w:tcPr>
            <w:tcW w:w="567"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7141E248"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3011</w:t>
            </w:r>
          </w:p>
        </w:tc>
        <w:tc>
          <w:tcPr>
            <w:tcW w:w="563" w:type="dxa"/>
            <w:tcBorders>
              <w:top w:val="outset" w:sz="6" w:space="0" w:color="D0D7E5"/>
              <w:left w:val="outset" w:sz="6" w:space="0" w:color="D0D7E5"/>
              <w:bottom w:val="outset" w:sz="6" w:space="0" w:color="D0D7E5"/>
              <w:right w:val="outset" w:sz="6" w:space="0" w:color="D0D7E5"/>
            </w:tcBorders>
            <w:shd w:val="clear" w:color="auto" w:fill="FFFFFF"/>
            <w:hideMark/>
          </w:tcPr>
          <w:p w14:paraId="0792D2FB" w14:textId="112045E1"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47</w:t>
            </w:r>
            <w:r>
              <w:rPr>
                <w:rFonts w:ascii="Calibri" w:eastAsia="Times New Roman" w:hAnsi="Calibri" w:cs="Calibri"/>
                <w:color w:val="000000"/>
                <w:lang w:val="en-US"/>
              </w:rPr>
              <w:t>.6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6B48D2D" w14:textId="45899BF6"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13</w:t>
            </w:r>
            <w:r>
              <w:rPr>
                <w:rFonts w:ascii="Calibri" w:eastAsia="Times New Roman" w:hAnsi="Calibri" w:cs="Calibri"/>
                <w:color w:val="000000"/>
                <w:lang w:val="en-US"/>
              </w:rPr>
              <w:t>.</w:t>
            </w:r>
            <w:r w:rsidRPr="00261DDE">
              <w:rPr>
                <w:rFonts w:ascii="Calibri" w:eastAsia="Times New Roman" w:hAnsi="Calibri" w:cs="Calibri"/>
                <w:color w:val="000000"/>
                <w:lang w:val="en-US"/>
              </w:rPr>
              <w:t>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42AE47A" w14:textId="036863C8"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17</w:t>
            </w:r>
            <w:r>
              <w:rPr>
                <w:rFonts w:ascii="Calibri" w:eastAsia="Times New Roman" w:hAnsi="Calibri" w:cs="Calibri"/>
                <w:color w:val="000000"/>
                <w:lang w:val="en-US"/>
              </w:rPr>
              <w:t>.</w:t>
            </w:r>
            <w:r w:rsidRPr="00261DDE">
              <w:rPr>
                <w:rFonts w:ascii="Calibri" w:eastAsia="Times New Roman" w:hAnsi="Calibri" w:cs="Calibri"/>
                <w:color w:val="000000"/>
                <w:lang w:val="en-US"/>
              </w:rPr>
              <w:t>2</w:t>
            </w:r>
          </w:p>
        </w:tc>
        <w:tc>
          <w:tcPr>
            <w:tcW w:w="1116" w:type="dxa"/>
            <w:tcBorders>
              <w:top w:val="outset" w:sz="6" w:space="0" w:color="D0D7E5"/>
              <w:left w:val="outset" w:sz="6" w:space="0" w:color="D0D7E5"/>
              <w:bottom w:val="outset" w:sz="6" w:space="0" w:color="D0D7E5"/>
              <w:right w:val="outset" w:sz="6" w:space="0" w:color="D0D7E5"/>
            </w:tcBorders>
            <w:shd w:val="clear" w:color="auto" w:fill="FFFFFF"/>
            <w:hideMark/>
          </w:tcPr>
          <w:p w14:paraId="3C8C031F" w14:textId="417D9505"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73</w:t>
            </w:r>
            <w:r>
              <w:rPr>
                <w:rFonts w:ascii="Calibri" w:eastAsia="Times New Roman" w:hAnsi="Calibri" w:cs="Calibri"/>
                <w:color w:val="000000"/>
                <w:lang w:val="en-US"/>
              </w:rPr>
              <w:t>.1</w:t>
            </w:r>
          </w:p>
        </w:tc>
        <w:tc>
          <w:tcPr>
            <w:tcW w:w="1011" w:type="dxa"/>
            <w:tcBorders>
              <w:top w:val="outset" w:sz="6" w:space="0" w:color="D0D7E5"/>
              <w:left w:val="outset" w:sz="6" w:space="0" w:color="D0D7E5"/>
              <w:bottom w:val="outset" w:sz="6" w:space="0" w:color="D0D7E5"/>
              <w:right w:val="outset" w:sz="6" w:space="0" w:color="D0D7E5"/>
            </w:tcBorders>
            <w:shd w:val="clear" w:color="auto" w:fill="FFFFFF"/>
            <w:hideMark/>
          </w:tcPr>
          <w:p w14:paraId="62609E31" w14:textId="6D7E25C0"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16</w:t>
            </w:r>
            <w:r>
              <w:rPr>
                <w:rFonts w:ascii="Calibri" w:eastAsia="Times New Roman" w:hAnsi="Calibri" w:cs="Calibri"/>
                <w:color w:val="000000"/>
                <w:lang w:val="en-US"/>
              </w:rPr>
              <w:t>.8</w:t>
            </w:r>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746939F6" w14:textId="1B31909B" w:rsidR="00BE005B" w:rsidRPr="00261DDE" w:rsidRDefault="0001300A" w:rsidP="0001300A">
            <w:pPr>
              <w:spacing w:line="240" w:lineRule="auto"/>
              <w:jc w:val="right"/>
              <w:rPr>
                <w:rFonts w:ascii="Calibri" w:eastAsia="Times New Roman" w:hAnsi="Calibri" w:cs="Calibri"/>
                <w:color w:val="000000"/>
                <w:lang w:val="en-US"/>
              </w:rPr>
            </w:pPr>
            <w:r>
              <w:rPr>
                <w:rFonts w:ascii="Calibri" w:eastAsia="Times New Roman" w:hAnsi="Calibri" w:cs="Calibri"/>
                <w:color w:val="000000"/>
                <w:lang w:val="en-US"/>
              </w:rPr>
              <w:t>12.9%</w:t>
            </w:r>
          </w:p>
        </w:tc>
      </w:tr>
      <w:tr w:rsidR="00BE005B" w:rsidRPr="00261DDE" w14:paraId="5D876B62" w14:textId="03E1901A" w:rsidTr="00261DDE">
        <w:trPr>
          <w:trHeight w:val="287"/>
          <w:tblCellSpacing w:w="0" w:type="dxa"/>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59AE2BC6" w14:textId="75559FEB" w:rsidR="00BE005B" w:rsidRPr="00261DDE" w:rsidRDefault="00BE005B" w:rsidP="00BE005B">
            <w:pPr>
              <w:spacing w:line="240" w:lineRule="auto"/>
              <w:rPr>
                <w:rFonts w:ascii="Times New Roman" w:eastAsia="Times New Roman" w:hAnsi="Times New Roman" w:cs="Times New Roman"/>
                <w:sz w:val="24"/>
                <w:szCs w:val="24"/>
                <w:lang w:val="en-US"/>
              </w:rPr>
            </w:pPr>
            <w:proofErr w:type="spellStart"/>
            <w:r w:rsidRPr="0030433B">
              <w:rPr>
                <w:color w:val="000000"/>
                <w:sz w:val="18"/>
                <w:szCs w:val="18"/>
              </w:rPr>
              <w:t>M</w:t>
            </w:r>
            <w:r>
              <w:rPr>
                <w:color w:val="000000"/>
                <w:sz w:val="18"/>
                <w:szCs w:val="18"/>
              </w:rPr>
              <w:t>L_</w:t>
            </w:r>
            <w:r w:rsidRPr="0030433B">
              <w:rPr>
                <w:color w:val="000000"/>
                <w:sz w:val="18"/>
                <w:szCs w:val="18"/>
              </w:rPr>
              <w:t>NoAge</w:t>
            </w:r>
            <w:proofErr w:type="spellEnd"/>
          </w:p>
        </w:tc>
        <w:tc>
          <w:tcPr>
            <w:tcW w:w="1084" w:type="dxa"/>
            <w:tcBorders>
              <w:top w:val="outset" w:sz="6" w:space="0" w:color="D0D7E5"/>
              <w:left w:val="outset" w:sz="6" w:space="0" w:color="D0D7E5"/>
              <w:bottom w:val="outset" w:sz="6" w:space="0" w:color="D0D7E5"/>
              <w:right w:val="outset" w:sz="6" w:space="0" w:color="D0D7E5"/>
            </w:tcBorders>
            <w:shd w:val="clear" w:color="auto" w:fill="FFFFFF"/>
            <w:hideMark/>
          </w:tcPr>
          <w:p w14:paraId="09D23CF9"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179E177"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672</w:t>
            </w:r>
          </w:p>
        </w:tc>
        <w:tc>
          <w:tcPr>
            <w:tcW w:w="502" w:type="dxa"/>
            <w:tcBorders>
              <w:top w:val="outset" w:sz="6" w:space="0" w:color="D0D7E5"/>
              <w:left w:val="outset" w:sz="6" w:space="0" w:color="D0D7E5"/>
              <w:bottom w:val="outset" w:sz="6" w:space="0" w:color="D0D7E5"/>
              <w:right w:val="outset" w:sz="6" w:space="0" w:color="D0D7E5"/>
            </w:tcBorders>
            <w:shd w:val="clear" w:color="auto" w:fill="FFFFFF"/>
            <w:hideMark/>
          </w:tcPr>
          <w:p w14:paraId="1BCB773D"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119</w:t>
            </w:r>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67AA0CF0"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3012</w:t>
            </w:r>
          </w:p>
        </w:tc>
        <w:tc>
          <w:tcPr>
            <w:tcW w:w="563" w:type="dxa"/>
            <w:tcBorders>
              <w:top w:val="outset" w:sz="6" w:space="0" w:color="D0D7E5"/>
              <w:left w:val="outset" w:sz="6" w:space="0" w:color="D0D7E5"/>
              <w:bottom w:val="outset" w:sz="6" w:space="0" w:color="D0D7E5"/>
              <w:right w:val="outset" w:sz="6" w:space="0" w:color="D0D7E5"/>
            </w:tcBorders>
            <w:shd w:val="clear" w:color="auto" w:fill="FFFFFF"/>
            <w:hideMark/>
          </w:tcPr>
          <w:p w14:paraId="01BF52B8" w14:textId="0D45169D"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48</w:t>
            </w:r>
            <w:r>
              <w:rPr>
                <w:rFonts w:ascii="Calibri" w:eastAsia="Times New Roman" w:hAnsi="Calibri" w:cs="Calibri"/>
                <w:color w:val="000000"/>
                <w:lang w:val="en-US"/>
              </w:rPr>
              <w:t>.0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3D5162A" w14:textId="5C07672C"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14</w:t>
            </w:r>
            <w:r>
              <w:rPr>
                <w:rFonts w:ascii="Calibri" w:eastAsia="Times New Roman" w:hAnsi="Calibri" w:cs="Calibri"/>
                <w:color w:val="000000"/>
                <w:lang w:val="en-US"/>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E5F8550" w14:textId="4561C64C"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17</w:t>
            </w:r>
            <w:r>
              <w:rPr>
                <w:rFonts w:ascii="Calibri" w:eastAsia="Times New Roman" w:hAnsi="Calibri" w:cs="Calibri"/>
                <w:color w:val="000000"/>
                <w:lang w:val="en-US"/>
              </w:rPr>
              <w:t>.5</w:t>
            </w:r>
          </w:p>
        </w:tc>
        <w:tc>
          <w:tcPr>
            <w:tcW w:w="1116" w:type="dxa"/>
            <w:tcBorders>
              <w:top w:val="outset" w:sz="6" w:space="0" w:color="D0D7E5"/>
              <w:left w:val="outset" w:sz="6" w:space="0" w:color="D0D7E5"/>
              <w:bottom w:val="outset" w:sz="6" w:space="0" w:color="D0D7E5"/>
              <w:right w:val="outset" w:sz="6" w:space="0" w:color="D0D7E5"/>
            </w:tcBorders>
            <w:shd w:val="clear" w:color="auto" w:fill="FFFFFF"/>
            <w:hideMark/>
          </w:tcPr>
          <w:p w14:paraId="418A3ADC" w14:textId="74CEEAF0"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72</w:t>
            </w:r>
            <w:r>
              <w:rPr>
                <w:rFonts w:ascii="Calibri" w:eastAsia="Times New Roman" w:hAnsi="Calibri" w:cs="Calibri"/>
                <w:color w:val="000000"/>
                <w:lang w:val="en-US"/>
              </w:rPr>
              <w:t>.</w:t>
            </w:r>
            <w:r w:rsidRPr="00261DDE">
              <w:rPr>
                <w:rFonts w:ascii="Calibri" w:eastAsia="Times New Roman" w:hAnsi="Calibri" w:cs="Calibri"/>
                <w:color w:val="000000"/>
                <w:lang w:val="en-US"/>
              </w:rPr>
              <w:t>8</w:t>
            </w:r>
          </w:p>
        </w:tc>
        <w:tc>
          <w:tcPr>
            <w:tcW w:w="1011" w:type="dxa"/>
            <w:tcBorders>
              <w:top w:val="outset" w:sz="6" w:space="0" w:color="D0D7E5"/>
              <w:left w:val="outset" w:sz="6" w:space="0" w:color="D0D7E5"/>
              <w:bottom w:val="outset" w:sz="6" w:space="0" w:color="D0D7E5"/>
              <w:right w:val="outset" w:sz="6" w:space="0" w:color="D0D7E5"/>
            </w:tcBorders>
            <w:shd w:val="clear" w:color="auto" w:fill="FFFFFF"/>
            <w:hideMark/>
          </w:tcPr>
          <w:p w14:paraId="6F00D9DE" w14:textId="4E75C483"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16</w:t>
            </w:r>
            <w:r>
              <w:rPr>
                <w:rFonts w:ascii="Calibri" w:eastAsia="Times New Roman" w:hAnsi="Calibri" w:cs="Calibri"/>
                <w:color w:val="000000"/>
                <w:lang w:val="en-US"/>
              </w:rPr>
              <w:t>.9</w:t>
            </w:r>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7F61E120" w14:textId="07B3E3A9" w:rsidR="00BE005B" w:rsidRPr="00261DDE" w:rsidRDefault="0001300A" w:rsidP="0001300A">
            <w:pPr>
              <w:spacing w:line="240" w:lineRule="auto"/>
              <w:jc w:val="right"/>
              <w:rPr>
                <w:rFonts w:ascii="Calibri" w:eastAsia="Times New Roman" w:hAnsi="Calibri" w:cs="Calibri"/>
                <w:color w:val="000000"/>
                <w:lang w:val="en-US"/>
              </w:rPr>
            </w:pPr>
            <w:r>
              <w:rPr>
                <w:rFonts w:ascii="Calibri" w:eastAsia="Times New Roman" w:hAnsi="Calibri" w:cs="Calibri"/>
                <w:color w:val="000000"/>
                <w:lang w:val="en-US"/>
              </w:rPr>
              <w:t>15.1%</w:t>
            </w:r>
          </w:p>
        </w:tc>
      </w:tr>
      <w:tr w:rsidR="00BE005B" w:rsidRPr="00261DDE" w14:paraId="66B28E17" w14:textId="690684DB" w:rsidTr="00261DDE">
        <w:trPr>
          <w:trHeight w:val="287"/>
          <w:tblCellSpacing w:w="0" w:type="dxa"/>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2F2F7CF9" w14:textId="17C49550" w:rsidR="00BE005B" w:rsidRPr="00261DDE" w:rsidRDefault="00BE005B" w:rsidP="00BE005B">
            <w:pPr>
              <w:spacing w:line="240" w:lineRule="auto"/>
              <w:rPr>
                <w:rFonts w:ascii="Times New Roman" w:eastAsia="Times New Roman" w:hAnsi="Times New Roman" w:cs="Times New Roman"/>
                <w:sz w:val="24"/>
                <w:szCs w:val="24"/>
                <w:lang w:val="en-US"/>
              </w:rPr>
            </w:pPr>
            <w:proofErr w:type="spellStart"/>
            <w:r w:rsidRPr="0030433B">
              <w:rPr>
                <w:color w:val="000000"/>
                <w:sz w:val="18"/>
                <w:szCs w:val="18"/>
              </w:rPr>
              <w:t>Age</w:t>
            </w:r>
            <w:r>
              <w:rPr>
                <w:color w:val="000000"/>
                <w:sz w:val="18"/>
                <w:szCs w:val="18"/>
              </w:rPr>
              <w:t>_only</w:t>
            </w:r>
            <w:proofErr w:type="spellEnd"/>
          </w:p>
        </w:tc>
        <w:tc>
          <w:tcPr>
            <w:tcW w:w="1084"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4BDA2549"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102</w:t>
            </w:r>
          </w:p>
        </w:tc>
        <w:tc>
          <w:tcPr>
            <w:tcW w:w="0" w:type="auto"/>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0AD550A4"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661</w:t>
            </w:r>
          </w:p>
        </w:tc>
        <w:tc>
          <w:tcPr>
            <w:tcW w:w="502"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3483655E"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127</w:t>
            </w:r>
          </w:p>
        </w:tc>
        <w:tc>
          <w:tcPr>
            <w:tcW w:w="567"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2FD48D0F"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3023</w:t>
            </w:r>
          </w:p>
        </w:tc>
        <w:tc>
          <w:tcPr>
            <w:tcW w:w="563"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08343DFD" w14:textId="6FB6C539"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44</w:t>
            </w:r>
            <w:r>
              <w:rPr>
                <w:rFonts w:ascii="Calibri" w:eastAsia="Times New Roman" w:hAnsi="Calibri" w:cs="Calibri"/>
                <w:color w:val="000000"/>
                <w:lang w:val="en-US"/>
              </w:rPr>
              <w:t>.</w:t>
            </w:r>
            <w:r w:rsidRPr="00261DDE">
              <w:rPr>
                <w:rFonts w:ascii="Calibri" w:eastAsia="Times New Roman" w:hAnsi="Calibri" w:cs="Calibri"/>
                <w:color w:val="000000"/>
                <w:lang w:val="en-US"/>
              </w:rPr>
              <w:t>5</w:t>
            </w:r>
          </w:p>
        </w:tc>
        <w:tc>
          <w:tcPr>
            <w:tcW w:w="0" w:type="auto"/>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573AB59A" w14:textId="3C67EA50"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13</w:t>
            </w:r>
            <w:r>
              <w:rPr>
                <w:rFonts w:ascii="Calibri" w:eastAsia="Times New Roman" w:hAnsi="Calibri" w:cs="Calibri"/>
                <w:color w:val="000000"/>
                <w:lang w:val="en-US"/>
              </w:rPr>
              <w:t>.4</w:t>
            </w:r>
          </w:p>
        </w:tc>
        <w:tc>
          <w:tcPr>
            <w:tcW w:w="0" w:type="auto"/>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3A23461E" w14:textId="630D18E9"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15</w:t>
            </w:r>
            <w:r>
              <w:rPr>
                <w:rFonts w:ascii="Calibri" w:eastAsia="Times New Roman" w:hAnsi="Calibri" w:cs="Calibri"/>
                <w:color w:val="000000"/>
                <w:lang w:val="en-US"/>
              </w:rPr>
              <w:t>.</w:t>
            </w:r>
            <w:r w:rsidRPr="00261DDE">
              <w:rPr>
                <w:rFonts w:ascii="Calibri" w:eastAsia="Times New Roman" w:hAnsi="Calibri" w:cs="Calibri"/>
                <w:color w:val="000000"/>
                <w:lang w:val="en-US"/>
              </w:rPr>
              <w:t>8</w:t>
            </w:r>
          </w:p>
        </w:tc>
        <w:tc>
          <w:tcPr>
            <w:tcW w:w="1116"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7645BEDE" w14:textId="453C9A5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68</w:t>
            </w:r>
            <w:r>
              <w:rPr>
                <w:rFonts w:ascii="Calibri" w:eastAsia="Times New Roman" w:hAnsi="Calibri" w:cs="Calibri"/>
                <w:color w:val="000000"/>
                <w:lang w:val="en-US"/>
              </w:rPr>
              <w:t>.</w:t>
            </w:r>
            <w:r w:rsidRPr="00261DDE">
              <w:rPr>
                <w:rFonts w:ascii="Calibri" w:eastAsia="Times New Roman" w:hAnsi="Calibri" w:cs="Calibri"/>
                <w:color w:val="000000"/>
                <w:lang w:val="en-US"/>
              </w:rPr>
              <w:t>7</w:t>
            </w:r>
          </w:p>
        </w:tc>
        <w:tc>
          <w:tcPr>
            <w:tcW w:w="1011"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6CB83FE9" w14:textId="4A9A4DD9"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13</w:t>
            </w:r>
            <w:r>
              <w:rPr>
                <w:rFonts w:ascii="Calibri" w:eastAsia="Times New Roman" w:hAnsi="Calibri" w:cs="Calibri"/>
                <w:color w:val="000000"/>
                <w:lang w:val="en-US"/>
              </w:rPr>
              <w:t>.</w:t>
            </w:r>
            <w:r w:rsidRPr="00261DDE">
              <w:rPr>
                <w:rFonts w:ascii="Calibri" w:eastAsia="Times New Roman" w:hAnsi="Calibri" w:cs="Calibri"/>
                <w:color w:val="000000"/>
                <w:lang w:val="en-US"/>
              </w:rPr>
              <w:t>4</w:t>
            </w:r>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3A23A5B1" w14:textId="62D7B126" w:rsidR="00BE005B" w:rsidRPr="00261DDE" w:rsidRDefault="0001300A" w:rsidP="0001300A">
            <w:pPr>
              <w:spacing w:line="240" w:lineRule="auto"/>
              <w:jc w:val="right"/>
              <w:rPr>
                <w:rFonts w:ascii="Calibri" w:eastAsia="Times New Roman" w:hAnsi="Calibri" w:cs="Calibri"/>
                <w:color w:val="000000"/>
                <w:lang w:val="en-US"/>
              </w:rPr>
            </w:pPr>
            <w:r>
              <w:rPr>
                <w:rFonts w:ascii="Calibri" w:eastAsia="Times New Roman" w:hAnsi="Calibri" w:cs="Calibri"/>
                <w:color w:val="000000"/>
                <w:lang w:val="en-US"/>
              </w:rPr>
              <w:t>3.8%</w:t>
            </w:r>
          </w:p>
        </w:tc>
      </w:tr>
      <w:tr w:rsidR="00261DDE" w:rsidRPr="00261DDE" w14:paraId="5426133D" w14:textId="049852DE" w:rsidTr="00261DDE">
        <w:trPr>
          <w:trHeight w:val="287"/>
          <w:tblCellSpacing w:w="0" w:type="dxa"/>
        </w:trPr>
        <w:tc>
          <w:tcPr>
            <w:tcW w:w="8504" w:type="dxa"/>
            <w:gridSpan w:val="10"/>
            <w:tcBorders>
              <w:top w:val="outset" w:sz="6" w:space="0" w:color="D0D7E5"/>
              <w:left w:val="outset" w:sz="6" w:space="0" w:color="D0D7E5"/>
              <w:bottom w:val="single" w:sz="4" w:space="0" w:color="auto"/>
              <w:right w:val="outset" w:sz="6" w:space="0" w:color="D0D7E5"/>
            </w:tcBorders>
            <w:shd w:val="clear" w:color="auto" w:fill="FFFFFF"/>
          </w:tcPr>
          <w:p w14:paraId="45F14663" w14:textId="0A5EDA7C" w:rsidR="00261DDE" w:rsidRPr="00261DDE" w:rsidRDefault="00261DDE" w:rsidP="00261DDE">
            <w:pPr>
              <w:spacing w:line="240" w:lineRule="auto"/>
              <w:rPr>
                <w:rFonts w:ascii="Calibri" w:eastAsia="Times New Roman" w:hAnsi="Calibri" w:cs="Calibri"/>
                <w:color w:val="000000"/>
                <w:lang w:val="en-US"/>
              </w:rPr>
            </w:pPr>
            <w:r>
              <w:rPr>
                <w:rFonts w:ascii="Calibri" w:eastAsia="Times New Roman" w:hAnsi="Calibri" w:cs="Calibri"/>
                <w:color w:val="000000"/>
                <w:lang w:val="en-US"/>
              </w:rPr>
              <w:t>PPF 25</w:t>
            </w:r>
          </w:p>
        </w:tc>
        <w:tc>
          <w:tcPr>
            <w:tcW w:w="1711" w:type="dxa"/>
            <w:tcBorders>
              <w:top w:val="outset" w:sz="6" w:space="0" w:color="D0D7E5"/>
              <w:left w:val="outset" w:sz="6" w:space="0" w:color="D0D7E5"/>
              <w:bottom w:val="single" w:sz="4" w:space="0" w:color="auto"/>
              <w:right w:val="outset" w:sz="6" w:space="0" w:color="D0D7E5"/>
            </w:tcBorders>
            <w:shd w:val="clear" w:color="auto" w:fill="FFFFFF"/>
          </w:tcPr>
          <w:p w14:paraId="62AFC0C6" w14:textId="77777777" w:rsidR="00261DDE" w:rsidRDefault="00261DDE" w:rsidP="0001300A">
            <w:pPr>
              <w:spacing w:line="240" w:lineRule="auto"/>
              <w:jc w:val="right"/>
              <w:rPr>
                <w:rFonts w:ascii="Calibri" w:eastAsia="Times New Roman" w:hAnsi="Calibri" w:cs="Calibri"/>
                <w:color w:val="000000"/>
                <w:lang w:val="en-US"/>
              </w:rPr>
            </w:pPr>
          </w:p>
        </w:tc>
      </w:tr>
      <w:tr w:rsidR="00BE005B" w:rsidRPr="00261DDE" w14:paraId="5971FAFC" w14:textId="0B8359A1" w:rsidTr="000A0E75">
        <w:trPr>
          <w:trHeight w:val="287"/>
          <w:tblCellSpacing w:w="0" w:type="dxa"/>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6B01E6D6" w14:textId="4810E698" w:rsidR="00BE005B" w:rsidRPr="00261DDE" w:rsidRDefault="00BE005B" w:rsidP="00BE005B">
            <w:pPr>
              <w:spacing w:line="240" w:lineRule="auto"/>
              <w:rPr>
                <w:rFonts w:ascii="Times New Roman" w:eastAsia="Times New Roman" w:hAnsi="Times New Roman" w:cs="Times New Roman"/>
                <w:sz w:val="24"/>
                <w:szCs w:val="24"/>
                <w:lang w:val="en-US"/>
              </w:rPr>
            </w:pPr>
            <w:proofErr w:type="spellStart"/>
            <w:r w:rsidRPr="0030433B">
              <w:rPr>
                <w:color w:val="000000"/>
                <w:sz w:val="18"/>
                <w:szCs w:val="18"/>
              </w:rPr>
              <w:t>ML</w:t>
            </w:r>
            <w:r>
              <w:rPr>
                <w:color w:val="000000"/>
                <w:sz w:val="18"/>
                <w:szCs w:val="18"/>
              </w:rPr>
              <w:t>_all</w:t>
            </w:r>
            <w:proofErr w:type="spellEnd"/>
          </w:p>
        </w:tc>
        <w:tc>
          <w:tcPr>
            <w:tcW w:w="1084"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4301A1D1"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140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0A9B55B"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838</w:t>
            </w:r>
          </w:p>
        </w:tc>
        <w:tc>
          <w:tcPr>
            <w:tcW w:w="502"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799F2325"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89</w:t>
            </w:r>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69144065"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2846</w:t>
            </w:r>
          </w:p>
        </w:tc>
        <w:tc>
          <w:tcPr>
            <w:tcW w:w="563"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48F74991" w14:textId="0AE63076"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61</w:t>
            </w:r>
            <w:r>
              <w:rPr>
                <w:rFonts w:ascii="Calibri" w:eastAsia="Times New Roman" w:hAnsi="Calibri" w:cs="Calibri"/>
                <w:color w:val="000000"/>
                <w:lang w:val="en-US"/>
              </w:rPr>
              <w:t>.</w:t>
            </w:r>
            <w:r w:rsidRPr="00261DDE">
              <w:rPr>
                <w:rFonts w:ascii="Calibri" w:eastAsia="Times New Roman" w:hAnsi="Calibri" w:cs="Calibri"/>
                <w:color w:val="000000"/>
                <w:lang w:val="en-US"/>
              </w:rPr>
              <w:t>1</w:t>
            </w:r>
          </w:p>
        </w:tc>
        <w:tc>
          <w:tcPr>
            <w:tcW w:w="0" w:type="auto"/>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51CE2893" w14:textId="25F0A6D8"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14</w:t>
            </w:r>
            <w:r>
              <w:rPr>
                <w:rFonts w:ascii="Calibri" w:eastAsia="Times New Roman" w:hAnsi="Calibri" w:cs="Calibri"/>
                <w:color w:val="000000"/>
                <w:lang w:val="en-US"/>
              </w:rPr>
              <w:t>.</w:t>
            </w:r>
            <w:r w:rsidRPr="00261DDE">
              <w:rPr>
                <w:rFonts w:ascii="Calibri" w:eastAsia="Times New Roman" w:hAnsi="Calibri" w:cs="Calibri"/>
                <w:color w:val="000000"/>
                <w:lang w:val="en-US"/>
              </w:rPr>
              <w:t>3</w:t>
            </w:r>
          </w:p>
        </w:tc>
        <w:tc>
          <w:tcPr>
            <w:tcW w:w="0" w:type="auto"/>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41D9D416" w14:textId="49A75809"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20</w:t>
            </w:r>
            <w:r>
              <w:rPr>
                <w:rFonts w:ascii="Calibri" w:eastAsia="Times New Roman" w:hAnsi="Calibri" w:cs="Calibri"/>
                <w:color w:val="000000"/>
                <w:lang w:val="en-US"/>
              </w:rPr>
              <w:t>.</w:t>
            </w:r>
            <w:r w:rsidRPr="00261DDE">
              <w:rPr>
                <w:rFonts w:ascii="Calibri" w:eastAsia="Times New Roman" w:hAnsi="Calibri" w:cs="Calibri"/>
                <w:color w:val="000000"/>
                <w:lang w:val="en-US"/>
              </w:rPr>
              <w:t>8</w:t>
            </w:r>
          </w:p>
        </w:tc>
        <w:tc>
          <w:tcPr>
            <w:tcW w:w="1116"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5CAA1872" w14:textId="16C8A198"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75</w:t>
            </w:r>
            <w:r>
              <w:rPr>
                <w:rFonts w:ascii="Calibri" w:eastAsia="Times New Roman" w:hAnsi="Calibri" w:cs="Calibri"/>
                <w:color w:val="000000"/>
                <w:lang w:val="en-US"/>
              </w:rPr>
              <w:t>.</w:t>
            </w:r>
            <w:r w:rsidRPr="00261DDE">
              <w:rPr>
                <w:rFonts w:ascii="Calibri" w:eastAsia="Times New Roman" w:hAnsi="Calibri" w:cs="Calibri"/>
                <w:color w:val="000000"/>
                <w:lang w:val="en-US"/>
              </w:rPr>
              <w:t>3</w:t>
            </w:r>
          </w:p>
        </w:tc>
        <w:tc>
          <w:tcPr>
            <w:tcW w:w="1011"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0478C00F" w14:textId="0A6B724F"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17</w:t>
            </w:r>
            <w:r>
              <w:rPr>
                <w:rFonts w:ascii="Calibri" w:eastAsia="Times New Roman" w:hAnsi="Calibri" w:cs="Calibri"/>
                <w:color w:val="000000"/>
                <w:lang w:val="en-US"/>
              </w:rPr>
              <w:t>.1</w:t>
            </w:r>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491225F7" w14:textId="5BEACF54" w:rsidR="00BE005B" w:rsidRPr="00261DDE" w:rsidRDefault="0001300A" w:rsidP="0001300A">
            <w:pPr>
              <w:spacing w:line="240" w:lineRule="auto"/>
              <w:jc w:val="center"/>
              <w:rPr>
                <w:rFonts w:ascii="Calibri" w:eastAsia="Times New Roman" w:hAnsi="Calibri" w:cs="Calibri"/>
                <w:color w:val="000000"/>
                <w:lang w:val="en-US"/>
              </w:rPr>
            </w:pPr>
            <w:r>
              <w:rPr>
                <w:rFonts w:ascii="Calibri" w:eastAsia="Times New Roman" w:hAnsi="Calibri" w:cs="Calibri"/>
                <w:color w:val="000000"/>
                <w:lang w:val="en-US"/>
              </w:rPr>
              <w:t>-</w:t>
            </w:r>
          </w:p>
        </w:tc>
      </w:tr>
      <w:tr w:rsidR="00BE005B" w:rsidRPr="00261DDE" w14:paraId="0267116D" w14:textId="58476293" w:rsidTr="00261DDE">
        <w:trPr>
          <w:trHeight w:val="287"/>
          <w:tblCellSpacing w:w="0" w:type="dxa"/>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04B678E8" w14:textId="69CB2630" w:rsidR="00BE005B" w:rsidRPr="00261DDE" w:rsidRDefault="00BE005B" w:rsidP="00BE005B">
            <w:pPr>
              <w:spacing w:line="240" w:lineRule="auto"/>
              <w:rPr>
                <w:rFonts w:ascii="Times New Roman" w:eastAsia="Times New Roman" w:hAnsi="Times New Roman" w:cs="Times New Roman"/>
                <w:sz w:val="24"/>
                <w:szCs w:val="24"/>
                <w:lang w:val="en-US"/>
              </w:rPr>
            </w:pPr>
            <w:proofErr w:type="spellStart"/>
            <w:r w:rsidRPr="0030433B">
              <w:rPr>
                <w:color w:val="000000"/>
                <w:sz w:val="18"/>
                <w:szCs w:val="18"/>
              </w:rPr>
              <w:t>LR</w:t>
            </w:r>
            <w:r>
              <w:rPr>
                <w:color w:val="000000"/>
                <w:sz w:val="18"/>
                <w:szCs w:val="18"/>
              </w:rPr>
              <w:t>_all</w:t>
            </w:r>
            <w:proofErr w:type="spellEnd"/>
          </w:p>
        </w:tc>
        <w:tc>
          <w:tcPr>
            <w:tcW w:w="1084" w:type="dxa"/>
            <w:tcBorders>
              <w:top w:val="outset" w:sz="6" w:space="0" w:color="D0D7E5"/>
              <w:left w:val="outset" w:sz="6" w:space="0" w:color="D0D7E5"/>
              <w:bottom w:val="outset" w:sz="6" w:space="0" w:color="D0D7E5"/>
              <w:right w:val="outset" w:sz="6" w:space="0" w:color="D0D7E5"/>
            </w:tcBorders>
            <w:shd w:val="clear" w:color="auto" w:fill="FFFFFF"/>
            <w:hideMark/>
          </w:tcPr>
          <w:p w14:paraId="67490A36"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136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819A0B7"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842</w:t>
            </w:r>
          </w:p>
        </w:tc>
        <w:tc>
          <w:tcPr>
            <w:tcW w:w="502" w:type="dxa"/>
            <w:tcBorders>
              <w:top w:val="outset" w:sz="6" w:space="0" w:color="D0D7E5"/>
              <w:left w:val="outset" w:sz="6" w:space="0" w:color="D0D7E5"/>
              <w:bottom w:val="outset" w:sz="6" w:space="0" w:color="D0D7E5"/>
              <w:right w:val="outset" w:sz="6" w:space="0" w:color="D0D7E5"/>
            </w:tcBorders>
            <w:shd w:val="clear" w:color="auto" w:fill="FFFFFF"/>
            <w:hideMark/>
          </w:tcPr>
          <w:p w14:paraId="0A378A4A"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93</w:t>
            </w:r>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0FC0EB76"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2842</w:t>
            </w:r>
          </w:p>
        </w:tc>
        <w:tc>
          <w:tcPr>
            <w:tcW w:w="563" w:type="dxa"/>
            <w:tcBorders>
              <w:top w:val="outset" w:sz="6" w:space="0" w:color="D0D7E5"/>
              <w:left w:val="outset" w:sz="6" w:space="0" w:color="D0D7E5"/>
              <w:bottom w:val="outset" w:sz="6" w:space="0" w:color="D0D7E5"/>
              <w:right w:val="outset" w:sz="6" w:space="0" w:color="D0D7E5"/>
            </w:tcBorders>
            <w:shd w:val="clear" w:color="auto" w:fill="FFFFFF"/>
            <w:hideMark/>
          </w:tcPr>
          <w:p w14:paraId="7715D8A5" w14:textId="3F0C355B"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59</w:t>
            </w:r>
            <w:r>
              <w:rPr>
                <w:rFonts w:ascii="Calibri" w:eastAsia="Times New Roman" w:hAnsi="Calibri" w:cs="Calibri"/>
                <w:color w:val="000000"/>
                <w:lang w:val="en-US"/>
              </w:rPr>
              <w:t>.4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C25166C" w14:textId="133CF17B"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13</w:t>
            </w:r>
            <w:r>
              <w:rPr>
                <w:rFonts w:ascii="Calibri" w:eastAsia="Times New Roman" w:hAnsi="Calibri" w:cs="Calibri"/>
                <w:color w:val="000000"/>
                <w:lang w:val="en-US"/>
              </w:rPr>
              <w:t>.</w:t>
            </w:r>
            <w:r w:rsidRPr="00261DDE">
              <w:rPr>
                <w:rFonts w:ascii="Calibri" w:eastAsia="Times New Roman" w:hAnsi="Calibri" w:cs="Calibri"/>
                <w:color w:val="000000"/>
                <w:lang w:val="en-US"/>
              </w:rPr>
              <w:t>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C8D9D31" w14:textId="5C547E4A"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19</w:t>
            </w:r>
            <w:r>
              <w:rPr>
                <w:rFonts w:ascii="Calibri" w:eastAsia="Times New Roman" w:hAnsi="Calibri" w:cs="Calibri"/>
                <w:color w:val="000000"/>
                <w:lang w:val="en-US"/>
              </w:rPr>
              <w:t>.</w:t>
            </w:r>
            <w:r w:rsidRPr="00261DDE">
              <w:rPr>
                <w:rFonts w:ascii="Calibri" w:eastAsia="Times New Roman" w:hAnsi="Calibri" w:cs="Calibri"/>
                <w:color w:val="000000"/>
                <w:lang w:val="en-US"/>
              </w:rPr>
              <w:t>8</w:t>
            </w:r>
          </w:p>
        </w:tc>
        <w:tc>
          <w:tcPr>
            <w:tcW w:w="1116" w:type="dxa"/>
            <w:tcBorders>
              <w:top w:val="outset" w:sz="6" w:space="0" w:color="D0D7E5"/>
              <w:left w:val="outset" w:sz="6" w:space="0" w:color="D0D7E5"/>
              <w:bottom w:val="outset" w:sz="6" w:space="0" w:color="D0D7E5"/>
              <w:right w:val="outset" w:sz="6" w:space="0" w:color="D0D7E5"/>
            </w:tcBorders>
            <w:shd w:val="clear" w:color="auto" w:fill="FFFFFF"/>
            <w:hideMark/>
          </w:tcPr>
          <w:p w14:paraId="4FD42B94" w14:textId="0AFC27C9"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74</w:t>
            </w:r>
            <w:r>
              <w:rPr>
                <w:rFonts w:ascii="Calibri" w:eastAsia="Times New Roman" w:hAnsi="Calibri" w:cs="Calibri"/>
                <w:color w:val="000000"/>
                <w:lang w:val="en-US"/>
              </w:rPr>
              <w:t>.1</w:t>
            </w:r>
          </w:p>
        </w:tc>
        <w:tc>
          <w:tcPr>
            <w:tcW w:w="1011" w:type="dxa"/>
            <w:tcBorders>
              <w:top w:val="outset" w:sz="6" w:space="0" w:color="D0D7E5"/>
              <w:left w:val="outset" w:sz="6" w:space="0" w:color="D0D7E5"/>
              <w:bottom w:val="outset" w:sz="6" w:space="0" w:color="D0D7E5"/>
              <w:right w:val="outset" w:sz="6" w:space="0" w:color="D0D7E5"/>
            </w:tcBorders>
            <w:shd w:val="clear" w:color="auto" w:fill="FFFFFF"/>
            <w:hideMark/>
          </w:tcPr>
          <w:p w14:paraId="1998B13F" w14:textId="3C1570DB"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16</w:t>
            </w:r>
            <w:r>
              <w:rPr>
                <w:rFonts w:ascii="Calibri" w:eastAsia="Times New Roman" w:hAnsi="Calibri" w:cs="Calibri"/>
                <w:color w:val="000000"/>
                <w:lang w:val="en-US"/>
              </w:rPr>
              <w:t>.7</w:t>
            </w:r>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459D862E" w14:textId="4729EC09" w:rsidR="00BE005B" w:rsidRPr="00261DDE" w:rsidRDefault="0001300A" w:rsidP="0001300A">
            <w:pPr>
              <w:spacing w:line="240" w:lineRule="auto"/>
              <w:jc w:val="right"/>
              <w:rPr>
                <w:rFonts w:ascii="Calibri" w:eastAsia="Times New Roman" w:hAnsi="Calibri" w:cs="Calibri"/>
                <w:color w:val="000000"/>
                <w:lang w:val="en-US"/>
              </w:rPr>
            </w:pPr>
            <w:r>
              <w:rPr>
                <w:rFonts w:ascii="Calibri" w:eastAsia="Times New Roman" w:hAnsi="Calibri" w:cs="Calibri"/>
                <w:color w:val="000000"/>
                <w:lang w:val="en-US"/>
              </w:rPr>
              <w:t>35.3%</w:t>
            </w:r>
          </w:p>
        </w:tc>
      </w:tr>
      <w:tr w:rsidR="00BE005B" w:rsidRPr="00261DDE" w14:paraId="366CC710" w14:textId="47317850" w:rsidTr="00261DDE">
        <w:trPr>
          <w:trHeight w:val="287"/>
          <w:tblCellSpacing w:w="0" w:type="dxa"/>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471426A3" w14:textId="54A0DBA6" w:rsidR="00BE005B" w:rsidRPr="00261DDE" w:rsidRDefault="00BE005B" w:rsidP="00BE005B">
            <w:pPr>
              <w:spacing w:line="240" w:lineRule="auto"/>
              <w:rPr>
                <w:rFonts w:ascii="Times New Roman" w:eastAsia="Times New Roman" w:hAnsi="Times New Roman" w:cs="Times New Roman"/>
                <w:sz w:val="24"/>
                <w:szCs w:val="24"/>
                <w:lang w:val="en-US"/>
              </w:rPr>
            </w:pPr>
            <w:r w:rsidRPr="0030433B">
              <w:rPr>
                <w:color w:val="000000"/>
                <w:sz w:val="18"/>
                <w:szCs w:val="18"/>
              </w:rPr>
              <w:t>ML</w:t>
            </w:r>
            <w:r>
              <w:rPr>
                <w:color w:val="000000"/>
                <w:sz w:val="18"/>
                <w:szCs w:val="18"/>
              </w:rPr>
              <w:t>_</w:t>
            </w:r>
            <w:r w:rsidRPr="0030433B">
              <w:rPr>
                <w:color w:val="000000"/>
                <w:sz w:val="18"/>
                <w:szCs w:val="18"/>
              </w:rPr>
              <w:t>10</w:t>
            </w:r>
          </w:p>
        </w:tc>
        <w:tc>
          <w:tcPr>
            <w:tcW w:w="1084" w:type="dxa"/>
            <w:tcBorders>
              <w:top w:val="outset" w:sz="6" w:space="0" w:color="D0D7E5"/>
              <w:left w:val="outset" w:sz="6" w:space="0" w:color="D0D7E5"/>
              <w:bottom w:val="outset" w:sz="6" w:space="0" w:color="D0D7E5"/>
              <w:right w:val="outset" w:sz="6" w:space="0" w:color="D0D7E5"/>
            </w:tcBorders>
            <w:shd w:val="clear" w:color="auto" w:fill="FFFFFF"/>
            <w:hideMark/>
          </w:tcPr>
          <w:p w14:paraId="6B1B2337"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134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B22EA52"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844</w:t>
            </w:r>
          </w:p>
        </w:tc>
        <w:tc>
          <w:tcPr>
            <w:tcW w:w="502" w:type="dxa"/>
            <w:tcBorders>
              <w:top w:val="outset" w:sz="6" w:space="0" w:color="D0D7E5"/>
              <w:left w:val="outset" w:sz="6" w:space="0" w:color="D0D7E5"/>
              <w:bottom w:val="outset" w:sz="6" w:space="0" w:color="D0D7E5"/>
              <w:right w:val="outset" w:sz="6" w:space="0" w:color="D0D7E5"/>
            </w:tcBorders>
            <w:shd w:val="clear" w:color="auto" w:fill="FFFFFF"/>
            <w:hideMark/>
          </w:tcPr>
          <w:p w14:paraId="558410A6"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95</w:t>
            </w:r>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467F875F"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2840</w:t>
            </w:r>
          </w:p>
        </w:tc>
        <w:tc>
          <w:tcPr>
            <w:tcW w:w="563" w:type="dxa"/>
            <w:tcBorders>
              <w:top w:val="outset" w:sz="6" w:space="0" w:color="D0D7E5"/>
              <w:left w:val="outset" w:sz="6" w:space="0" w:color="D0D7E5"/>
              <w:bottom w:val="outset" w:sz="6" w:space="0" w:color="D0D7E5"/>
              <w:right w:val="outset" w:sz="6" w:space="0" w:color="D0D7E5"/>
            </w:tcBorders>
            <w:shd w:val="clear" w:color="auto" w:fill="FFFFFF"/>
            <w:hideMark/>
          </w:tcPr>
          <w:p w14:paraId="257923E6" w14:textId="490C59DD"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58</w:t>
            </w:r>
            <w:r>
              <w:rPr>
                <w:rFonts w:ascii="Calibri" w:eastAsia="Times New Roman" w:hAnsi="Calibri" w:cs="Calibri"/>
                <w:color w:val="000000"/>
                <w:lang w:val="en-US"/>
              </w:rPr>
              <w:t>.</w:t>
            </w:r>
            <w:r w:rsidRPr="00261DDE">
              <w:rPr>
                <w:rFonts w:ascii="Calibri" w:eastAsia="Times New Roman" w:hAnsi="Calibri" w:cs="Calibri"/>
                <w:color w:val="000000"/>
                <w:lang w:val="en-US"/>
              </w:rPr>
              <w:t>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36306F9" w14:textId="6549D7D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13</w:t>
            </w:r>
            <w:r>
              <w:rPr>
                <w:rFonts w:ascii="Calibri" w:eastAsia="Times New Roman" w:hAnsi="Calibri" w:cs="Calibri"/>
                <w:color w:val="000000"/>
                <w:lang w:val="en-US"/>
              </w:rPr>
              <w:t>.</w:t>
            </w:r>
            <w:r w:rsidRPr="00261DDE">
              <w:rPr>
                <w:rFonts w:ascii="Calibri" w:eastAsia="Times New Roman" w:hAnsi="Calibri" w:cs="Calibri"/>
                <w:color w:val="000000"/>
                <w:lang w:val="en-US"/>
              </w:rPr>
              <w:t>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E4059DF" w14:textId="75536BD4"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19</w:t>
            </w:r>
            <w:r>
              <w:rPr>
                <w:rFonts w:ascii="Calibri" w:eastAsia="Times New Roman" w:hAnsi="Calibri" w:cs="Calibri"/>
                <w:color w:val="000000"/>
                <w:lang w:val="en-US"/>
              </w:rPr>
              <w:t>.</w:t>
            </w:r>
            <w:r w:rsidRPr="00261DDE">
              <w:rPr>
                <w:rFonts w:ascii="Calibri" w:eastAsia="Times New Roman" w:hAnsi="Calibri" w:cs="Calibri"/>
                <w:color w:val="000000"/>
                <w:lang w:val="en-US"/>
              </w:rPr>
              <w:t>3</w:t>
            </w:r>
          </w:p>
        </w:tc>
        <w:tc>
          <w:tcPr>
            <w:tcW w:w="1116" w:type="dxa"/>
            <w:tcBorders>
              <w:top w:val="outset" w:sz="6" w:space="0" w:color="D0D7E5"/>
              <w:left w:val="outset" w:sz="6" w:space="0" w:color="D0D7E5"/>
              <w:bottom w:val="outset" w:sz="6" w:space="0" w:color="D0D7E5"/>
              <w:right w:val="outset" w:sz="6" w:space="0" w:color="D0D7E5"/>
            </w:tcBorders>
            <w:shd w:val="clear" w:color="auto" w:fill="FFFFFF"/>
            <w:hideMark/>
          </w:tcPr>
          <w:p w14:paraId="25C48FE3" w14:textId="228FB12A"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74</w:t>
            </w:r>
            <w:r>
              <w:rPr>
                <w:rFonts w:ascii="Calibri" w:eastAsia="Times New Roman" w:hAnsi="Calibri" w:cs="Calibri"/>
                <w:color w:val="000000"/>
                <w:lang w:val="en-US"/>
              </w:rPr>
              <w:t>.</w:t>
            </w:r>
            <w:r w:rsidRPr="00261DDE">
              <w:rPr>
                <w:rFonts w:ascii="Calibri" w:eastAsia="Times New Roman" w:hAnsi="Calibri" w:cs="Calibri"/>
                <w:color w:val="000000"/>
                <w:lang w:val="en-US"/>
              </w:rPr>
              <w:t>4</w:t>
            </w:r>
          </w:p>
        </w:tc>
        <w:tc>
          <w:tcPr>
            <w:tcW w:w="1011" w:type="dxa"/>
            <w:tcBorders>
              <w:top w:val="outset" w:sz="6" w:space="0" w:color="D0D7E5"/>
              <w:left w:val="outset" w:sz="6" w:space="0" w:color="D0D7E5"/>
              <w:bottom w:val="outset" w:sz="6" w:space="0" w:color="D0D7E5"/>
              <w:right w:val="outset" w:sz="6" w:space="0" w:color="D0D7E5"/>
            </w:tcBorders>
            <w:shd w:val="clear" w:color="auto" w:fill="FFFFFF"/>
            <w:hideMark/>
          </w:tcPr>
          <w:p w14:paraId="00D0C312" w14:textId="2FEA76E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16</w:t>
            </w:r>
            <w:r>
              <w:rPr>
                <w:rFonts w:ascii="Calibri" w:eastAsia="Times New Roman" w:hAnsi="Calibri" w:cs="Calibri"/>
                <w:color w:val="000000"/>
                <w:lang w:val="en-US"/>
              </w:rPr>
              <w:t>.8</w:t>
            </w:r>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4FE17A97" w14:textId="2E50E1D9" w:rsidR="00BE005B" w:rsidRPr="00261DDE" w:rsidRDefault="0001300A" w:rsidP="0001300A">
            <w:pPr>
              <w:spacing w:line="240" w:lineRule="auto"/>
              <w:jc w:val="right"/>
              <w:rPr>
                <w:rFonts w:ascii="Calibri" w:eastAsia="Times New Roman" w:hAnsi="Calibri" w:cs="Calibri"/>
                <w:color w:val="000000"/>
                <w:lang w:val="en-US"/>
              </w:rPr>
            </w:pPr>
            <w:r>
              <w:rPr>
                <w:rFonts w:ascii="Calibri" w:eastAsia="Times New Roman" w:hAnsi="Calibri" w:cs="Calibri"/>
                <w:color w:val="000000"/>
                <w:lang w:val="en-US"/>
              </w:rPr>
              <w:t>28.3%</w:t>
            </w:r>
          </w:p>
        </w:tc>
      </w:tr>
      <w:tr w:rsidR="00BE005B" w:rsidRPr="00261DDE" w14:paraId="06ABA6EA" w14:textId="1828D16B" w:rsidTr="00261DDE">
        <w:trPr>
          <w:trHeight w:val="270"/>
          <w:tblCellSpacing w:w="0" w:type="dxa"/>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061D858F" w14:textId="2AF35B64" w:rsidR="00BE005B" w:rsidRPr="00261DDE" w:rsidRDefault="00BE005B" w:rsidP="00BE005B">
            <w:pPr>
              <w:spacing w:line="240" w:lineRule="auto"/>
              <w:rPr>
                <w:rFonts w:ascii="Times New Roman" w:eastAsia="Times New Roman" w:hAnsi="Times New Roman" w:cs="Times New Roman"/>
                <w:sz w:val="24"/>
                <w:szCs w:val="24"/>
                <w:lang w:val="en-US"/>
              </w:rPr>
            </w:pPr>
            <w:r w:rsidRPr="0030433B">
              <w:rPr>
                <w:color w:val="000000"/>
                <w:sz w:val="18"/>
                <w:szCs w:val="18"/>
              </w:rPr>
              <w:t>LR</w:t>
            </w:r>
            <w:r>
              <w:rPr>
                <w:color w:val="000000"/>
                <w:sz w:val="18"/>
                <w:szCs w:val="18"/>
              </w:rPr>
              <w:t>_</w:t>
            </w:r>
            <w:r w:rsidRPr="0030433B">
              <w:rPr>
                <w:color w:val="000000"/>
                <w:sz w:val="18"/>
                <w:szCs w:val="18"/>
              </w:rPr>
              <w:t>10</w:t>
            </w:r>
          </w:p>
        </w:tc>
        <w:tc>
          <w:tcPr>
            <w:tcW w:w="1084" w:type="dxa"/>
            <w:tcBorders>
              <w:top w:val="outset" w:sz="6" w:space="0" w:color="D0D7E5"/>
              <w:left w:val="outset" w:sz="6" w:space="0" w:color="D0D7E5"/>
              <w:bottom w:val="outset" w:sz="6" w:space="0" w:color="D0D7E5"/>
              <w:right w:val="outset" w:sz="6" w:space="0" w:color="D0D7E5"/>
            </w:tcBorders>
            <w:shd w:val="clear" w:color="auto" w:fill="FFFFFF"/>
            <w:hideMark/>
          </w:tcPr>
          <w:p w14:paraId="35998323"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125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D48946E"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853</w:t>
            </w:r>
          </w:p>
        </w:tc>
        <w:tc>
          <w:tcPr>
            <w:tcW w:w="502" w:type="dxa"/>
            <w:tcBorders>
              <w:top w:val="outset" w:sz="6" w:space="0" w:color="D0D7E5"/>
              <w:left w:val="outset" w:sz="6" w:space="0" w:color="D0D7E5"/>
              <w:bottom w:val="outset" w:sz="6" w:space="0" w:color="D0D7E5"/>
              <w:right w:val="outset" w:sz="6" w:space="0" w:color="D0D7E5"/>
            </w:tcBorders>
            <w:shd w:val="clear" w:color="auto" w:fill="FFFFFF"/>
            <w:hideMark/>
          </w:tcPr>
          <w:p w14:paraId="44731B13"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104</w:t>
            </w:r>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0EE27CF3"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2831</w:t>
            </w:r>
          </w:p>
        </w:tc>
        <w:tc>
          <w:tcPr>
            <w:tcW w:w="563" w:type="dxa"/>
            <w:tcBorders>
              <w:top w:val="outset" w:sz="6" w:space="0" w:color="D0D7E5"/>
              <w:left w:val="outset" w:sz="6" w:space="0" w:color="D0D7E5"/>
              <w:bottom w:val="outset" w:sz="6" w:space="0" w:color="D0D7E5"/>
              <w:right w:val="outset" w:sz="6" w:space="0" w:color="D0D7E5"/>
            </w:tcBorders>
            <w:shd w:val="clear" w:color="auto" w:fill="FFFFFF"/>
            <w:hideMark/>
          </w:tcPr>
          <w:p w14:paraId="21E02FF9" w14:textId="3A55864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54</w:t>
            </w:r>
            <w:r>
              <w:rPr>
                <w:rFonts w:ascii="Calibri" w:eastAsia="Times New Roman" w:hAnsi="Calibri" w:cs="Calibri"/>
                <w:color w:val="000000"/>
                <w:lang w:val="en-US"/>
              </w:rPr>
              <w:t>.6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09D380D" w14:textId="431B6E2E"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12</w:t>
            </w:r>
            <w:r>
              <w:rPr>
                <w:rFonts w:ascii="Calibri" w:eastAsia="Times New Roman" w:hAnsi="Calibri" w:cs="Calibri"/>
                <w:color w:val="000000"/>
                <w:lang w:val="en-US"/>
              </w:rPr>
              <w:t>.</w:t>
            </w:r>
            <w:r w:rsidRPr="00261DDE">
              <w:rPr>
                <w:rFonts w:ascii="Calibri" w:eastAsia="Times New Roman" w:hAnsi="Calibri" w:cs="Calibri"/>
                <w:color w:val="000000"/>
                <w:lang w:val="en-US"/>
              </w:rPr>
              <w:t>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FE8DFE4" w14:textId="6790F3FB"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17</w:t>
            </w:r>
            <w:r>
              <w:rPr>
                <w:rFonts w:ascii="Calibri" w:eastAsia="Times New Roman" w:hAnsi="Calibri" w:cs="Calibri"/>
                <w:color w:val="000000"/>
                <w:lang w:val="en-US"/>
              </w:rPr>
              <w:t>.</w:t>
            </w:r>
            <w:r w:rsidRPr="00261DDE">
              <w:rPr>
                <w:rFonts w:ascii="Calibri" w:eastAsia="Times New Roman" w:hAnsi="Calibri" w:cs="Calibri"/>
                <w:color w:val="000000"/>
                <w:lang w:val="en-US"/>
              </w:rPr>
              <w:t>0</w:t>
            </w:r>
          </w:p>
        </w:tc>
        <w:tc>
          <w:tcPr>
            <w:tcW w:w="1116" w:type="dxa"/>
            <w:tcBorders>
              <w:top w:val="outset" w:sz="6" w:space="0" w:color="D0D7E5"/>
              <w:left w:val="outset" w:sz="6" w:space="0" w:color="D0D7E5"/>
              <w:bottom w:val="outset" w:sz="6" w:space="0" w:color="D0D7E5"/>
              <w:right w:val="outset" w:sz="6" w:space="0" w:color="D0D7E5"/>
            </w:tcBorders>
            <w:shd w:val="clear" w:color="auto" w:fill="FFFFFF"/>
            <w:hideMark/>
          </w:tcPr>
          <w:p w14:paraId="33E209EB" w14:textId="1224E9F1"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73</w:t>
            </w:r>
            <w:r>
              <w:rPr>
                <w:rFonts w:ascii="Calibri" w:eastAsia="Times New Roman" w:hAnsi="Calibri" w:cs="Calibri"/>
                <w:color w:val="000000"/>
                <w:lang w:val="en-US"/>
              </w:rPr>
              <w:t>.</w:t>
            </w:r>
            <w:r w:rsidRPr="00261DDE">
              <w:rPr>
                <w:rFonts w:ascii="Calibri" w:eastAsia="Times New Roman" w:hAnsi="Calibri" w:cs="Calibri"/>
                <w:color w:val="000000"/>
                <w:lang w:val="en-US"/>
              </w:rPr>
              <w:t>1</w:t>
            </w:r>
          </w:p>
        </w:tc>
        <w:tc>
          <w:tcPr>
            <w:tcW w:w="1011" w:type="dxa"/>
            <w:tcBorders>
              <w:top w:val="outset" w:sz="6" w:space="0" w:color="D0D7E5"/>
              <w:left w:val="outset" w:sz="6" w:space="0" w:color="D0D7E5"/>
              <w:bottom w:val="outset" w:sz="6" w:space="0" w:color="D0D7E5"/>
              <w:right w:val="outset" w:sz="6" w:space="0" w:color="D0D7E5"/>
            </w:tcBorders>
            <w:shd w:val="clear" w:color="auto" w:fill="FFFFFF"/>
            <w:hideMark/>
          </w:tcPr>
          <w:p w14:paraId="01A338EB" w14:textId="4EEF4BF6"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16</w:t>
            </w:r>
            <w:r>
              <w:rPr>
                <w:rFonts w:ascii="Calibri" w:eastAsia="Times New Roman" w:hAnsi="Calibri" w:cs="Calibri"/>
                <w:color w:val="000000"/>
                <w:lang w:val="en-US"/>
              </w:rPr>
              <w:t>.8</w:t>
            </w:r>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70F6B230" w14:textId="6FF50DBB" w:rsidR="00BE005B" w:rsidRPr="00261DDE" w:rsidRDefault="0001300A" w:rsidP="0001300A">
            <w:pPr>
              <w:spacing w:line="240" w:lineRule="auto"/>
              <w:jc w:val="right"/>
              <w:rPr>
                <w:rFonts w:ascii="Calibri" w:eastAsia="Times New Roman" w:hAnsi="Calibri" w:cs="Calibri"/>
                <w:color w:val="000000"/>
                <w:lang w:val="en-US"/>
              </w:rPr>
            </w:pPr>
            <w:r>
              <w:rPr>
                <w:rFonts w:ascii="Calibri" w:eastAsia="Times New Roman" w:hAnsi="Calibri" w:cs="Calibri"/>
                <w:color w:val="000000"/>
                <w:lang w:val="en-US"/>
              </w:rPr>
              <w:t>7.8%</w:t>
            </w:r>
          </w:p>
        </w:tc>
      </w:tr>
      <w:tr w:rsidR="00BE005B" w:rsidRPr="00261DDE" w14:paraId="7D53357C" w14:textId="431EBDBE" w:rsidTr="000A0E75">
        <w:trPr>
          <w:trHeight w:val="287"/>
          <w:tblCellSpacing w:w="0" w:type="dxa"/>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022F2598" w14:textId="5AC5DBDE" w:rsidR="00BE005B" w:rsidRPr="00261DDE" w:rsidRDefault="00BE005B" w:rsidP="00BE005B">
            <w:pPr>
              <w:spacing w:line="240" w:lineRule="auto"/>
              <w:rPr>
                <w:rFonts w:ascii="Times New Roman" w:eastAsia="Times New Roman" w:hAnsi="Times New Roman" w:cs="Times New Roman"/>
                <w:sz w:val="24"/>
                <w:szCs w:val="24"/>
                <w:lang w:val="en-US"/>
              </w:rPr>
            </w:pPr>
            <w:proofErr w:type="spellStart"/>
            <w:r w:rsidRPr="0030433B">
              <w:rPr>
                <w:color w:val="000000"/>
                <w:sz w:val="18"/>
                <w:szCs w:val="18"/>
              </w:rPr>
              <w:t>M</w:t>
            </w:r>
            <w:r>
              <w:rPr>
                <w:color w:val="000000"/>
                <w:sz w:val="18"/>
                <w:szCs w:val="18"/>
              </w:rPr>
              <w:t>L_</w:t>
            </w:r>
            <w:r w:rsidRPr="0030433B">
              <w:rPr>
                <w:color w:val="000000"/>
                <w:sz w:val="18"/>
                <w:szCs w:val="18"/>
              </w:rPr>
              <w:t>NoAge</w:t>
            </w:r>
            <w:proofErr w:type="spellEnd"/>
          </w:p>
        </w:tc>
        <w:tc>
          <w:tcPr>
            <w:tcW w:w="1084" w:type="dxa"/>
            <w:tcBorders>
              <w:top w:val="outset" w:sz="6" w:space="0" w:color="D0D7E5"/>
              <w:left w:val="outset" w:sz="6" w:space="0" w:color="D0D7E5"/>
              <w:bottom w:val="outset" w:sz="6" w:space="0" w:color="D0D7E5"/>
              <w:right w:val="outset" w:sz="6" w:space="0" w:color="D0D7E5"/>
            </w:tcBorders>
            <w:shd w:val="clear" w:color="auto" w:fill="FFFFFF"/>
            <w:hideMark/>
          </w:tcPr>
          <w:p w14:paraId="65C1EFBD"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121</w:t>
            </w:r>
          </w:p>
        </w:tc>
        <w:tc>
          <w:tcPr>
            <w:tcW w:w="0" w:type="auto"/>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5C17165A"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857</w:t>
            </w:r>
          </w:p>
        </w:tc>
        <w:tc>
          <w:tcPr>
            <w:tcW w:w="502" w:type="dxa"/>
            <w:tcBorders>
              <w:top w:val="outset" w:sz="6" w:space="0" w:color="D0D7E5"/>
              <w:left w:val="outset" w:sz="6" w:space="0" w:color="D0D7E5"/>
              <w:bottom w:val="outset" w:sz="6" w:space="0" w:color="D0D7E5"/>
              <w:right w:val="outset" w:sz="6" w:space="0" w:color="D0D7E5"/>
            </w:tcBorders>
            <w:shd w:val="clear" w:color="auto" w:fill="FFFFFF"/>
            <w:hideMark/>
          </w:tcPr>
          <w:p w14:paraId="7CC172BA"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108</w:t>
            </w:r>
          </w:p>
        </w:tc>
        <w:tc>
          <w:tcPr>
            <w:tcW w:w="567"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245B4953"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2827</w:t>
            </w:r>
          </w:p>
        </w:tc>
        <w:tc>
          <w:tcPr>
            <w:tcW w:w="563" w:type="dxa"/>
            <w:tcBorders>
              <w:top w:val="outset" w:sz="6" w:space="0" w:color="D0D7E5"/>
              <w:left w:val="outset" w:sz="6" w:space="0" w:color="D0D7E5"/>
              <w:bottom w:val="outset" w:sz="6" w:space="0" w:color="D0D7E5"/>
              <w:right w:val="outset" w:sz="6" w:space="0" w:color="D0D7E5"/>
            </w:tcBorders>
            <w:shd w:val="clear" w:color="auto" w:fill="FFFFFF"/>
            <w:hideMark/>
          </w:tcPr>
          <w:p w14:paraId="5D18C373" w14:textId="4ACB53A2"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52</w:t>
            </w:r>
            <w:r>
              <w:rPr>
                <w:rFonts w:ascii="Calibri" w:eastAsia="Times New Roman" w:hAnsi="Calibri" w:cs="Calibri"/>
                <w:color w:val="000000"/>
                <w:lang w:val="en-US"/>
              </w:rPr>
              <w:t>.</w:t>
            </w:r>
            <w:r w:rsidRPr="00261DDE">
              <w:rPr>
                <w:rFonts w:ascii="Calibri" w:eastAsia="Times New Roman" w:hAnsi="Calibri" w:cs="Calibri"/>
                <w:color w:val="000000"/>
                <w:lang w:val="en-US"/>
              </w:rPr>
              <w:t>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A0F0BDD" w14:textId="77560030"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12</w:t>
            </w:r>
            <w:r>
              <w:rPr>
                <w:rFonts w:ascii="Calibri" w:eastAsia="Times New Roman" w:hAnsi="Calibri" w:cs="Calibri"/>
                <w:color w:val="000000"/>
                <w:lang w:val="en-US"/>
              </w:rPr>
              <w:t>.4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EDBEF3D" w14:textId="52E16B53"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16</w:t>
            </w:r>
            <w:r>
              <w:rPr>
                <w:rFonts w:ascii="Calibri" w:eastAsia="Times New Roman" w:hAnsi="Calibri" w:cs="Calibri"/>
                <w:color w:val="000000"/>
                <w:lang w:val="en-US"/>
              </w:rPr>
              <w:t>.</w:t>
            </w:r>
            <w:r w:rsidRPr="00261DDE">
              <w:rPr>
                <w:rFonts w:ascii="Calibri" w:eastAsia="Times New Roman" w:hAnsi="Calibri" w:cs="Calibri"/>
                <w:color w:val="000000"/>
                <w:lang w:val="en-US"/>
              </w:rPr>
              <w:t>0</w:t>
            </w:r>
          </w:p>
        </w:tc>
        <w:tc>
          <w:tcPr>
            <w:tcW w:w="1116" w:type="dxa"/>
            <w:tcBorders>
              <w:top w:val="outset" w:sz="6" w:space="0" w:color="D0D7E5"/>
              <w:left w:val="outset" w:sz="6" w:space="0" w:color="D0D7E5"/>
              <w:bottom w:val="outset" w:sz="6" w:space="0" w:color="D0D7E5"/>
              <w:right w:val="outset" w:sz="6" w:space="0" w:color="D0D7E5"/>
            </w:tcBorders>
            <w:shd w:val="clear" w:color="auto" w:fill="FFFFFF"/>
            <w:hideMark/>
          </w:tcPr>
          <w:p w14:paraId="6675DE8F" w14:textId="3E317D70"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72</w:t>
            </w:r>
            <w:r>
              <w:rPr>
                <w:rFonts w:ascii="Calibri" w:eastAsia="Times New Roman" w:hAnsi="Calibri" w:cs="Calibri"/>
                <w:color w:val="000000"/>
                <w:lang w:val="en-US"/>
              </w:rPr>
              <w:t>.</w:t>
            </w:r>
            <w:r w:rsidRPr="00261DDE">
              <w:rPr>
                <w:rFonts w:ascii="Calibri" w:eastAsia="Times New Roman" w:hAnsi="Calibri" w:cs="Calibri"/>
                <w:color w:val="000000"/>
                <w:lang w:val="en-US"/>
              </w:rPr>
              <w:t>8</w:t>
            </w:r>
          </w:p>
        </w:tc>
        <w:tc>
          <w:tcPr>
            <w:tcW w:w="1011" w:type="dxa"/>
            <w:tcBorders>
              <w:top w:val="outset" w:sz="6" w:space="0" w:color="D0D7E5"/>
              <w:left w:val="outset" w:sz="6" w:space="0" w:color="D0D7E5"/>
              <w:bottom w:val="outset" w:sz="6" w:space="0" w:color="D0D7E5"/>
              <w:right w:val="outset" w:sz="6" w:space="0" w:color="D0D7E5"/>
            </w:tcBorders>
            <w:shd w:val="clear" w:color="auto" w:fill="FFFFFF"/>
            <w:hideMark/>
          </w:tcPr>
          <w:p w14:paraId="52E80743" w14:textId="6CF82275"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16</w:t>
            </w:r>
            <w:r>
              <w:rPr>
                <w:rFonts w:ascii="Calibri" w:eastAsia="Times New Roman" w:hAnsi="Calibri" w:cs="Calibri"/>
                <w:color w:val="000000"/>
                <w:lang w:val="en-US"/>
              </w:rPr>
              <w:t>.9</w:t>
            </w:r>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0D6207DB" w14:textId="271CBF36" w:rsidR="00BE005B" w:rsidRPr="00261DDE" w:rsidRDefault="0001300A" w:rsidP="0001300A">
            <w:pPr>
              <w:spacing w:line="240" w:lineRule="auto"/>
              <w:jc w:val="right"/>
              <w:rPr>
                <w:rFonts w:ascii="Calibri" w:eastAsia="Times New Roman" w:hAnsi="Calibri" w:cs="Calibri"/>
                <w:color w:val="000000"/>
                <w:lang w:val="en-US"/>
              </w:rPr>
            </w:pPr>
            <w:r>
              <w:rPr>
                <w:rFonts w:ascii="Calibri" w:eastAsia="Times New Roman" w:hAnsi="Calibri" w:cs="Calibri"/>
                <w:color w:val="000000"/>
                <w:lang w:val="en-US"/>
              </w:rPr>
              <w:t>3.6%</w:t>
            </w:r>
          </w:p>
        </w:tc>
      </w:tr>
      <w:tr w:rsidR="00BE005B" w:rsidRPr="00261DDE" w14:paraId="67ADF353" w14:textId="04D40A45" w:rsidTr="000A0E75">
        <w:trPr>
          <w:trHeight w:val="287"/>
          <w:tblCellSpacing w:w="0" w:type="dxa"/>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7C37C011" w14:textId="0F8D6F66" w:rsidR="00BE005B" w:rsidRPr="00261DDE" w:rsidRDefault="00BE005B" w:rsidP="00BE005B">
            <w:pPr>
              <w:spacing w:line="240" w:lineRule="auto"/>
              <w:rPr>
                <w:rFonts w:ascii="Times New Roman" w:eastAsia="Times New Roman" w:hAnsi="Times New Roman" w:cs="Times New Roman"/>
                <w:sz w:val="24"/>
                <w:szCs w:val="24"/>
                <w:lang w:val="en-US"/>
              </w:rPr>
            </w:pPr>
            <w:proofErr w:type="spellStart"/>
            <w:r w:rsidRPr="0030433B">
              <w:rPr>
                <w:color w:val="000000"/>
                <w:sz w:val="18"/>
                <w:szCs w:val="18"/>
              </w:rPr>
              <w:t>Age</w:t>
            </w:r>
            <w:r>
              <w:rPr>
                <w:color w:val="000000"/>
                <w:sz w:val="18"/>
                <w:szCs w:val="18"/>
              </w:rPr>
              <w:t>_only</w:t>
            </w:r>
            <w:proofErr w:type="spellEnd"/>
          </w:p>
        </w:tc>
        <w:tc>
          <w:tcPr>
            <w:tcW w:w="1084"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01D04D48"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113</w:t>
            </w:r>
          </w:p>
        </w:tc>
        <w:tc>
          <w:tcPr>
            <w:tcW w:w="0" w:type="auto"/>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2F31756F"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805</w:t>
            </w:r>
          </w:p>
        </w:tc>
        <w:tc>
          <w:tcPr>
            <w:tcW w:w="502"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1772F899"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116</w:t>
            </w:r>
          </w:p>
        </w:tc>
        <w:tc>
          <w:tcPr>
            <w:tcW w:w="567"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30B7C4D3"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2879</w:t>
            </w:r>
          </w:p>
        </w:tc>
        <w:tc>
          <w:tcPr>
            <w:tcW w:w="563"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150691D2" w14:textId="065AEF21"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49</w:t>
            </w:r>
            <w:r>
              <w:rPr>
                <w:rFonts w:ascii="Calibri" w:eastAsia="Times New Roman" w:hAnsi="Calibri" w:cs="Calibri"/>
                <w:color w:val="000000"/>
                <w:lang w:val="en-US"/>
              </w:rPr>
              <w:t>.</w:t>
            </w:r>
            <w:r w:rsidRPr="00261DDE">
              <w:rPr>
                <w:rFonts w:ascii="Calibri" w:eastAsia="Times New Roman" w:hAnsi="Calibri" w:cs="Calibri"/>
                <w:color w:val="000000"/>
                <w:lang w:val="en-US"/>
              </w:rPr>
              <w:t>3</w:t>
            </w:r>
          </w:p>
        </w:tc>
        <w:tc>
          <w:tcPr>
            <w:tcW w:w="0" w:type="auto"/>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3814DD7C" w14:textId="0240D963"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12</w:t>
            </w:r>
            <w:r>
              <w:rPr>
                <w:rFonts w:ascii="Calibri" w:eastAsia="Times New Roman" w:hAnsi="Calibri" w:cs="Calibri"/>
                <w:color w:val="000000"/>
                <w:lang w:val="en-US"/>
              </w:rPr>
              <w:t>.</w:t>
            </w:r>
            <w:r w:rsidRPr="00261DDE">
              <w:rPr>
                <w:rFonts w:ascii="Calibri" w:eastAsia="Times New Roman" w:hAnsi="Calibri" w:cs="Calibri"/>
                <w:color w:val="000000"/>
                <w:lang w:val="en-US"/>
              </w:rPr>
              <w:t>3</w:t>
            </w:r>
          </w:p>
        </w:tc>
        <w:tc>
          <w:tcPr>
            <w:tcW w:w="0" w:type="auto"/>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61425433" w14:textId="71DC9E65"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15</w:t>
            </w:r>
            <w:r>
              <w:rPr>
                <w:rFonts w:ascii="Calibri" w:eastAsia="Times New Roman" w:hAnsi="Calibri" w:cs="Calibri"/>
                <w:color w:val="000000"/>
                <w:lang w:val="en-US"/>
              </w:rPr>
              <w:t>.</w:t>
            </w:r>
            <w:r w:rsidRPr="00261DDE">
              <w:rPr>
                <w:rFonts w:ascii="Calibri" w:eastAsia="Times New Roman" w:hAnsi="Calibri" w:cs="Calibri"/>
                <w:color w:val="000000"/>
                <w:lang w:val="en-US"/>
              </w:rPr>
              <w:t>2</w:t>
            </w:r>
          </w:p>
        </w:tc>
        <w:tc>
          <w:tcPr>
            <w:tcW w:w="1116"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48A52309" w14:textId="720165E2"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68</w:t>
            </w:r>
            <w:r>
              <w:rPr>
                <w:rFonts w:ascii="Calibri" w:eastAsia="Times New Roman" w:hAnsi="Calibri" w:cs="Calibri"/>
                <w:color w:val="000000"/>
                <w:lang w:val="en-US"/>
              </w:rPr>
              <w:t>.</w:t>
            </w:r>
            <w:r w:rsidRPr="00261DDE">
              <w:rPr>
                <w:rFonts w:ascii="Calibri" w:eastAsia="Times New Roman" w:hAnsi="Calibri" w:cs="Calibri"/>
                <w:color w:val="000000"/>
                <w:lang w:val="en-US"/>
              </w:rPr>
              <w:t>7</w:t>
            </w:r>
          </w:p>
        </w:tc>
        <w:tc>
          <w:tcPr>
            <w:tcW w:w="1011"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023DE970" w14:textId="40DEDA11"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13</w:t>
            </w:r>
            <w:r>
              <w:rPr>
                <w:rFonts w:ascii="Calibri" w:eastAsia="Times New Roman" w:hAnsi="Calibri" w:cs="Calibri"/>
                <w:color w:val="000000"/>
                <w:lang w:val="en-US"/>
              </w:rPr>
              <w:t>.</w:t>
            </w:r>
            <w:r w:rsidRPr="00261DDE">
              <w:rPr>
                <w:rFonts w:ascii="Calibri" w:eastAsia="Times New Roman" w:hAnsi="Calibri" w:cs="Calibri"/>
                <w:color w:val="000000"/>
                <w:lang w:val="en-US"/>
              </w:rPr>
              <w:t>4</w:t>
            </w:r>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559AA4E6" w14:textId="14E05343" w:rsidR="00BE005B" w:rsidRPr="00261DDE" w:rsidRDefault="0001300A" w:rsidP="0001300A">
            <w:pPr>
              <w:spacing w:line="240" w:lineRule="auto"/>
              <w:jc w:val="right"/>
              <w:rPr>
                <w:rFonts w:ascii="Calibri" w:eastAsia="Times New Roman" w:hAnsi="Calibri" w:cs="Calibri"/>
                <w:color w:val="000000"/>
                <w:lang w:val="en-US"/>
              </w:rPr>
            </w:pPr>
            <w:r>
              <w:rPr>
                <w:rFonts w:ascii="Calibri" w:eastAsia="Times New Roman" w:hAnsi="Calibri" w:cs="Calibri"/>
                <w:color w:val="000000"/>
                <w:lang w:val="en-US"/>
              </w:rPr>
              <w:t>0.5%</w:t>
            </w:r>
          </w:p>
        </w:tc>
      </w:tr>
      <w:tr w:rsidR="00261DDE" w:rsidRPr="00261DDE" w14:paraId="03D4F990" w14:textId="28B4EF5C" w:rsidTr="00261DDE">
        <w:trPr>
          <w:trHeight w:val="287"/>
          <w:tblCellSpacing w:w="0" w:type="dxa"/>
        </w:trPr>
        <w:tc>
          <w:tcPr>
            <w:tcW w:w="8504" w:type="dxa"/>
            <w:gridSpan w:val="10"/>
            <w:tcBorders>
              <w:top w:val="outset" w:sz="6" w:space="0" w:color="D0D7E5"/>
              <w:left w:val="outset" w:sz="6" w:space="0" w:color="D0D7E5"/>
              <w:bottom w:val="single" w:sz="4" w:space="0" w:color="auto"/>
              <w:right w:val="outset" w:sz="6" w:space="0" w:color="D0D7E5"/>
            </w:tcBorders>
            <w:shd w:val="clear" w:color="auto" w:fill="FFFFFF"/>
          </w:tcPr>
          <w:p w14:paraId="3C7C339E" w14:textId="31CC6C2D" w:rsidR="00261DDE" w:rsidRPr="00261DDE" w:rsidRDefault="00261DDE" w:rsidP="00261DDE">
            <w:pPr>
              <w:spacing w:line="240" w:lineRule="auto"/>
              <w:rPr>
                <w:rFonts w:ascii="Calibri" w:eastAsia="Times New Roman" w:hAnsi="Calibri" w:cs="Calibri"/>
                <w:color w:val="000000"/>
                <w:lang w:val="en-US"/>
              </w:rPr>
            </w:pPr>
            <w:r>
              <w:rPr>
                <w:rFonts w:ascii="Calibri" w:eastAsia="Times New Roman" w:hAnsi="Calibri" w:cs="Calibri"/>
                <w:color w:val="000000"/>
                <w:lang w:val="en-US"/>
              </w:rPr>
              <w:t>PPF 30</w:t>
            </w:r>
          </w:p>
        </w:tc>
        <w:tc>
          <w:tcPr>
            <w:tcW w:w="1711" w:type="dxa"/>
            <w:tcBorders>
              <w:top w:val="outset" w:sz="6" w:space="0" w:color="D0D7E5"/>
              <w:left w:val="outset" w:sz="6" w:space="0" w:color="D0D7E5"/>
              <w:bottom w:val="single" w:sz="4" w:space="0" w:color="auto"/>
              <w:right w:val="outset" w:sz="6" w:space="0" w:color="D0D7E5"/>
            </w:tcBorders>
            <w:shd w:val="clear" w:color="auto" w:fill="FFFFFF"/>
          </w:tcPr>
          <w:p w14:paraId="404F742A" w14:textId="77777777" w:rsidR="00261DDE" w:rsidRDefault="00261DDE" w:rsidP="0001300A">
            <w:pPr>
              <w:spacing w:line="240" w:lineRule="auto"/>
              <w:jc w:val="right"/>
              <w:rPr>
                <w:rFonts w:ascii="Calibri" w:eastAsia="Times New Roman" w:hAnsi="Calibri" w:cs="Calibri"/>
                <w:color w:val="000000"/>
                <w:lang w:val="en-US"/>
              </w:rPr>
            </w:pPr>
          </w:p>
        </w:tc>
      </w:tr>
      <w:tr w:rsidR="00BE005B" w:rsidRPr="00261DDE" w14:paraId="13647F08" w14:textId="43283DA2" w:rsidTr="000A0E75">
        <w:trPr>
          <w:trHeight w:val="287"/>
          <w:tblCellSpacing w:w="0" w:type="dxa"/>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175C9989" w14:textId="07493700" w:rsidR="00BE005B" w:rsidRPr="00261DDE" w:rsidRDefault="00BE005B" w:rsidP="00BE005B">
            <w:pPr>
              <w:spacing w:line="240" w:lineRule="auto"/>
              <w:rPr>
                <w:rFonts w:ascii="Times New Roman" w:eastAsia="Times New Roman" w:hAnsi="Times New Roman" w:cs="Times New Roman"/>
                <w:sz w:val="24"/>
                <w:szCs w:val="24"/>
                <w:lang w:val="en-US"/>
              </w:rPr>
            </w:pPr>
            <w:proofErr w:type="spellStart"/>
            <w:r w:rsidRPr="0030433B">
              <w:rPr>
                <w:color w:val="000000"/>
                <w:sz w:val="18"/>
                <w:szCs w:val="18"/>
              </w:rPr>
              <w:t>ML</w:t>
            </w:r>
            <w:r>
              <w:rPr>
                <w:color w:val="000000"/>
                <w:sz w:val="18"/>
                <w:szCs w:val="18"/>
              </w:rPr>
              <w:t>_all</w:t>
            </w:r>
            <w:proofErr w:type="spellEnd"/>
          </w:p>
        </w:tc>
        <w:tc>
          <w:tcPr>
            <w:tcW w:w="1084"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567AE333"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153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36B11D7"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1020</w:t>
            </w:r>
          </w:p>
        </w:tc>
        <w:tc>
          <w:tcPr>
            <w:tcW w:w="502"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7D9837AC"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76</w:t>
            </w:r>
          </w:p>
        </w:tc>
        <w:tc>
          <w:tcPr>
            <w:tcW w:w="567"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539CC821"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2664</w:t>
            </w:r>
          </w:p>
        </w:tc>
        <w:tc>
          <w:tcPr>
            <w:tcW w:w="563"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40B68390" w14:textId="45C7EA95"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66</w:t>
            </w:r>
            <w:r>
              <w:rPr>
                <w:rFonts w:ascii="Calibri" w:eastAsia="Times New Roman" w:hAnsi="Calibri" w:cs="Calibri"/>
                <w:color w:val="000000"/>
                <w:lang w:val="en-US"/>
              </w:rPr>
              <w:t>.</w:t>
            </w:r>
            <w:r w:rsidRPr="00261DDE">
              <w:rPr>
                <w:rFonts w:ascii="Calibri" w:eastAsia="Times New Roman" w:hAnsi="Calibri" w:cs="Calibri"/>
                <w:color w:val="000000"/>
                <w:lang w:val="en-US"/>
              </w:rPr>
              <w:t>8</w:t>
            </w:r>
          </w:p>
        </w:tc>
        <w:tc>
          <w:tcPr>
            <w:tcW w:w="0" w:type="auto"/>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34E20288" w14:textId="0FC13F11"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13</w:t>
            </w:r>
            <w:r>
              <w:rPr>
                <w:rFonts w:ascii="Calibri" w:eastAsia="Times New Roman" w:hAnsi="Calibri" w:cs="Calibri"/>
                <w:color w:val="000000"/>
                <w:lang w:val="en-US"/>
              </w:rPr>
              <w:t>.</w:t>
            </w:r>
            <w:r w:rsidRPr="00261DDE">
              <w:rPr>
                <w:rFonts w:ascii="Calibri" w:eastAsia="Times New Roman" w:hAnsi="Calibri" w:cs="Calibri"/>
                <w:color w:val="000000"/>
                <w:lang w:val="en-US"/>
              </w:rPr>
              <w:t>0</w:t>
            </w:r>
          </w:p>
        </w:tc>
        <w:tc>
          <w:tcPr>
            <w:tcW w:w="0" w:type="auto"/>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1253D645" w14:textId="30DD2E61"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20</w:t>
            </w:r>
            <w:r>
              <w:rPr>
                <w:rFonts w:ascii="Calibri" w:eastAsia="Times New Roman" w:hAnsi="Calibri" w:cs="Calibri"/>
                <w:color w:val="000000"/>
                <w:lang w:val="en-US"/>
              </w:rPr>
              <w:t>.0</w:t>
            </w:r>
          </w:p>
        </w:tc>
        <w:tc>
          <w:tcPr>
            <w:tcW w:w="1116"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354FC2A0" w14:textId="65469B42"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75</w:t>
            </w:r>
            <w:r>
              <w:rPr>
                <w:rFonts w:ascii="Calibri" w:eastAsia="Times New Roman" w:hAnsi="Calibri" w:cs="Calibri"/>
                <w:color w:val="000000"/>
                <w:lang w:val="en-US"/>
              </w:rPr>
              <w:t>.</w:t>
            </w:r>
            <w:r w:rsidRPr="00261DDE">
              <w:rPr>
                <w:rFonts w:ascii="Calibri" w:eastAsia="Times New Roman" w:hAnsi="Calibri" w:cs="Calibri"/>
                <w:color w:val="000000"/>
                <w:lang w:val="en-US"/>
              </w:rPr>
              <w:t>3</w:t>
            </w:r>
          </w:p>
        </w:tc>
        <w:tc>
          <w:tcPr>
            <w:tcW w:w="1011"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4FEA3862" w14:textId="362BDD18"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17</w:t>
            </w:r>
            <w:r>
              <w:rPr>
                <w:rFonts w:ascii="Calibri" w:eastAsia="Times New Roman" w:hAnsi="Calibri" w:cs="Calibri"/>
                <w:color w:val="000000"/>
                <w:lang w:val="en-US"/>
              </w:rPr>
              <w:t>.1</w:t>
            </w:r>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79D1498A" w14:textId="5A20B8C8" w:rsidR="00BE005B" w:rsidRPr="00261DDE" w:rsidRDefault="0001300A" w:rsidP="0001300A">
            <w:pPr>
              <w:spacing w:line="240" w:lineRule="auto"/>
              <w:jc w:val="center"/>
              <w:rPr>
                <w:rFonts w:ascii="Calibri" w:eastAsia="Times New Roman" w:hAnsi="Calibri" w:cs="Calibri"/>
                <w:color w:val="000000"/>
                <w:lang w:val="en-US"/>
              </w:rPr>
            </w:pPr>
            <w:r>
              <w:rPr>
                <w:rFonts w:ascii="Calibri" w:eastAsia="Times New Roman" w:hAnsi="Calibri" w:cs="Calibri"/>
                <w:color w:val="000000"/>
                <w:lang w:val="en-US"/>
              </w:rPr>
              <w:t>-</w:t>
            </w:r>
          </w:p>
        </w:tc>
      </w:tr>
      <w:tr w:rsidR="00BE005B" w:rsidRPr="00261DDE" w14:paraId="33A2239E" w14:textId="6CFF1D3B" w:rsidTr="00261DDE">
        <w:trPr>
          <w:trHeight w:val="287"/>
          <w:tblCellSpacing w:w="0" w:type="dxa"/>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116A0C15" w14:textId="1E09AB27" w:rsidR="00BE005B" w:rsidRPr="00261DDE" w:rsidRDefault="00BE005B" w:rsidP="00BE005B">
            <w:pPr>
              <w:spacing w:line="240" w:lineRule="auto"/>
              <w:rPr>
                <w:rFonts w:ascii="Times New Roman" w:eastAsia="Times New Roman" w:hAnsi="Times New Roman" w:cs="Times New Roman"/>
                <w:sz w:val="24"/>
                <w:szCs w:val="24"/>
                <w:lang w:val="en-US"/>
              </w:rPr>
            </w:pPr>
            <w:proofErr w:type="spellStart"/>
            <w:r w:rsidRPr="0030433B">
              <w:rPr>
                <w:color w:val="000000"/>
                <w:sz w:val="18"/>
                <w:szCs w:val="18"/>
              </w:rPr>
              <w:t>LR</w:t>
            </w:r>
            <w:r>
              <w:rPr>
                <w:color w:val="000000"/>
                <w:sz w:val="18"/>
                <w:szCs w:val="18"/>
              </w:rPr>
              <w:t>_all</w:t>
            </w:r>
            <w:proofErr w:type="spellEnd"/>
          </w:p>
        </w:tc>
        <w:tc>
          <w:tcPr>
            <w:tcW w:w="1084" w:type="dxa"/>
            <w:tcBorders>
              <w:top w:val="outset" w:sz="6" w:space="0" w:color="D0D7E5"/>
              <w:left w:val="outset" w:sz="6" w:space="0" w:color="D0D7E5"/>
              <w:bottom w:val="outset" w:sz="6" w:space="0" w:color="D0D7E5"/>
              <w:right w:val="outset" w:sz="6" w:space="0" w:color="D0D7E5"/>
            </w:tcBorders>
            <w:shd w:val="clear" w:color="auto" w:fill="FFFFFF"/>
            <w:hideMark/>
          </w:tcPr>
          <w:p w14:paraId="2C5E419F"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147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70828E2"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1026</w:t>
            </w:r>
          </w:p>
        </w:tc>
        <w:tc>
          <w:tcPr>
            <w:tcW w:w="502" w:type="dxa"/>
            <w:tcBorders>
              <w:top w:val="outset" w:sz="6" w:space="0" w:color="D0D7E5"/>
              <w:left w:val="outset" w:sz="6" w:space="0" w:color="D0D7E5"/>
              <w:bottom w:val="outset" w:sz="6" w:space="0" w:color="D0D7E5"/>
              <w:right w:val="outset" w:sz="6" w:space="0" w:color="D0D7E5"/>
            </w:tcBorders>
            <w:shd w:val="clear" w:color="auto" w:fill="FFFFFF"/>
            <w:hideMark/>
          </w:tcPr>
          <w:p w14:paraId="4F1541D0"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82</w:t>
            </w:r>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7D8AAEFC"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2658</w:t>
            </w:r>
          </w:p>
        </w:tc>
        <w:tc>
          <w:tcPr>
            <w:tcW w:w="563" w:type="dxa"/>
            <w:tcBorders>
              <w:top w:val="outset" w:sz="6" w:space="0" w:color="D0D7E5"/>
              <w:left w:val="outset" w:sz="6" w:space="0" w:color="D0D7E5"/>
              <w:bottom w:val="outset" w:sz="6" w:space="0" w:color="D0D7E5"/>
              <w:right w:val="outset" w:sz="6" w:space="0" w:color="D0D7E5"/>
            </w:tcBorders>
            <w:shd w:val="clear" w:color="auto" w:fill="FFFFFF"/>
            <w:hideMark/>
          </w:tcPr>
          <w:p w14:paraId="4C68055D" w14:textId="68D4D24D"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64</w:t>
            </w:r>
            <w:r>
              <w:rPr>
                <w:rFonts w:ascii="Calibri" w:eastAsia="Times New Roman" w:hAnsi="Calibri" w:cs="Calibri"/>
                <w:color w:val="000000"/>
                <w:lang w:val="en-US"/>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DA29887" w14:textId="4298EAC6"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12</w:t>
            </w:r>
            <w:r>
              <w:rPr>
                <w:rFonts w:ascii="Calibri" w:eastAsia="Times New Roman" w:hAnsi="Calibri" w:cs="Calibri"/>
                <w:color w:val="000000"/>
                <w:lang w:val="en-US"/>
              </w:rPr>
              <w:t>.</w:t>
            </w:r>
            <w:r w:rsidRPr="00261DDE">
              <w:rPr>
                <w:rFonts w:ascii="Calibri" w:eastAsia="Times New Roman" w:hAnsi="Calibri" w:cs="Calibri"/>
                <w:color w:val="000000"/>
                <w:lang w:val="en-US"/>
              </w:rPr>
              <w:t>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8AE7B1F" w14:textId="05611D9E"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18</w:t>
            </w:r>
            <w:r>
              <w:rPr>
                <w:rFonts w:ascii="Calibri" w:eastAsia="Times New Roman" w:hAnsi="Calibri" w:cs="Calibri"/>
                <w:color w:val="000000"/>
                <w:lang w:val="en-US"/>
              </w:rPr>
              <w:t>.</w:t>
            </w:r>
            <w:r w:rsidRPr="00261DDE">
              <w:rPr>
                <w:rFonts w:ascii="Calibri" w:eastAsia="Times New Roman" w:hAnsi="Calibri" w:cs="Calibri"/>
                <w:color w:val="000000"/>
                <w:lang w:val="en-US"/>
              </w:rPr>
              <w:t>6</w:t>
            </w:r>
          </w:p>
        </w:tc>
        <w:tc>
          <w:tcPr>
            <w:tcW w:w="1116" w:type="dxa"/>
            <w:tcBorders>
              <w:top w:val="outset" w:sz="6" w:space="0" w:color="D0D7E5"/>
              <w:left w:val="outset" w:sz="6" w:space="0" w:color="D0D7E5"/>
              <w:bottom w:val="outset" w:sz="6" w:space="0" w:color="D0D7E5"/>
              <w:right w:val="outset" w:sz="6" w:space="0" w:color="D0D7E5"/>
            </w:tcBorders>
            <w:shd w:val="clear" w:color="auto" w:fill="FFFFFF"/>
            <w:hideMark/>
          </w:tcPr>
          <w:p w14:paraId="58B63CDC" w14:textId="677AA9D0"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74</w:t>
            </w:r>
            <w:r>
              <w:rPr>
                <w:rFonts w:ascii="Calibri" w:eastAsia="Times New Roman" w:hAnsi="Calibri" w:cs="Calibri"/>
                <w:color w:val="000000"/>
                <w:lang w:val="en-US"/>
              </w:rPr>
              <w:t>.1</w:t>
            </w:r>
          </w:p>
        </w:tc>
        <w:tc>
          <w:tcPr>
            <w:tcW w:w="1011" w:type="dxa"/>
            <w:tcBorders>
              <w:top w:val="outset" w:sz="6" w:space="0" w:color="D0D7E5"/>
              <w:left w:val="outset" w:sz="6" w:space="0" w:color="D0D7E5"/>
              <w:bottom w:val="outset" w:sz="6" w:space="0" w:color="D0D7E5"/>
              <w:right w:val="outset" w:sz="6" w:space="0" w:color="D0D7E5"/>
            </w:tcBorders>
            <w:shd w:val="clear" w:color="auto" w:fill="FFFFFF"/>
            <w:hideMark/>
          </w:tcPr>
          <w:p w14:paraId="6249B3A3" w14:textId="6DC27CA4"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16</w:t>
            </w:r>
            <w:r>
              <w:rPr>
                <w:rFonts w:ascii="Calibri" w:eastAsia="Times New Roman" w:hAnsi="Calibri" w:cs="Calibri"/>
                <w:color w:val="000000"/>
                <w:lang w:val="en-US"/>
              </w:rPr>
              <w:t>.7</w:t>
            </w:r>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12114211" w14:textId="08E05F4E" w:rsidR="00BE005B" w:rsidRPr="00261DDE" w:rsidRDefault="0001300A" w:rsidP="0001300A">
            <w:pPr>
              <w:spacing w:line="240" w:lineRule="auto"/>
              <w:jc w:val="right"/>
              <w:rPr>
                <w:rFonts w:ascii="Calibri" w:eastAsia="Times New Roman" w:hAnsi="Calibri" w:cs="Calibri"/>
                <w:color w:val="000000"/>
                <w:lang w:val="en-US"/>
              </w:rPr>
            </w:pPr>
            <w:r>
              <w:rPr>
                <w:rFonts w:ascii="Calibri" w:eastAsia="Times New Roman" w:hAnsi="Calibri" w:cs="Calibri"/>
                <w:color w:val="000000"/>
                <w:lang w:val="en-US"/>
              </w:rPr>
              <w:t>27.9%</w:t>
            </w:r>
          </w:p>
        </w:tc>
      </w:tr>
      <w:tr w:rsidR="00BE005B" w:rsidRPr="00261DDE" w14:paraId="758B46D0" w14:textId="3B2053BA" w:rsidTr="00261DDE">
        <w:trPr>
          <w:trHeight w:val="287"/>
          <w:tblCellSpacing w:w="0" w:type="dxa"/>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6E3D37A4" w14:textId="027F2968" w:rsidR="00BE005B" w:rsidRPr="00261DDE" w:rsidRDefault="00BE005B" w:rsidP="00BE005B">
            <w:pPr>
              <w:spacing w:line="240" w:lineRule="auto"/>
              <w:rPr>
                <w:rFonts w:ascii="Times New Roman" w:eastAsia="Times New Roman" w:hAnsi="Times New Roman" w:cs="Times New Roman"/>
                <w:sz w:val="24"/>
                <w:szCs w:val="24"/>
                <w:lang w:val="en-US"/>
              </w:rPr>
            </w:pPr>
            <w:r w:rsidRPr="0030433B">
              <w:rPr>
                <w:color w:val="000000"/>
                <w:sz w:val="18"/>
                <w:szCs w:val="18"/>
              </w:rPr>
              <w:t>ML</w:t>
            </w:r>
            <w:r>
              <w:rPr>
                <w:color w:val="000000"/>
                <w:sz w:val="18"/>
                <w:szCs w:val="18"/>
              </w:rPr>
              <w:t>_</w:t>
            </w:r>
            <w:r w:rsidRPr="0030433B">
              <w:rPr>
                <w:color w:val="000000"/>
                <w:sz w:val="18"/>
                <w:szCs w:val="18"/>
              </w:rPr>
              <w:t>10</w:t>
            </w:r>
          </w:p>
        </w:tc>
        <w:tc>
          <w:tcPr>
            <w:tcW w:w="1084" w:type="dxa"/>
            <w:tcBorders>
              <w:top w:val="outset" w:sz="6" w:space="0" w:color="D0D7E5"/>
              <w:left w:val="outset" w:sz="6" w:space="0" w:color="D0D7E5"/>
              <w:bottom w:val="outset" w:sz="6" w:space="0" w:color="D0D7E5"/>
              <w:right w:val="outset" w:sz="6" w:space="0" w:color="D0D7E5"/>
            </w:tcBorders>
            <w:shd w:val="clear" w:color="auto" w:fill="FFFFFF"/>
            <w:hideMark/>
          </w:tcPr>
          <w:p w14:paraId="3D8C8737"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147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32C0D8A"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1026</w:t>
            </w:r>
          </w:p>
        </w:tc>
        <w:tc>
          <w:tcPr>
            <w:tcW w:w="502" w:type="dxa"/>
            <w:tcBorders>
              <w:top w:val="outset" w:sz="6" w:space="0" w:color="D0D7E5"/>
              <w:left w:val="outset" w:sz="6" w:space="0" w:color="D0D7E5"/>
              <w:bottom w:val="outset" w:sz="6" w:space="0" w:color="D0D7E5"/>
              <w:right w:val="outset" w:sz="6" w:space="0" w:color="D0D7E5"/>
            </w:tcBorders>
            <w:shd w:val="clear" w:color="auto" w:fill="FFFFFF"/>
            <w:hideMark/>
          </w:tcPr>
          <w:p w14:paraId="5C1048B0"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82</w:t>
            </w:r>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77C174CE"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2658</w:t>
            </w:r>
          </w:p>
        </w:tc>
        <w:tc>
          <w:tcPr>
            <w:tcW w:w="563" w:type="dxa"/>
            <w:tcBorders>
              <w:top w:val="outset" w:sz="6" w:space="0" w:color="D0D7E5"/>
              <w:left w:val="outset" w:sz="6" w:space="0" w:color="D0D7E5"/>
              <w:bottom w:val="outset" w:sz="6" w:space="0" w:color="D0D7E5"/>
              <w:right w:val="outset" w:sz="6" w:space="0" w:color="D0D7E5"/>
            </w:tcBorders>
            <w:shd w:val="clear" w:color="auto" w:fill="FFFFFF"/>
            <w:hideMark/>
          </w:tcPr>
          <w:p w14:paraId="53AB001D" w14:textId="4526BB75"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64</w:t>
            </w:r>
            <w:r>
              <w:rPr>
                <w:rFonts w:ascii="Calibri" w:eastAsia="Times New Roman" w:hAnsi="Calibri" w:cs="Calibri"/>
                <w:color w:val="000000"/>
                <w:lang w:val="en-US"/>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2304D59" w14:textId="45FCC03A"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12</w:t>
            </w:r>
            <w:r>
              <w:rPr>
                <w:rFonts w:ascii="Calibri" w:eastAsia="Times New Roman" w:hAnsi="Calibri" w:cs="Calibri"/>
                <w:color w:val="000000"/>
                <w:lang w:val="en-US"/>
              </w:rPr>
              <w:t>.</w:t>
            </w:r>
            <w:r w:rsidRPr="00261DDE">
              <w:rPr>
                <w:rFonts w:ascii="Calibri" w:eastAsia="Times New Roman" w:hAnsi="Calibri" w:cs="Calibri"/>
                <w:color w:val="000000"/>
                <w:lang w:val="en-US"/>
              </w:rPr>
              <w:t>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0EA008D" w14:textId="03A37701"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18</w:t>
            </w:r>
            <w:r>
              <w:rPr>
                <w:rFonts w:ascii="Calibri" w:eastAsia="Times New Roman" w:hAnsi="Calibri" w:cs="Calibri"/>
                <w:color w:val="000000"/>
                <w:lang w:val="en-US"/>
              </w:rPr>
              <w:t>.</w:t>
            </w:r>
            <w:r w:rsidRPr="00261DDE">
              <w:rPr>
                <w:rFonts w:ascii="Calibri" w:eastAsia="Times New Roman" w:hAnsi="Calibri" w:cs="Calibri"/>
                <w:color w:val="000000"/>
                <w:lang w:val="en-US"/>
              </w:rPr>
              <w:t>6</w:t>
            </w:r>
          </w:p>
        </w:tc>
        <w:tc>
          <w:tcPr>
            <w:tcW w:w="1116" w:type="dxa"/>
            <w:tcBorders>
              <w:top w:val="outset" w:sz="6" w:space="0" w:color="D0D7E5"/>
              <w:left w:val="outset" w:sz="6" w:space="0" w:color="D0D7E5"/>
              <w:bottom w:val="outset" w:sz="6" w:space="0" w:color="D0D7E5"/>
              <w:right w:val="outset" w:sz="6" w:space="0" w:color="D0D7E5"/>
            </w:tcBorders>
            <w:shd w:val="clear" w:color="auto" w:fill="FFFFFF"/>
            <w:hideMark/>
          </w:tcPr>
          <w:p w14:paraId="7C23CBC7" w14:textId="06D1E11A"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74</w:t>
            </w:r>
            <w:r>
              <w:rPr>
                <w:rFonts w:ascii="Calibri" w:eastAsia="Times New Roman" w:hAnsi="Calibri" w:cs="Calibri"/>
                <w:color w:val="000000"/>
                <w:lang w:val="en-US"/>
              </w:rPr>
              <w:t>.</w:t>
            </w:r>
            <w:r w:rsidRPr="00261DDE">
              <w:rPr>
                <w:rFonts w:ascii="Calibri" w:eastAsia="Times New Roman" w:hAnsi="Calibri" w:cs="Calibri"/>
                <w:color w:val="000000"/>
                <w:lang w:val="en-US"/>
              </w:rPr>
              <w:t>4</w:t>
            </w:r>
          </w:p>
        </w:tc>
        <w:tc>
          <w:tcPr>
            <w:tcW w:w="1011" w:type="dxa"/>
            <w:tcBorders>
              <w:top w:val="outset" w:sz="6" w:space="0" w:color="D0D7E5"/>
              <w:left w:val="outset" w:sz="6" w:space="0" w:color="D0D7E5"/>
              <w:bottom w:val="outset" w:sz="6" w:space="0" w:color="D0D7E5"/>
              <w:right w:val="outset" w:sz="6" w:space="0" w:color="D0D7E5"/>
            </w:tcBorders>
            <w:shd w:val="clear" w:color="auto" w:fill="FFFFFF"/>
            <w:hideMark/>
          </w:tcPr>
          <w:p w14:paraId="044D9818" w14:textId="7A3DC74E"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16</w:t>
            </w:r>
            <w:r>
              <w:rPr>
                <w:rFonts w:ascii="Calibri" w:eastAsia="Times New Roman" w:hAnsi="Calibri" w:cs="Calibri"/>
                <w:color w:val="000000"/>
                <w:lang w:val="en-US"/>
              </w:rPr>
              <w:t>.8</w:t>
            </w:r>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6238E055" w14:textId="7B51B6D7" w:rsidR="00BE005B" w:rsidRPr="00261DDE" w:rsidRDefault="0001300A" w:rsidP="0001300A">
            <w:pPr>
              <w:spacing w:line="240" w:lineRule="auto"/>
              <w:jc w:val="right"/>
              <w:rPr>
                <w:rFonts w:ascii="Calibri" w:eastAsia="Times New Roman" w:hAnsi="Calibri" w:cs="Calibri"/>
                <w:color w:val="000000"/>
                <w:lang w:val="en-US"/>
              </w:rPr>
            </w:pPr>
            <w:r>
              <w:rPr>
                <w:rFonts w:ascii="Calibri" w:eastAsia="Times New Roman" w:hAnsi="Calibri" w:cs="Calibri"/>
                <w:color w:val="000000"/>
                <w:lang w:val="en-US"/>
              </w:rPr>
              <w:t>27.7%</w:t>
            </w:r>
          </w:p>
        </w:tc>
      </w:tr>
      <w:tr w:rsidR="00BE005B" w:rsidRPr="00261DDE" w14:paraId="307F3B19" w14:textId="3B030DF2" w:rsidTr="00261DDE">
        <w:trPr>
          <w:trHeight w:val="287"/>
          <w:tblCellSpacing w:w="0" w:type="dxa"/>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7B288921" w14:textId="14D0F158" w:rsidR="00BE005B" w:rsidRPr="00261DDE" w:rsidRDefault="00BE005B" w:rsidP="00BE005B">
            <w:pPr>
              <w:spacing w:line="240" w:lineRule="auto"/>
              <w:rPr>
                <w:rFonts w:ascii="Times New Roman" w:eastAsia="Times New Roman" w:hAnsi="Times New Roman" w:cs="Times New Roman"/>
                <w:sz w:val="24"/>
                <w:szCs w:val="24"/>
                <w:lang w:val="en-US"/>
              </w:rPr>
            </w:pPr>
            <w:r w:rsidRPr="0030433B">
              <w:rPr>
                <w:color w:val="000000"/>
                <w:sz w:val="18"/>
                <w:szCs w:val="18"/>
              </w:rPr>
              <w:t>LR</w:t>
            </w:r>
            <w:r>
              <w:rPr>
                <w:color w:val="000000"/>
                <w:sz w:val="18"/>
                <w:szCs w:val="18"/>
              </w:rPr>
              <w:t>_</w:t>
            </w:r>
            <w:r w:rsidRPr="0030433B">
              <w:rPr>
                <w:color w:val="000000"/>
                <w:sz w:val="18"/>
                <w:szCs w:val="18"/>
              </w:rPr>
              <w:t>10</w:t>
            </w:r>
          </w:p>
        </w:tc>
        <w:tc>
          <w:tcPr>
            <w:tcW w:w="1084" w:type="dxa"/>
            <w:tcBorders>
              <w:top w:val="outset" w:sz="6" w:space="0" w:color="D0D7E5"/>
              <w:left w:val="outset" w:sz="6" w:space="0" w:color="D0D7E5"/>
              <w:bottom w:val="outset" w:sz="6" w:space="0" w:color="D0D7E5"/>
              <w:right w:val="outset" w:sz="6" w:space="0" w:color="D0D7E5"/>
            </w:tcBorders>
            <w:shd w:val="clear" w:color="auto" w:fill="FFFFFF"/>
            <w:hideMark/>
          </w:tcPr>
          <w:p w14:paraId="5D21A2A9"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145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E6A07FB"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1028</w:t>
            </w:r>
          </w:p>
        </w:tc>
        <w:tc>
          <w:tcPr>
            <w:tcW w:w="502" w:type="dxa"/>
            <w:tcBorders>
              <w:top w:val="outset" w:sz="6" w:space="0" w:color="D0D7E5"/>
              <w:left w:val="outset" w:sz="6" w:space="0" w:color="D0D7E5"/>
              <w:bottom w:val="outset" w:sz="6" w:space="0" w:color="D0D7E5"/>
              <w:right w:val="outset" w:sz="6" w:space="0" w:color="D0D7E5"/>
            </w:tcBorders>
            <w:shd w:val="clear" w:color="auto" w:fill="FFFFFF"/>
            <w:hideMark/>
          </w:tcPr>
          <w:p w14:paraId="74C1192C"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84</w:t>
            </w:r>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2EEFA9E4"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2656</w:t>
            </w:r>
          </w:p>
        </w:tc>
        <w:tc>
          <w:tcPr>
            <w:tcW w:w="563" w:type="dxa"/>
            <w:tcBorders>
              <w:top w:val="outset" w:sz="6" w:space="0" w:color="D0D7E5"/>
              <w:left w:val="outset" w:sz="6" w:space="0" w:color="D0D7E5"/>
              <w:bottom w:val="outset" w:sz="6" w:space="0" w:color="D0D7E5"/>
              <w:right w:val="outset" w:sz="6" w:space="0" w:color="D0D7E5"/>
            </w:tcBorders>
            <w:shd w:val="clear" w:color="auto" w:fill="FFFFFF"/>
            <w:hideMark/>
          </w:tcPr>
          <w:p w14:paraId="3B5561E0" w14:textId="3C6E4A00"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63</w:t>
            </w:r>
            <w:r>
              <w:rPr>
                <w:rFonts w:ascii="Calibri" w:eastAsia="Times New Roman" w:hAnsi="Calibri" w:cs="Calibri"/>
                <w:color w:val="000000"/>
                <w:lang w:val="en-US"/>
              </w:rPr>
              <w:t>.</w:t>
            </w:r>
            <w:r w:rsidRPr="00261DDE">
              <w:rPr>
                <w:rFonts w:ascii="Calibri" w:eastAsia="Times New Roman" w:hAnsi="Calibri" w:cs="Calibri"/>
                <w:color w:val="000000"/>
                <w:lang w:val="en-US"/>
              </w:rPr>
              <w:t>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598A43E" w14:textId="184A7744"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12</w:t>
            </w:r>
            <w:r>
              <w:rPr>
                <w:rFonts w:ascii="Calibri" w:eastAsia="Times New Roman" w:hAnsi="Calibri" w:cs="Calibri"/>
                <w:color w:val="000000"/>
                <w:lang w:val="en-US"/>
              </w:rPr>
              <w:t>.4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01BE1ED" w14:textId="3F962E0C"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18</w:t>
            </w:r>
            <w:r>
              <w:rPr>
                <w:rFonts w:ascii="Calibri" w:eastAsia="Times New Roman" w:hAnsi="Calibri" w:cs="Calibri"/>
                <w:color w:val="000000"/>
                <w:lang w:val="en-US"/>
              </w:rPr>
              <w:t>.</w:t>
            </w:r>
            <w:r w:rsidRPr="00261DDE">
              <w:rPr>
                <w:rFonts w:ascii="Calibri" w:eastAsia="Times New Roman" w:hAnsi="Calibri" w:cs="Calibri"/>
                <w:color w:val="000000"/>
                <w:lang w:val="en-US"/>
              </w:rPr>
              <w:t>1</w:t>
            </w:r>
          </w:p>
        </w:tc>
        <w:tc>
          <w:tcPr>
            <w:tcW w:w="1116" w:type="dxa"/>
            <w:tcBorders>
              <w:top w:val="outset" w:sz="6" w:space="0" w:color="D0D7E5"/>
              <w:left w:val="outset" w:sz="6" w:space="0" w:color="D0D7E5"/>
              <w:bottom w:val="outset" w:sz="6" w:space="0" w:color="D0D7E5"/>
              <w:right w:val="outset" w:sz="6" w:space="0" w:color="D0D7E5"/>
            </w:tcBorders>
            <w:shd w:val="clear" w:color="auto" w:fill="FFFFFF"/>
            <w:hideMark/>
          </w:tcPr>
          <w:p w14:paraId="58B72E1E" w14:textId="050D081C"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73</w:t>
            </w:r>
            <w:r>
              <w:rPr>
                <w:rFonts w:ascii="Calibri" w:eastAsia="Times New Roman" w:hAnsi="Calibri" w:cs="Calibri"/>
                <w:color w:val="000000"/>
                <w:lang w:val="en-US"/>
              </w:rPr>
              <w:t>.</w:t>
            </w:r>
            <w:r w:rsidRPr="00261DDE">
              <w:rPr>
                <w:rFonts w:ascii="Calibri" w:eastAsia="Times New Roman" w:hAnsi="Calibri" w:cs="Calibri"/>
                <w:color w:val="000000"/>
                <w:lang w:val="en-US"/>
              </w:rPr>
              <w:t>1</w:t>
            </w:r>
          </w:p>
        </w:tc>
        <w:tc>
          <w:tcPr>
            <w:tcW w:w="1011" w:type="dxa"/>
            <w:tcBorders>
              <w:top w:val="outset" w:sz="6" w:space="0" w:color="D0D7E5"/>
              <w:left w:val="outset" w:sz="6" w:space="0" w:color="D0D7E5"/>
              <w:bottom w:val="outset" w:sz="6" w:space="0" w:color="D0D7E5"/>
              <w:right w:val="outset" w:sz="6" w:space="0" w:color="D0D7E5"/>
            </w:tcBorders>
            <w:shd w:val="clear" w:color="auto" w:fill="FFFFFF"/>
            <w:hideMark/>
          </w:tcPr>
          <w:p w14:paraId="067119C1" w14:textId="13736D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16</w:t>
            </w:r>
            <w:r>
              <w:rPr>
                <w:rFonts w:ascii="Calibri" w:eastAsia="Times New Roman" w:hAnsi="Calibri" w:cs="Calibri"/>
                <w:color w:val="000000"/>
                <w:lang w:val="en-US"/>
              </w:rPr>
              <w:t>.8</w:t>
            </w:r>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7F3ADA6C" w14:textId="1A16E4BC" w:rsidR="00BE005B" w:rsidRPr="00261DDE" w:rsidRDefault="0001300A" w:rsidP="0001300A">
            <w:pPr>
              <w:spacing w:line="240" w:lineRule="auto"/>
              <w:jc w:val="right"/>
              <w:rPr>
                <w:rFonts w:ascii="Calibri" w:eastAsia="Times New Roman" w:hAnsi="Calibri" w:cs="Calibri"/>
                <w:color w:val="000000"/>
                <w:lang w:val="en-US"/>
              </w:rPr>
            </w:pPr>
            <w:r>
              <w:rPr>
                <w:rFonts w:ascii="Calibri" w:eastAsia="Times New Roman" w:hAnsi="Calibri" w:cs="Calibri"/>
                <w:color w:val="000000"/>
                <w:lang w:val="en-US"/>
              </w:rPr>
              <w:t>21.6%</w:t>
            </w:r>
          </w:p>
        </w:tc>
      </w:tr>
      <w:tr w:rsidR="00BE005B" w:rsidRPr="00261DDE" w14:paraId="6D0EDCB7" w14:textId="0FDA5574" w:rsidTr="000A0E75">
        <w:trPr>
          <w:trHeight w:val="287"/>
          <w:tblCellSpacing w:w="0" w:type="dxa"/>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1C0B0D3E" w14:textId="36006244" w:rsidR="00BE005B" w:rsidRPr="00261DDE" w:rsidRDefault="00BE005B" w:rsidP="00BE005B">
            <w:pPr>
              <w:spacing w:line="240" w:lineRule="auto"/>
              <w:rPr>
                <w:rFonts w:ascii="Times New Roman" w:eastAsia="Times New Roman" w:hAnsi="Times New Roman" w:cs="Times New Roman"/>
                <w:sz w:val="24"/>
                <w:szCs w:val="24"/>
                <w:lang w:val="en-US"/>
              </w:rPr>
            </w:pPr>
            <w:proofErr w:type="spellStart"/>
            <w:r w:rsidRPr="0030433B">
              <w:rPr>
                <w:color w:val="000000"/>
                <w:sz w:val="18"/>
                <w:szCs w:val="18"/>
              </w:rPr>
              <w:t>M</w:t>
            </w:r>
            <w:r>
              <w:rPr>
                <w:color w:val="000000"/>
                <w:sz w:val="18"/>
                <w:szCs w:val="18"/>
              </w:rPr>
              <w:t>L_</w:t>
            </w:r>
            <w:r w:rsidRPr="0030433B">
              <w:rPr>
                <w:color w:val="000000"/>
                <w:sz w:val="18"/>
                <w:szCs w:val="18"/>
              </w:rPr>
              <w:t>NoAge</w:t>
            </w:r>
            <w:proofErr w:type="spellEnd"/>
          </w:p>
        </w:tc>
        <w:tc>
          <w:tcPr>
            <w:tcW w:w="1084" w:type="dxa"/>
            <w:tcBorders>
              <w:top w:val="outset" w:sz="6" w:space="0" w:color="D0D7E5"/>
              <w:left w:val="outset" w:sz="6" w:space="0" w:color="D0D7E5"/>
              <w:bottom w:val="outset" w:sz="6" w:space="0" w:color="D0D7E5"/>
              <w:right w:val="outset" w:sz="6" w:space="0" w:color="D0D7E5"/>
            </w:tcBorders>
            <w:shd w:val="clear" w:color="auto" w:fill="FFFFFF"/>
            <w:hideMark/>
          </w:tcPr>
          <w:p w14:paraId="6F07D139"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140</w:t>
            </w:r>
          </w:p>
        </w:tc>
        <w:tc>
          <w:tcPr>
            <w:tcW w:w="0" w:type="auto"/>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19F25F69"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1033</w:t>
            </w:r>
          </w:p>
        </w:tc>
        <w:tc>
          <w:tcPr>
            <w:tcW w:w="502" w:type="dxa"/>
            <w:tcBorders>
              <w:top w:val="outset" w:sz="6" w:space="0" w:color="D0D7E5"/>
              <w:left w:val="outset" w:sz="6" w:space="0" w:color="D0D7E5"/>
              <w:bottom w:val="outset" w:sz="6" w:space="0" w:color="D0D7E5"/>
              <w:right w:val="outset" w:sz="6" w:space="0" w:color="D0D7E5"/>
            </w:tcBorders>
            <w:shd w:val="clear" w:color="auto" w:fill="FFFFFF"/>
            <w:hideMark/>
          </w:tcPr>
          <w:p w14:paraId="0243019C"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89</w:t>
            </w:r>
          </w:p>
        </w:tc>
        <w:tc>
          <w:tcPr>
            <w:tcW w:w="567"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5FA17591"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2651</w:t>
            </w:r>
          </w:p>
        </w:tc>
        <w:tc>
          <w:tcPr>
            <w:tcW w:w="563" w:type="dxa"/>
            <w:tcBorders>
              <w:top w:val="outset" w:sz="6" w:space="0" w:color="D0D7E5"/>
              <w:left w:val="outset" w:sz="6" w:space="0" w:color="D0D7E5"/>
              <w:bottom w:val="outset" w:sz="6" w:space="0" w:color="D0D7E5"/>
              <w:right w:val="outset" w:sz="6" w:space="0" w:color="D0D7E5"/>
            </w:tcBorders>
            <w:shd w:val="clear" w:color="auto" w:fill="FFFFFF"/>
            <w:hideMark/>
          </w:tcPr>
          <w:p w14:paraId="502828D9" w14:textId="6B0EFB65"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61</w:t>
            </w:r>
            <w:r>
              <w:rPr>
                <w:rFonts w:ascii="Calibri" w:eastAsia="Times New Roman" w:hAnsi="Calibri" w:cs="Calibri"/>
                <w:color w:val="000000"/>
                <w:lang w:val="en-US"/>
              </w:rPr>
              <w:t>.</w:t>
            </w:r>
            <w:r w:rsidRPr="00261DDE">
              <w:rPr>
                <w:rFonts w:ascii="Calibri" w:eastAsia="Times New Roman" w:hAnsi="Calibri" w:cs="Calibri"/>
                <w:color w:val="000000"/>
                <w:lang w:val="en-US"/>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FB3F043" w14:textId="680718DA"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11</w:t>
            </w:r>
            <w:r>
              <w:rPr>
                <w:rFonts w:ascii="Calibri" w:eastAsia="Times New Roman" w:hAnsi="Calibri" w:cs="Calibri"/>
                <w:color w:val="000000"/>
                <w:lang w:val="en-US"/>
              </w:rPr>
              <w:t>.</w:t>
            </w:r>
            <w:r w:rsidRPr="00261DDE">
              <w:rPr>
                <w:rFonts w:ascii="Calibri" w:eastAsia="Times New Roman" w:hAnsi="Calibri" w:cs="Calibri"/>
                <w:color w:val="000000"/>
                <w:lang w:val="en-US"/>
              </w:rPr>
              <w:t>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6D336EA" w14:textId="25DADB6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w:t>
            </w:r>
            <w:r>
              <w:rPr>
                <w:rFonts w:ascii="Calibri" w:eastAsia="Times New Roman" w:hAnsi="Calibri" w:cs="Calibri"/>
                <w:color w:val="000000"/>
                <w:lang w:val="en-US"/>
              </w:rPr>
              <w:t>7.0</w:t>
            </w:r>
          </w:p>
        </w:tc>
        <w:tc>
          <w:tcPr>
            <w:tcW w:w="1116" w:type="dxa"/>
            <w:tcBorders>
              <w:top w:val="outset" w:sz="6" w:space="0" w:color="D0D7E5"/>
              <w:left w:val="outset" w:sz="6" w:space="0" w:color="D0D7E5"/>
              <w:bottom w:val="outset" w:sz="6" w:space="0" w:color="D0D7E5"/>
              <w:right w:val="outset" w:sz="6" w:space="0" w:color="D0D7E5"/>
            </w:tcBorders>
            <w:shd w:val="clear" w:color="auto" w:fill="FFFFFF"/>
            <w:hideMark/>
          </w:tcPr>
          <w:p w14:paraId="0FEE845B" w14:textId="733F6C3B"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72</w:t>
            </w:r>
            <w:r>
              <w:rPr>
                <w:rFonts w:ascii="Calibri" w:eastAsia="Times New Roman" w:hAnsi="Calibri" w:cs="Calibri"/>
                <w:color w:val="000000"/>
                <w:lang w:val="en-US"/>
              </w:rPr>
              <w:t>.</w:t>
            </w:r>
            <w:r w:rsidRPr="00261DDE">
              <w:rPr>
                <w:rFonts w:ascii="Calibri" w:eastAsia="Times New Roman" w:hAnsi="Calibri" w:cs="Calibri"/>
                <w:color w:val="000000"/>
                <w:lang w:val="en-US"/>
              </w:rPr>
              <w:t>8</w:t>
            </w:r>
          </w:p>
        </w:tc>
        <w:tc>
          <w:tcPr>
            <w:tcW w:w="1011" w:type="dxa"/>
            <w:tcBorders>
              <w:top w:val="outset" w:sz="6" w:space="0" w:color="D0D7E5"/>
              <w:left w:val="outset" w:sz="6" w:space="0" w:color="D0D7E5"/>
              <w:bottom w:val="outset" w:sz="6" w:space="0" w:color="D0D7E5"/>
              <w:right w:val="outset" w:sz="6" w:space="0" w:color="D0D7E5"/>
            </w:tcBorders>
            <w:shd w:val="clear" w:color="auto" w:fill="FFFFFF"/>
            <w:hideMark/>
          </w:tcPr>
          <w:p w14:paraId="4C584643" w14:textId="2C0BDC0C" w:rsidR="00BE005B" w:rsidRPr="00261DDE" w:rsidRDefault="00BE005B" w:rsidP="00BE005B">
            <w:pPr>
              <w:spacing w:line="240" w:lineRule="auto"/>
              <w:jc w:val="right"/>
              <w:rPr>
                <w:rFonts w:ascii="Times New Roman" w:eastAsia="Times New Roman" w:hAnsi="Times New Roman" w:cs="Times New Roman"/>
                <w:sz w:val="24"/>
                <w:szCs w:val="24"/>
                <w:lang w:val="en-US"/>
              </w:rPr>
            </w:pPr>
            <w:r>
              <w:rPr>
                <w:rFonts w:ascii="Calibri" w:eastAsia="Times New Roman" w:hAnsi="Calibri" w:cs="Calibri"/>
                <w:color w:val="000000"/>
                <w:lang w:val="en-US"/>
              </w:rPr>
              <w:t>1</w:t>
            </w:r>
            <w:r w:rsidRPr="00261DDE">
              <w:rPr>
                <w:rFonts w:ascii="Calibri" w:eastAsia="Times New Roman" w:hAnsi="Calibri" w:cs="Calibri"/>
                <w:color w:val="000000"/>
                <w:lang w:val="en-US"/>
              </w:rPr>
              <w:t>6</w:t>
            </w:r>
            <w:r>
              <w:rPr>
                <w:rFonts w:ascii="Calibri" w:eastAsia="Times New Roman" w:hAnsi="Calibri" w:cs="Calibri"/>
                <w:color w:val="000000"/>
                <w:lang w:val="en-US"/>
              </w:rPr>
              <w:t>.9</w:t>
            </w:r>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460CEC20" w14:textId="58FA6C3A" w:rsidR="00BE005B" w:rsidRPr="00261DDE" w:rsidRDefault="0001300A" w:rsidP="0001300A">
            <w:pPr>
              <w:spacing w:line="240" w:lineRule="auto"/>
              <w:jc w:val="right"/>
              <w:rPr>
                <w:rFonts w:ascii="Calibri" w:eastAsia="Times New Roman" w:hAnsi="Calibri" w:cs="Calibri"/>
                <w:color w:val="000000"/>
                <w:lang w:val="en-US"/>
              </w:rPr>
            </w:pPr>
            <w:r>
              <w:rPr>
                <w:rFonts w:ascii="Calibri" w:eastAsia="Times New Roman" w:hAnsi="Calibri" w:cs="Calibri"/>
                <w:color w:val="000000"/>
                <w:lang w:val="en-US"/>
              </w:rPr>
              <w:t>10.2%</w:t>
            </w:r>
          </w:p>
        </w:tc>
      </w:tr>
      <w:tr w:rsidR="00BE005B" w:rsidRPr="00261DDE" w14:paraId="180EA1CA" w14:textId="78CB6F2C" w:rsidTr="000A0E75">
        <w:trPr>
          <w:trHeight w:val="287"/>
          <w:tblCellSpacing w:w="0" w:type="dxa"/>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6E365383" w14:textId="28DFEE79" w:rsidR="00BE005B" w:rsidRPr="00261DDE" w:rsidRDefault="00BE005B" w:rsidP="00BE005B">
            <w:pPr>
              <w:spacing w:line="240" w:lineRule="auto"/>
              <w:rPr>
                <w:rFonts w:ascii="Times New Roman" w:eastAsia="Times New Roman" w:hAnsi="Times New Roman" w:cs="Times New Roman"/>
                <w:sz w:val="24"/>
                <w:szCs w:val="24"/>
                <w:lang w:val="en-US"/>
              </w:rPr>
            </w:pPr>
            <w:proofErr w:type="spellStart"/>
            <w:r w:rsidRPr="0030433B">
              <w:rPr>
                <w:color w:val="000000"/>
                <w:sz w:val="18"/>
                <w:szCs w:val="18"/>
              </w:rPr>
              <w:t>Age</w:t>
            </w:r>
            <w:r>
              <w:rPr>
                <w:color w:val="000000"/>
                <w:sz w:val="18"/>
                <w:szCs w:val="18"/>
              </w:rPr>
              <w:t>_only</w:t>
            </w:r>
            <w:proofErr w:type="spellEnd"/>
          </w:p>
        </w:tc>
        <w:tc>
          <w:tcPr>
            <w:tcW w:w="1084"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352EAC52"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122</w:t>
            </w:r>
          </w:p>
        </w:tc>
        <w:tc>
          <w:tcPr>
            <w:tcW w:w="0" w:type="auto"/>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5A9596A3"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933</w:t>
            </w:r>
          </w:p>
        </w:tc>
        <w:tc>
          <w:tcPr>
            <w:tcW w:w="502"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37C0C4AE"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107</w:t>
            </w:r>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79461C67" w14:textId="7777777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2751</w:t>
            </w:r>
          </w:p>
        </w:tc>
        <w:tc>
          <w:tcPr>
            <w:tcW w:w="563"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11BC896A" w14:textId="56BF398F"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53</w:t>
            </w:r>
            <w:r>
              <w:rPr>
                <w:rFonts w:ascii="Calibri" w:eastAsia="Times New Roman" w:hAnsi="Calibri" w:cs="Calibri"/>
                <w:color w:val="000000"/>
                <w:lang w:val="en-US"/>
              </w:rPr>
              <w:t>.3</w:t>
            </w:r>
          </w:p>
        </w:tc>
        <w:tc>
          <w:tcPr>
            <w:tcW w:w="0" w:type="auto"/>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08F073DD" w14:textId="405740D2"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11</w:t>
            </w:r>
            <w:r>
              <w:rPr>
                <w:rFonts w:ascii="Calibri" w:eastAsia="Times New Roman" w:hAnsi="Calibri" w:cs="Calibri"/>
                <w:color w:val="000000"/>
                <w:lang w:val="en-US"/>
              </w:rPr>
              <w:t>.</w:t>
            </w:r>
            <w:r w:rsidRPr="00261DDE">
              <w:rPr>
                <w:rFonts w:ascii="Calibri" w:eastAsia="Times New Roman" w:hAnsi="Calibri" w:cs="Calibri"/>
                <w:color w:val="000000"/>
                <w:lang w:val="en-US"/>
              </w:rPr>
              <w:t>6</w:t>
            </w:r>
          </w:p>
        </w:tc>
        <w:tc>
          <w:tcPr>
            <w:tcW w:w="0" w:type="auto"/>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5E9FE5D7" w14:textId="15BFE817"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14</w:t>
            </w:r>
            <w:r>
              <w:rPr>
                <w:rFonts w:ascii="Calibri" w:eastAsia="Times New Roman" w:hAnsi="Calibri" w:cs="Calibri"/>
                <w:color w:val="000000"/>
                <w:lang w:val="en-US"/>
              </w:rPr>
              <w:t>.</w:t>
            </w:r>
            <w:r w:rsidRPr="00261DDE">
              <w:rPr>
                <w:rFonts w:ascii="Calibri" w:eastAsia="Times New Roman" w:hAnsi="Calibri" w:cs="Calibri"/>
                <w:color w:val="000000"/>
                <w:lang w:val="en-US"/>
              </w:rPr>
              <w:t>8</w:t>
            </w:r>
          </w:p>
        </w:tc>
        <w:tc>
          <w:tcPr>
            <w:tcW w:w="1116"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374148F1" w14:textId="5F67C942"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6</w:t>
            </w:r>
            <w:r>
              <w:rPr>
                <w:rFonts w:ascii="Calibri" w:eastAsia="Times New Roman" w:hAnsi="Calibri" w:cs="Calibri"/>
                <w:color w:val="000000"/>
                <w:lang w:val="en-US"/>
              </w:rPr>
              <w:t>9.</w:t>
            </w:r>
            <w:r w:rsidRPr="00261DDE">
              <w:rPr>
                <w:rFonts w:ascii="Calibri" w:eastAsia="Times New Roman" w:hAnsi="Calibri" w:cs="Calibri"/>
                <w:color w:val="000000"/>
                <w:lang w:val="en-US"/>
              </w:rPr>
              <w:t>8</w:t>
            </w:r>
          </w:p>
        </w:tc>
        <w:tc>
          <w:tcPr>
            <w:tcW w:w="1011"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5E98053D" w14:textId="1D781F23" w:rsidR="00BE005B" w:rsidRPr="00261DDE" w:rsidRDefault="00BE005B" w:rsidP="00BE005B">
            <w:pPr>
              <w:spacing w:line="240" w:lineRule="auto"/>
              <w:jc w:val="right"/>
              <w:rPr>
                <w:rFonts w:ascii="Times New Roman" w:eastAsia="Times New Roman" w:hAnsi="Times New Roman" w:cs="Times New Roman"/>
                <w:sz w:val="24"/>
                <w:szCs w:val="24"/>
                <w:lang w:val="en-US"/>
              </w:rPr>
            </w:pPr>
            <w:r w:rsidRPr="00261DDE">
              <w:rPr>
                <w:rFonts w:ascii="Calibri" w:eastAsia="Times New Roman" w:hAnsi="Calibri" w:cs="Calibri"/>
                <w:color w:val="000000"/>
                <w:lang w:val="en-US"/>
              </w:rPr>
              <w:t>13</w:t>
            </w:r>
            <w:r>
              <w:rPr>
                <w:rFonts w:ascii="Calibri" w:eastAsia="Times New Roman" w:hAnsi="Calibri" w:cs="Calibri"/>
                <w:color w:val="000000"/>
                <w:lang w:val="en-US"/>
              </w:rPr>
              <w:t>.4</w:t>
            </w:r>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2F74EC3D" w14:textId="41CFB909" w:rsidR="00BE005B" w:rsidRPr="00261DDE" w:rsidRDefault="0001300A" w:rsidP="0001300A">
            <w:pPr>
              <w:spacing w:line="240" w:lineRule="auto"/>
              <w:jc w:val="right"/>
              <w:rPr>
                <w:rFonts w:ascii="Calibri" w:eastAsia="Times New Roman" w:hAnsi="Calibri" w:cs="Calibri"/>
                <w:color w:val="000000"/>
                <w:lang w:val="en-US"/>
              </w:rPr>
            </w:pPr>
            <w:r>
              <w:rPr>
                <w:rFonts w:ascii="Calibri" w:eastAsia="Times New Roman" w:hAnsi="Calibri" w:cs="Calibri"/>
                <w:color w:val="000000"/>
                <w:lang w:val="en-US"/>
              </w:rPr>
              <w:t>0.1%</w:t>
            </w:r>
          </w:p>
        </w:tc>
      </w:tr>
      <w:tr w:rsidR="000A0E75" w:rsidRPr="00261DDE" w14:paraId="2457BACA" w14:textId="77777777" w:rsidTr="000A0E75">
        <w:trPr>
          <w:trHeight w:val="287"/>
          <w:tblCellSpacing w:w="0" w:type="dxa"/>
        </w:trPr>
        <w:tc>
          <w:tcPr>
            <w:tcW w:w="10215" w:type="dxa"/>
            <w:gridSpan w:val="11"/>
            <w:tcBorders>
              <w:top w:val="single" w:sz="4" w:space="0" w:color="auto"/>
              <w:left w:val="outset" w:sz="6" w:space="0" w:color="D0D7E5"/>
              <w:bottom w:val="outset" w:sz="6" w:space="0" w:color="auto"/>
              <w:right w:val="outset" w:sz="6" w:space="0" w:color="D0D7E5"/>
            </w:tcBorders>
            <w:shd w:val="clear" w:color="auto" w:fill="auto"/>
          </w:tcPr>
          <w:p w14:paraId="3BAE2F42" w14:textId="2E9AEB21" w:rsidR="000A0E75" w:rsidRPr="00261DDE" w:rsidRDefault="000A0E75" w:rsidP="00261DDE">
            <w:pPr>
              <w:spacing w:line="240" w:lineRule="auto"/>
              <w:rPr>
                <w:rFonts w:ascii="Calibri" w:eastAsia="Times New Roman" w:hAnsi="Calibri" w:cs="Calibri"/>
                <w:color w:val="000000"/>
                <w:lang w:val="en-US"/>
              </w:rPr>
            </w:pPr>
            <w:r>
              <w:rPr>
                <w:color w:val="000000"/>
                <w:sz w:val="18"/>
                <w:szCs w:val="18"/>
              </w:rPr>
              <w:t xml:space="preserve">PPF: positive prediction fraction </w:t>
            </w:r>
            <w:r w:rsidRPr="0030433B">
              <w:rPr>
                <w:color w:val="000000"/>
                <w:sz w:val="18"/>
                <w:szCs w:val="18"/>
              </w:rPr>
              <w:t>TP: true positives FP: false positives FN: false negatives TN: true negatives TPR: true positive rate PPV: positive predictive value MCC: Matthews correlation coefficient AURC: area under the ROC curve  AUPRC: area under the precision recall curve P(TPR): probability that the model performs better than the ML model relative to TPR. Green/red colors indicates the model with the best/worst performance given that specific metric </w:t>
            </w:r>
          </w:p>
        </w:tc>
      </w:tr>
    </w:tbl>
    <w:p w14:paraId="09004DB7" w14:textId="77777777" w:rsidR="00CB3BCC" w:rsidRDefault="00CB3BCC">
      <w:pPr>
        <w:rPr>
          <w:b/>
          <w:lang w:val="en-GB"/>
        </w:rPr>
      </w:pPr>
      <w:r>
        <w:rPr>
          <w:b/>
          <w:lang w:val="en-GB"/>
        </w:rPr>
        <w:br w:type="page"/>
      </w:r>
    </w:p>
    <w:bookmarkStart w:id="39" w:name="_zi617rqtpq82" w:colFirst="0" w:colLast="0"/>
    <w:bookmarkStart w:id="40" w:name="_dh3tqg42cx8g" w:colFirst="0" w:colLast="0"/>
    <w:bookmarkStart w:id="41" w:name="_tkh4vhorg9sv" w:colFirst="0" w:colLast="0"/>
    <w:bookmarkStart w:id="42" w:name="_imf4t02cn06x" w:colFirst="0" w:colLast="0"/>
    <w:bookmarkStart w:id="43" w:name="_ae6u1qmit829" w:colFirst="0" w:colLast="0"/>
    <w:bookmarkStart w:id="44" w:name="_sl1jc3cm99ng" w:colFirst="0" w:colLast="0"/>
    <w:bookmarkEnd w:id="39"/>
    <w:bookmarkEnd w:id="40"/>
    <w:bookmarkEnd w:id="41"/>
    <w:bookmarkEnd w:id="42"/>
    <w:bookmarkEnd w:id="43"/>
    <w:bookmarkEnd w:id="44"/>
    <w:p w14:paraId="68B30B2C" w14:textId="77777777" w:rsidR="00DA3E74" w:rsidRPr="00EA10AA" w:rsidRDefault="001D57DD" w:rsidP="00DA3E74">
      <w:pPr>
        <w:pStyle w:val="EndNoteBibliographyTitle"/>
        <w:rPr>
          <w:b/>
          <w:lang w:val="da-DK"/>
        </w:rPr>
      </w:pPr>
      <w:r w:rsidRPr="0040209C">
        <w:lastRenderedPageBreak/>
        <w:fldChar w:fldCharType="begin"/>
      </w:r>
      <w:r w:rsidRPr="00EA10AA">
        <w:rPr>
          <w:lang w:val="da-DK"/>
        </w:rPr>
        <w:instrText xml:space="preserve"> ADDIN EN.REFLIST </w:instrText>
      </w:r>
      <w:r w:rsidRPr="0040209C">
        <w:fldChar w:fldCharType="separate"/>
      </w:r>
      <w:r w:rsidR="00DA3E74" w:rsidRPr="00EA10AA">
        <w:rPr>
          <w:b/>
          <w:lang w:val="da-DK"/>
        </w:rPr>
        <w:t>References</w:t>
      </w:r>
    </w:p>
    <w:p w14:paraId="6DF15219" w14:textId="77777777" w:rsidR="00DA3E74" w:rsidRPr="00EA10AA" w:rsidRDefault="00DA3E74" w:rsidP="00DA3E74">
      <w:pPr>
        <w:pStyle w:val="EndNoteBibliographyTitle"/>
        <w:rPr>
          <w:b/>
          <w:lang w:val="da-DK"/>
        </w:rPr>
      </w:pPr>
    </w:p>
    <w:p w14:paraId="4B67B0A0" w14:textId="77777777" w:rsidR="00DA3E74" w:rsidRPr="00DA3E74" w:rsidRDefault="00DA3E74" w:rsidP="00DA3E74">
      <w:pPr>
        <w:pStyle w:val="EndNoteBibliography"/>
      </w:pPr>
      <w:r w:rsidRPr="00EA10AA">
        <w:rPr>
          <w:lang w:val="da-DK"/>
        </w:rPr>
        <w:t xml:space="preserve">1 Petersen PB, Kehlet H, Jørgensen CC. </w:t>
      </w:r>
      <w:r w:rsidRPr="00DA3E74">
        <w:t xml:space="preserve">Improvement in fast-track hip and knee arthroplasty: a prospective multicentre study of 36,935 procedures from 2010 to 2017. </w:t>
      </w:r>
      <w:r w:rsidRPr="00DA3E74">
        <w:rPr>
          <w:i/>
        </w:rPr>
        <w:t>Scientific reports</w:t>
      </w:r>
      <w:r w:rsidRPr="00DA3E74">
        <w:t xml:space="preserve"> 2020; </w:t>
      </w:r>
      <w:r w:rsidRPr="00DA3E74">
        <w:rPr>
          <w:b/>
        </w:rPr>
        <w:t>10</w:t>
      </w:r>
      <w:r w:rsidRPr="00DA3E74">
        <w:t>: 21233</w:t>
      </w:r>
    </w:p>
    <w:p w14:paraId="5B11C5FA" w14:textId="77777777" w:rsidR="00DA3E74" w:rsidRPr="00DA3E74" w:rsidRDefault="00DA3E74" w:rsidP="00DA3E74">
      <w:pPr>
        <w:pStyle w:val="EndNoteBibliography"/>
      </w:pPr>
      <w:r w:rsidRPr="00DA3E74">
        <w:t xml:space="preserve">2 Khan SK, Malviya A, Muller SD, et al. Reduced short-term complications and mortality following Enhanced Recovery primary hip and knee arthroplasty: results from 6,000 consecutive procedures. </w:t>
      </w:r>
      <w:r w:rsidRPr="00DA3E74">
        <w:rPr>
          <w:i/>
        </w:rPr>
        <w:t>Acta Orthop</w:t>
      </w:r>
      <w:r w:rsidRPr="00DA3E74">
        <w:t xml:space="preserve"> 2014; </w:t>
      </w:r>
      <w:r w:rsidRPr="00DA3E74">
        <w:rPr>
          <w:b/>
        </w:rPr>
        <w:t>85</w:t>
      </w:r>
      <w:r w:rsidRPr="00DA3E74">
        <w:t>: 26-31</w:t>
      </w:r>
    </w:p>
    <w:p w14:paraId="2B8A3063" w14:textId="77777777" w:rsidR="00DA3E74" w:rsidRPr="00DA3E74" w:rsidRDefault="00DA3E74" w:rsidP="00DA3E74">
      <w:pPr>
        <w:pStyle w:val="EndNoteBibliography"/>
      </w:pPr>
      <w:r w:rsidRPr="00DA3E74">
        <w:t xml:space="preserve">3 Savaridas T, Serrano-Pedraza I, Khan SK, Martin K, Malviya A, Reed MR. Reduced medium-term mortality following primary total hip and knee arthroplasty with an enhanced recovery program. </w:t>
      </w:r>
      <w:r w:rsidRPr="00DA3E74">
        <w:rPr>
          <w:i/>
        </w:rPr>
        <w:t>Acta Orthop</w:t>
      </w:r>
      <w:r w:rsidRPr="00DA3E74">
        <w:t xml:space="preserve"> 2013; </w:t>
      </w:r>
      <w:r w:rsidRPr="00DA3E74">
        <w:rPr>
          <w:b/>
        </w:rPr>
        <w:t>84</w:t>
      </w:r>
      <w:r w:rsidRPr="00DA3E74">
        <w:t>: 40-3</w:t>
      </w:r>
    </w:p>
    <w:p w14:paraId="5C8662B3" w14:textId="77777777" w:rsidR="00DA3E74" w:rsidRPr="00DA3E74" w:rsidRDefault="00DA3E74" w:rsidP="00DA3E74">
      <w:pPr>
        <w:pStyle w:val="EndNoteBibliography"/>
      </w:pPr>
      <w:r w:rsidRPr="00DA3E74">
        <w:t xml:space="preserve">4 Partridge T, Jameson S, Baker P, Deehan D, Mason J, Reed MR. Ten-Year Trends in Medical Complications Following 540,623 Primary Total Hip Replacements from a National Database. </w:t>
      </w:r>
      <w:r w:rsidRPr="00DA3E74">
        <w:rPr>
          <w:i/>
        </w:rPr>
        <w:t>The Journal of bone and joint surgery American volume</w:t>
      </w:r>
      <w:r w:rsidRPr="00DA3E74">
        <w:t xml:space="preserve"> 2018; </w:t>
      </w:r>
      <w:r w:rsidRPr="00DA3E74">
        <w:rPr>
          <w:b/>
        </w:rPr>
        <w:t>100</w:t>
      </w:r>
      <w:r w:rsidRPr="00DA3E74">
        <w:t>: 360-7</w:t>
      </w:r>
    </w:p>
    <w:p w14:paraId="6A5EE50D" w14:textId="77777777" w:rsidR="00DA3E74" w:rsidRPr="00DA3E74" w:rsidRDefault="00DA3E74" w:rsidP="00DA3E74">
      <w:pPr>
        <w:pStyle w:val="EndNoteBibliography"/>
      </w:pPr>
      <w:r w:rsidRPr="00DA3E74">
        <w:t xml:space="preserve">5 Jorgensen CC, Gromov K, Petersen PB, Kehlet H, Lundbeck Foundation Centre for Fast-track H, Knee Replacement Collaborative G. Influence of day of surgery and prediction of LOS &gt; 2 days after fast-track hip and knee replacement. </w:t>
      </w:r>
      <w:r w:rsidRPr="00DA3E74">
        <w:rPr>
          <w:i/>
        </w:rPr>
        <w:t>Acta orthopaedica</w:t>
      </w:r>
      <w:r w:rsidRPr="00DA3E74">
        <w:t xml:space="preserve"> 2021; </w:t>
      </w:r>
      <w:r w:rsidRPr="00DA3E74">
        <w:rPr>
          <w:b/>
        </w:rPr>
        <w:t>92</w:t>
      </w:r>
      <w:r w:rsidRPr="00DA3E74">
        <w:t>: 170-5</w:t>
      </w:r>
    </w:p>
    <w:p w14:paraId="6E478330" w14:textId="77777777" w:rsidR="00DA3E74" w:rsidRPr="00DA3E74" w:rsidRDefault="00DA3E74" w:rsidP="00DA3E74">
      <w:pPr>
        <w:pStyle w:val="EndNoteBibliography"/>
      </w:pPr>
      <w:r w:rsidRPr="00DA3E74">
        <w:t xml:space="preserve">6 Jorgensen CC, Petersen MA, Kehlet H. Preoperative prediction of potentially preventable morbidity after fast-track hip and knee arthroplasty: a detailed descriptive cohort study. </w:t>
      </w:r>
      <w:r w:rsidRPr="00DA3E74">
        <w:rPr>
          <w:i/>
        </w:rPr>
        <w:t>BMJ Open</w:t>
      </w:r>
      <w:r w:rsidRPr="00DA3E74">
        <w:t xml:space="preserve"> 2016; </w:t>
      </w:r>
      <w:r w:rsidRPr="00DA3E74">
        <w:rPr>
          <w:b/>
        </w:rPr>
        <w:t>6</w:t>
      </w:r>
      <w:r w:rsidRPr="00DA3E74">
        <w:t>: e009813</w:t>
      </w:r>
    </w:p>
    <w:p w14:paraId="120315D9" w14:textId="77777777" w:rsidR="00DA3E74" w:rsidRPr="00DA3E74" w:rsidRDefault="00DA3E74" w:rsidP="00DA3E74">
      <w:pPr>
        <w:pStyle w:val="EndNoteBibliography"/>
      </w:pPr>
      <w:r w:rsidRPr="00DA3E74">
        <w:t xml:space="preserve">7 Johns WL, Layon D, Golladay G, Kates S, Scott M, Patel NK. Preoperative Risk Factor Screening Protocols in Total Joint Arthroplasty: A Systematic Review. </w:t>
      </w:r>
      <w:r w:rsidRPr="00DA3E74">
        <w:rPr>
          <w:i/>
        </w:rPr>
        <w:t>J Arthroplasty</w:t>
      </w:r>
      <w:r w:rsidRPr="00DA3E74">
        <w:t xml:space="preserve"> 2020</w:t>
      </w:r>
    </w:p>
    <w:p w14:paraId="47FEAF25" w14:textId="77777777" w:rsidR="00DA3E74" w:rsidRPr="00DA3E74" w:rsidRDefault="00DA3E74" w:rsidP="00DA3E74">
      <w:pPr>
        <w:pStyle w:val="EndNoteBibliography"/>
      </w:pPr>
      <w:r w:rsidRPr="00DA3E74">
        <w:t xml:space="preserve">8 Adhia AH, Feinglass JM, Suleiman LI. What Are the Risk Factors for 48 or More-Hour Stay and Nonhome Discharge After Total Knee Arthroplasty? Results From 151 Illinois Hospitals, 2016-2018. </w:t>
      </w:r>
      <w:r w:rsidRPr="00DA3E74">
        <w:rPr>
          <w:i/>
        </w:rPr>
        <w:t>J Arthroplasty</w:t>
      </w:r>
      <w:r w:rsidRPr="00DA3E74">
        <w:t xml:space="preserve"> 2020; </w:t>
      </w:r>
      <w:r w:rsidRPr="00DA3E74">
        <w:rPr>
          <w:b/>
        </w:rPr>
        <w:t>35</w:t>
      </w:r>
      <w:r w:rsidRPr="00DA3E74">
        <w:t>: 1466-73.e1</w:t>
      </w:r>
    </w:p>
    <w:p w14:paraId="2AAA0BC9" w14:textId="77777777" w:rsidR="00DA3E74" w:rsidRPr="00DA3E74" w:rsidRDefault="00DA3E74" w:rsidP="00DA3E74">
      <w:pPr>
        <w:pStyle w:val="EndNoteBibliography"/>
      </w:pPr>
      <w:r w:rsidRPr="00DA3E74">
        <w:t xml:space="preserve">9 Johnson DJ, Castle JP, Hartwell MJ, D'Heurle AM, Manning DW. Risk Factors for Greater Than 24-Hour Length of Stay After Primary Total Knee Arthroplasty. </w:t>
      </w:r>
      <w:r w:rsidRPr="00DA3E74">
        <w:rPr>
          <w:i/>
        </w:rPr>
        <w:t>J Arthroplasty</w:t>
      </w:r>
      <w:r w:rsidRPr="00DA3E74">
        <w:t xml:space="preserve"> 2020; </w:t>
      </w:r>
      <w:r w:rsidRPr="00DA3E74">
        <w:rPr>
          <w:b/>
        </w:rPr>
        <w:t>35</w:t>
      </w:r>
      <w:r w:rsidRPr="00DA3E74">
        <w:t>: 633-7</w:t>
      </w:r>
    </w:p>
    <w:p w14:paraId="52EAAF6D" w14:textId="77777777" w:rsidR="00DA3E74" w:rsidRPr="00DA3E74" w:rsidRDefault="00DA3E74" w:rsidP="00DA3E74">
      <w:pPr>
        <w:pStyle w:val="EndNoteBibliography"/>
      </w:pPr>
      <w:r w:rsidRPr="00DA3E74">
        <w:t xml:space="preserve">10 Shah A, Memon M, Kay J, Wood TJ, Tushinski DM, Khanna V. Preoperative Patient Factors Affecting Length of Stay following Total Knee Arthroplasty: A Systematic Review and Meta-Analysis. </w:t>
      </w:r>
      <w:r w:rsidRPr="00DA3E74">
        <w:rPr>
          <w:i/>
        </w:rPr>
        <w:t>J Arthroplasty</w:t>
      </w:r>
      <w:r w:rsidRPr="00DA3E74">
        <w:t xml:space="preserve"> 2019; </w:t>
      </w:r>
      <w:r w:rsidRPr="00DA3E74">
        <w:rPr>
          <w:b/>
        </w:rPr>
        <w:t>34</w:t>
      </w:r>
      <w:r w:rsidRPr="00DA3E74">
        <w:t>: 2124-65.e1</w:t>
      </w:r>
    </w:p>
    <w:p w14:paraId="6C4BA7E9" w14:textId="77777777" w:rsidR="00DA3E74" w:rsidRPr="00DA3E74" w:rsidRDefault="00DA3E74" w:rsidP="00DA3E74">
      <w:pPr>
        <w:pStyle w:val="EndNoteBibliography"/>
      </w:pPr>
      <w:r w:rsidRPr="00DA3E74">
        <w:t xml:space="preserve">11 Moonesinghe SR, Mythen MG, Das P, Rowan KM, Grocott MP. Risk stratification tools for predicting morbidity and mortality in adult patients undergoing major surgery: qualitative systematic review. </w:t>
      </w:r>
      <w:r w:rsidRPr="00DA3E74">
        <w:rPr>
          <w:i/>
        </w:rPr>
        <w:t>Anesthesiology</w:t>
      </w:r>
      <w:r w:rsidRPr="00DA3E74">
        <w:t xml:space="preserve"> 2013; </w:t>
      </w:r>
      <w:r w:rsidRPr="00DA3E74">
        <w:rPr>
          <w:b/>
        </w:rPr>
        <w:t>119</w:t>
      </w:r>
      <w:r w:rsidRPr="00DA3E74">
        <w:t>: 959-81</w:t>
      </w:r>
    </w:p>
    <w:p w14:paraId="58BC416B" w14:textId="77777777" w:rsidR="00DA3E74" w:rsidRPr="00DA3E74" w:rsidRDefault="00DA3E74" w:rsidP="00DA3E74">
      <w:pPr>
        <w:pStyle w:val="EndNoteBibliography"/>
      </w:pPr>
      <w:r w:rsidRPr="00DA3E74">
        <w:t xml:space="preserve">12 Li Q, Zhong H, Girardi FP, et al. Machine Learning Approaches to Define Candidates for Ambulatory Single Level Laminectomy Surgery. </w:t>
      </w:r>
      <w:r w:rsidRPr="00DA3E74">
        <w:rPr>
          <w:i/>
        </w:rPr>
        <w:t>Global spine journal</w:t>
      </w:r>
      <w:r w:rsidRPr="00DA3E74">
        <w:t xml:space="preserve"> 2021: 2192568220979835</w:t>
      </w:r>
    </w:p>
    <w:p w14:paraId="64E17C15" w14:textId="77777777" w:rsidR="00DA3E74" w:rsidRPr="00DA3E74" w:rsidRDefault="00DA3E74" w:rsidP="00DA3E74">
      <w:pPr>
        <w:pStyle w:val="EndNoteBibliography"/>
      </w:pPr>
      <w:r w:rsidRPr="00DA3E74">
        <w:t xml:space="preserve">13 Chiew CJ, Liu N, Wong TH, Sim YE, Abdullah HR. Utilizing Machine Learning Methods for Preoperative Prediction of Postsurgical Mortality and Intensive Care Unit Admission. </w:t>
      </w:r>
      <w:r w:rsidRPr="00DA3E74">
        <w:rPr>
          <w:i/>
        </w:rPr>
        <w:t>Annals of surgery</w:t>
      </w:r>
      <w:r w:rsidRPr="00DA3E74">
        <w:t xml:space="preserve"> 2020; </w:t>
      </w:r>
      <w:r w:rsidRPr="00DA3E74">
        <w:rPr>
          <w:b/>
        </w:rPr>
        <w:t>272</w:t>
      </w:r>
      <w:r w:rsidRPr="00DA3E74">
        <w:t>: 1133-9</w:t>
      </w:r>
    </w:p>
    <w:p w14:paraId="0B7F3B70" w14:textId="77777777" w:rsidR="00DA3E74" w:rsidRPr="00DA3E74" w:rsidRDefault="00DA3E74" w:rsidP="00DA3E74">
      <w:pPr>
        <w:pStyle w:val="EndNoteBibliography"/>
      </w:pPr>
      <w:r w:rsidRPr="00DA3E74">
        <w:t xml:space="preserve">14 Li H, Jiao J, Zhang S, Tang H, Qu X, Yue B. Construction and Comparison of Predictive Models for Length of Stay after Total Knee Arthroplasty: Regression Model and Machine Learning Analysis Based on 1,826 Cases in a Single Singapore Center. </w:t>
      </w:r>
      <w:r w:rsidRPr="00DA3E74">
        <w:rPr>
          <w:i/>
        </w:rPr>
        <w:t>The journal of knee surgery</w:t>
      </w:r>
      <w:r w:rsidRPr="00DA3E74">
        <w:t xml:space="preserve"> 2020</w:t>
      </w:r>
    </w:p>
    <w:p w14:paraId="515A6845" w14:textId="77777777" w:rsidR="00DA3E74" w:rsidRPr="00DA3E74" w:rsidRDefault="00DA3E74" w:rsidP="00DA3E74">
      <w:pPr>
        <w:pStyle w:val="EndNoteBibliography"/>
      </w:pPr>
      <w:r w:rsidRPr="00DA3E74">
        <w:t xml:space="preserve">15 Lu Y, Khazi ZM, Agarwalla A, Forsythe B, Taunton MJ. Development of a Machine Learning Algorithm to Predict Nonroutine Discharge Following Unicompartmental Knee Arthroplasty. </w:t>
      </w:r>
      <w:r w:rsidRPr="00DA3E74">
        <w:rPr>
          <w:i/>
        </w:rPr>
        <w:t>J Arthroplasty</w:t>
      </w:r>
      <w:r w:rsidRPr="00DA3E74">
        <w:t xml:space="preserve"> 2021; </w:t>
      </w:r>
      <w:r w:rsidRPr="00DA3E74">
        <w:rPr>
          <w:b/>
        </w:rPr>
        <w:t>36</w:t>
      </w:r>
      <w:r w:rsidRPr="00DA3E74">
        <w:t>: 1568-76</w:t>
      </w:r>
    </w:p>
    <w:p w14:paraId="48391213" w14:textId="77777777" w:rsidR="00DA3E74" w:rsidRPr="00DA3E74" w:rsidRDefault="00DA3E74" w:rsidP="00DA3E74">
      <w:pPr>
        <w:pStyle w:val="EndNoteBibliography"/>
      </w:pPr>
      <w:r w:rsidRPr="00DA3E74">
        <w:lastRenderedPageBreak/>
        <w:t xml:space="preserve">16 Shah AA, Devana SK, Lee C, Kianian R, van der Schaar M, SooHoo NF. Development of a Novel, Potentially Universal Machine Learning Algorithm for Prediction of Complications After Total Hip Arthroplasty. </w:t>
      </w:r>
      <w:r w:rsidRPr="00DA3E74">
        <w:rPr>
          <w:i/>
        </w:rPr>
        <w:t>J Arthroplasty</w:t>
      </w:r>
      <w:r w:rsidRPr="00DA3E74">
        <w:t xml:space="preserve"> 2021; </w:t>
      </w:r>
      <w:r w:rsidRPr="00DA3E74">
        <w:rPr>
          <w:b/>
        </w:rPr>
        <w:t>36</w:t>
      </w:r>
      <w:r w:rsidRPr="00DA3E74">
        <w:t>: 1655-62.e1</w:t>
      </w:r>
    </w:p>
    <w:p w14:paraId="24C71A2A" w14:textId="77777777" w:rsidR="00DA3E74" w:rsidRPr="00DA3E74" w:rsidRDefault="00DA3E74" w:rsidP="00DA3E74">
      <w:pPr>
        <w:pStyle w:val="EndNoteBibliography"/>
      </w:pPr>
      <w:r w:rsidRPr="00DA3E74">
        <w:t xml:space="preserve">17 Sniderman J, Stark RB, Schwartz CE, Imam H, Finkelstein JA, Nousiainen MT. Patient Factors That Matter in Predicting Hip Arthroplasty Outcomes: A Machine-Learning Approach. </w:t>
      </w:r>
      <w:r w:rsidRPr="00DA3E74">
        <w:rPr>
          <w:i/>
        </w:rPr>
        <w:t>J Arthroplasty</w:t>
      </w:r>
      <w:r w:rsidRPr="00DA3E74">
        <w:t xml:space="preserve"> 2021; </w:t>
      </w:r>
      <w:r w:rsidRPr="00DA3E74">
        <w:rPr>
          <w:b/>
        </w:rPr>
        <w:t>36</w:t>
      </w:r>
      <w:r w:rsidRPr="00DA3E74">
        <w:t>: 2024-32</w:t>
      </w:r>
    </w:p>
    <w:p w14:paraId="2B187600" w14:textId="77777777" w:rsidR="00DA3E74" w:rsidRPr="00DA3E74" w:rsidRDefault="00DA3E74" w:rsidP="00DA3E74">
      <w:pPr>
        <w:pStyle w:val="EndNoteBibliography"/>
      </w:pPr>
      <w:r w:rsidRPr="00DA3E74">
        <w:t xml:space="preserve">18 Kugelman DN, Teo G, Huang S, Doran MG, Singh V, Long WJ. A Novel Machine Learning Predictive Tool Assessing Outpatient or Inpatient Designation for Medicare Patients Undergoing Total Hip Arthroplasty. </w:t>
      </w:r>
      <w:r w:rsidRPr="00DA3E74">
        <w:rPr>
          <w:i/>
        </w:rPr>
        <w:t>Arthroplasty today</w:t>
      </w:r>
      <w:r w:rsidRPr="00DA3E74">
        <w:t xml:space="preserve"> 2021; </w:t>
      </w:r>
      <w:r w:rsidRPr="00DA3E74">
        <w:rPr>
          <w:b/>
        </w:rPr>
        <w:t>8</w:t>
      </w:r>
      <w:r w:rsidRPr="00DA3E74">
        <w:t>: 194-9</w:t>
      </w:r>
    </w:p>
    <w:p w14:paraId="2BF9621F" w14:textId="77777777" w:rsidR="00DA3E74" w:rsidRPr="00DA3E74" w:rsidRDefault="00DA3E74" w:rsidP="00DA3E74">
      <w:pPr>
        <w:pStyle w:val="EndNoteBibliography"/>
      </w:pPr>
      <w:r w:rsidRPr="00DA3E74">
        <w:t xml:space="preserve">19 Mohammadi R, Jain S, Namin AT, et al. Predicting Unplanned Readmissions Following a Hip or Knee Arthroplasty: Retrospective Observational Study. </w:t>
      </w:r>
      <w:r w:rsidRPr="00DA3E74">
        <w:rPr>
          <w:i/>
        </w:rPr>
        <w:t>JMIR medical informatics</w:t>
      </w:r>
      <w:r w:rsidRPr="00DA3E74">
        <w:t xml:space="preserve"> 2020; </w:t>
      </w:r>
      <w:r w:rsidRPr="00DA3E74">
        <w:rPr>
          <w:b/>
        </w:rPr>
        <w:t>8</w:t>
      </w:r>
      <w:r w:rsidRPr="00DA3E74">
        <w:t>: e19761</w:t>
      </w:r>
    </w:p>
    <w:p w14:paraId="19AB437F" w14:textId="77777777" w:rsidR="00DA3E74" w:rsidRPr="00EA10AA" w:rsidRDefault="00DA3E74" w:rsidP="00DA3E74">
      <w:pPr>
        <w:pStyle w:val="EndNoteBibliography"/>
        <w:rPr>
          <w:lang w:val="da-DK"/>
        </w:rPr>
      </w:pPr>
      <w:r w:rsidRPr="00DA3E74">
        <w:t xml:space="preserve">20 Ramkumar PN, Navarro SM, Haeberle HS, et al. Development and Validation of a Machine Learning Algorithm After Primary Total Hip Arthroplasty: Applications to Length of Stay and Payment Models. </w:t>
      </w:r>
      <w:r w:rsidRPr="00EA10AA">
        <w:rPr>
          <w:i/>
          <w:lang w:val="da-DK"/>
        </w:rPr>
        <w:t>J Arthroplasty</w:t>
      </w:r>
      <w:r w:rsidRPr="00EA10AA">
        <w:rPr>
          <w:lang w:val="da-DK"/>
        </w:rPr>
        <w:t xml:space="preserve"> 2019; </w:t>
      </w:r>
      <w:r w:rsidRPr="00EA10AA">
        <w:rPr>
          <w:b/>
          <w:lang w:val="da-DK"/>
        </w:rPr>
        <w:t>34</w:t>
      </w:r>
      <w:r w:rsidRPr="00EA10AA">
        <w:rPr>
          <w:lang w:val="da-DK"/>
        </w:rPr>
        <w:t>: 632-7</w:t>
      </w:r>
    </w:p>
    <w:p w14:paraId="07EC2234" w14:textId="77777777" w:rsidR="00DA3E74" w:rsidRPr="00EA10AA" w:rsidRDefault="00DA3E74" w:rsidP="00DA3E74">
      <w:pPr>
        <w:pStyle w:val="EndNoteBibliography"/>
        <w:rPr>
          <w:lang w:val="da-DK"/>
        </w:rPr>
      </w:pPr>
      <w:r w:rsidRPr="00EA10AA">
        <w:rPr>
          <w:lang w:val="da-DK"/>
        </w:rPr>
        <w:t xml:space="preserve">21 Ramkumar PN, Karnuta JM, Navarro SM, et al. </w:t>
      </w:r>
      <w:r w:rsidRPr="00DA3E74">
        <w:t xml:space="preserve">Preoperative Prediction of Value Metrics and a Patient-Specific Payment Model for Primary Total Hip Arthroplasty: Development and Validation of a Deep Learning Model. </w:t>
      </w:r>
      <w:r w:rsidRPr="00EA10AA">
        <w:rPr>
          <w:i/>
          <w:lang w:val="da-DK"/>
        </w:rPr>
        <w:t>J Arthroplasty</w:t>
      </w:r>
      <w:r w:rsidRPr="00EA10AA">
        <w:rPr>
          <w:lang w:val="da-DK"/>
        </w:rPr>
        <w:t xml:space="preserve"> 2019; </w:t>
      </w:r>
      <w:r w:rsidRPr="00EA10AA">
        <w:rPr>
          <w:b/>
          <w:lang w:val="da-DK"/>
        </w:rPr>
        <w:t>34</w:t>
      </w:r>
      <w:r w:rsidRPr="00EA10AA">
        <w:rPr>
          <w:lang w:val="da-DK"/>
        </w:rPr>
        <w:t>: 2228-34.e1</w:t>
      </w:r>
    </w:p>
    <w:p w14:paraId="6A67C14C" w14:textId="77777777" w:rsidR="00DA3E74" w:rsidRPr="00EA10AA" w:rsidRDefault="00DA3E74" w:rsidP="00DA3E74">
      <w:pPr>
        <w:pStyle w:val="EndNoteBibliography"/>
        <w:rPr>
          <w:lang w:val="da-DK"/>
        </w:rPr>
      </w:pPr>
      <w:r w:rsidRPr="00EA10AA">
        <w:rPr>
          <w:lang w:val="da-DK"/>
        </w:rPr>
        <w:t xml:space="preserve">22 Haeberle HS, Helm JM, Navarro SM, et al. </w:t>
      </w:r>
      <w:r w:rsidRPr="00DA3E74">
        <w:t xml:space="preserve">Artificial Intelligence and Machine Learning in Lower Extremity Arthroplasty: A Review. </w:t>
      </w:r>
      <w:r w:rsidRPr="00EA10AA">
        <w:rPr>
          <w:i/>
          <w:lang w:val="da-DK"/>
        </w:rPr>
        <w:t>J Arthroplasty</w:t>
      </w:r>
      <w:r w:rsidRPr="00EA10AA">
        <w:rPr>
          <w:lang w:val="da-DK"/>
        </w:rPr>
        <w:t xml:space="preserve"> 2019; </w:t>
      </w:r>
      <w:r w:rsidRPr="00EA10AA">
        <w:rPr>
          <w:b/>
          <w:lang w:val="da-DK"/>
        </w:rPr>
        <w:t>34</w:t>
      </w:r>
      <w:r w:rsidRPr="00EA10AA">
        <w:rPr>
          <w:lang w:val="da-DK"/>
        </w:rPr>
        <w:t>: 2201-3</w:t>
      </w:r>
    </w:p>
    <w:p w14:paraId="3C815086" w14:textId="77777777" w:rsidR="00DA3E74" w:rsidRPr="00DA3E74" w:rsidRDefault="00DA3E74" w:rsidP="00DA3E74">
      <w:pPr>
        <w:pStyle w:val="EndNoteBibliography"/>
      </w:pPr>
      <w:r w:rsidRPr="00EA10AA">
        <w:rPr>
          <w:lang w:val="da-DK"/>
        </w:rPr>
        <w:t xml:space="preserve">23 Moons KG, Altman DG, Reitsma JB, et al. </w:t>
      </w:r>
      <w:r w:rsidRPr="00DA3E74">
        <w:t xml:space="preserve">Transparent Reporting of a multivariable prediction model for Individual Prognosis or Diagnosis (TRIPOD): explanation and elaboration. </w:t>
      </w:r>
      <w:r w:rsidRPr="00DA3E74">
        <w:rPr>
          <w:i/>
        </w:rPr>
        <w:t>Annals of internal medicine</w:t>
      </w:r>
      <w:r w:rsidRPr="00DA3E74">
        <w:t xml:space="preserve"> 2015; </w:t>
      </w:r>
      <w:r w:rsidRPr="00DA3E74">
        <w:rPr>
          <w:b/>
        </w:rPr>
        <w:t>162</w:t>
      </w:r>
      <w:r w:rsidRPr="00DA3E74">
        <w:t>: W1-73</w:t>
      </w:r>
    </w:p>
    <w:p w14:paraId="5F4258F8" w14:textId="77777777" w:rsidR="00DA3E74" w:rsidRPr="00DA3E74" w:rsidRDefault="00DA3E74" w:rsidP="00DA3E74">
      <w:pPr>
        <w:pStyle w:val="EndNoteBibliography"/>
      </w:pPr>
      <w:r w:rsidRPr="00DA3E74">
        <w:t xml:space="preserve">24 Olczak J, Pavlopoulos J, Prijs J, et al. Presenting artificial intelligence, deep learning, and machine learning studies to clinicians and healthcare stakeholders: an introductory reference with a guideline and a Clinical AI Research (CAIR) checklist proposal. </w:t>
      </w:r>
      <w:r w:rsidRPr="00DA3E74">
        <w:rPr>
          <w:i/>
        </w:rPr>
        <w:t>Acta orthopaedica</w:t>
      </w:r>
      <w:r w:rsidRPr="00DA3E74">
        <w:t xml:space="preserve"> 2021: 1-13</w:t>
      </w:r>
    </w:p>
    <w:p w14:paraId="5A1DC923" w14:textId="77777777" w:rsidR="00DA3E74" w:rsidRPr="00DA3E74" w:rsidRDefault="00DA3E74" w:rsidP="00DA3E74">
      <w:pPr>
        <w:pStyle w:val="EndNoteBibliography"/>
      </w:pPr>
      <w:r w:rsidRPr="00DA3E74">
        <w:t xml:space="preserve">25 Johannesdottir SA, Horvath-Puho E, Ehrenstein V, Schmidt M, Pedersen L, Sorensen HT. Existing data sources for clinical epidemiology: The Danish National Database of Reimbursed Prescriptions. </w:t>
      </w:r>
      <w:r w:rsidRPr="00DA3E74">
        <w:rPr>
          <w:i/>
        </w:rPr>
        <w:t>ClinEpidemiol</w:t>
      </w:r>
      <w:r w:rsidRPr="00DA3E74">
        <w:t xml:space="preserve"> 2012; </w:t>
      </w:r>
      <w:r w:rsidRPr="00DA3E74">
        <w:rPr>
          <w:b/>
        </w:rPr>
        <w:t>4</w:t>
      </w:r>
      <w:r w:rsidRPr="00DA3E74">
        <w:t>: 303-13</w:t>
      </w:r>
    </w:p>
    <w:p w14:paraId="35A192AF" w14:textId="77777777" w:rsidR="00DA3E74" w:rsidRPr="00DA3E74" w:rsidRDefault="00DA3E74" w:rsidP="00DA3E74">
      <w:pPr>
        <w:pStyle w:val="EndNoteBibliography"/>
      </w:pPr>
      <w:r w:rsidRPr="00DA3E74">
        <w:t xml:space="preserve">26 Lundberg SM, Erion G, Chen H, et al. From Local Explanations to Global Understanding with Explainable AI for Trees. </w:t>
      </w:r>
      <w:r w:rsidRPr="00DA3E74">
        <w:rPr>
          <w:i/>
        </w:rPr>
        <w:t>Nature machine intelligence</w:t>
      </w:r>
      <w:r w:rsidRPr="00DA3E74">
        <w:t xml:space="preserve"> 2020; </w:t>
      </w:r>
      <w:r w:rsidRPr="00DA3E74">
        <w:rPr>
          <w:b/>
        </w:rPr>
        <w:t>2</w:t>
      </w:r>
      <w:r w:rsidRPr="00DA3E74">
        <w:t>: 56-67</w:t>
      </w:r>
    </w:p>
    <w:p w14:paraId="16CC286F" w14:textId="77777777" w:rsidR="00DA3E74" w:rsidRPr="00DA3E74" w:rsidRDefault="00DA3E74" w:rsidP="00DA3E74">
      <w:pPr>
        <w:pStyle w:val="EndNoteBibliography"/>
      </w:pPr>
      <w:r w:rsidRPr="00DA3E74">
        <w:t>27 Lundberg SMLSI. A Unified Approach to Interpreting Model Predictions. In: Guyon I, ed. Adv Neural Inf Process Syst [Internet]: Curran Associates, Inc., 2017</w:t>
      </w:r>
    </w:p>
    <w:p w14:paraId="5F6DC722" w14:textId="77777777" w:rsidR="00DA3E74" w:rsidRPr="00DA3E74" w:rsidRDefault="00DA3E74" w:rsidP="00DA3E74">
      <w:pPr>
        <w:pStyle w:val="EndNoteBibliography"/>
      </w:pPr>
      <w:r w:rsidRPr="00DA3E74">
        <w:t xml:space="preserve">28 Tötsch N, Hoffmann D. Classifier uncertainty: evidence, potential impact, and probabilistic treatment. </w:t>
      </w:r>
      <w:r w:rsidRPr="00DA3E74">
        <w:rPr>
          <w:i/>
        </w:rPr>
        <w:t>PeerJ Computer science</w:t>
      </w:r>
      <w:r w:rsidRPr="00DA3E74">
        <w:t xml:space="preserve"> 2021; </w:t>
      </w:r>
      <w:r w:rsidRPr="00DA3E74">
        <w:rPr>
          <w:b/>
        </w:rPr>
        <w:t>7</w:t>
      </w:r>
      <w:r w:rsidRPr="00DA3E74">
        <w:t>: e398</w:t>
      </w:r>
    </w:p>
    <w:p w14:paraId="0EBDBA2A" w14:textId="77777777" w:rsidR="00DA3E74" w:rsidRPr="00DA3E74" w:rsidRDefault="00DA3E74" w:rsidP="00DA3E74">
      <w:pPr>
        <w:pStyle w:val="EndNoteBibliography"/>
      </w:pPr>
      <w:r w:rsidRPr="00DA3E74">
        <w:t xml:space="preserve">29 Chicco D. Ten quick tips for machine learning in computational biology. </w:t>
      </w:r>
      <w:r w:rsidRPr="00DA3E74">
        <w:rPr>
          <w:i/>
        </w:rPr>
        <w:t>BioData mining</w:t>
      </w:r>
      <w:r w:rsidRPr="00DA3E74">
        <w:t xml:space="preserve"> 2017; </w:t>
      </w:r>
      <w:r w:rsidRPr="00DA3E74">
        <w:rPr>
          <w:b/>
        </w:rPr>
        <w:t>10</w:t>
      </w:r>
      <w:r w:rsidRPr="00DA3E74">
        <w:t>: 35</w:t>
      </w:r>
    </w:p>
    <w:p w14:paraId="7FF02412" w14:textId="77777777" w:rsidR="00DA3E74" w:rsidRPr="00DA3E74" w:rsidRDefault="00DA3E74" w:rsidP="00DA3E74">
      <w:pPr>
        <w:pStyle w:val="EndNoteBibliography"/>
      </w:pPr>
      <w:r w:rsidRPr="00DA3E74">
        <w:t xml:space="preserve">30 Chicco D, Tötsch N, Jurman G. The Matthews correlation coefficient (MCC) is more reliable than balanced accuracy, bookmaker informedness, and markedness in two-class confusion matrix evaluation. </w:t>
      </w:r>
      <w:r w:rsidRPr="00DA3E74">
        <w:rPr>
          <w:i/>
        </w:rPr>
        <w:t>BioData mining</w:t>
      </w:r>
      <w:r w:rsidRPr="00DA3E74">
        <w:t xml:space="preserve"> 2021; </w:t>
      </w:r>
      <w:r w:rsidRPr="00DA3E74">
        <w:rPr>
          <w:b/>
        </w:rPr>
        <w:t>14</w:t>
      </w:r>
      <w:r w:rsidRPr="00DA3E74">
        <w:t>: 13</w:t>
      </w:r>
    </w:p>
    <w:p w14:paraId="00210EB7" w14:textId="77777777" w:rsidR="00DA3E74" w:rsidRPr="00DA3E74" w:rsidRDefault="00DA3E74" w:rsidP="00DA3E74">
      <w:pPr>
        <w:pStyle w:val="EndNoteBibliography"/>
      </w:pPr>
      <w:r w:rsidRPr="00DA3E74">
        <w:t xml:space="preserve">31 Lopez CD, Gazgalis A, Boddapati V, Shah RP, Cooper HJ, Geller JA. Artificial Learning and Machine Learning Decision Guidance Applications in Total Hip and Knee Arthroplasty: A Systematic Review. </w:t>
      </w:r>
      <w:r w:rsidRPr="00DA3E74">
        <w:rPr>
          <w:i/>
        </w:rPr>
        <w:t>Arthroplasty today</w:t>
      </w:r>
      <w:r w:rsidRPr="00DA3E74">
        <w:t xml:space="preserve"> 2021; </w:t>
      </w:r>
      <w:r w:rsidRPr="00DA3E74">
        <w:rPr>
          <w:b/>
        </w:rPr>
        <w:t>11</w:t>
      </w:r>
      <w:r w:rsidRPr="00DA3E74">
        <w:t>: 103-12</w:t>
      </w:r>
    </w:p>
    <w:p w14:paraId="1D260132" w14:textId="77777777" w:rsidR="00DA3E74" w:rsidRPr="00DA3E74" w:rsidRDefault="00DA3E74" w:rsidP="00DA3E74">
      <w:pPr>
        <w:pStyle w:val="EndNoteBibliography"/>
      </w:pPr>
      <w:r w:rsidRPr="00DA3E74">
        <w:t xml:space="preserve">32 Han C, Liu J, Wu Y, Chong Y, Chai X, Weng X. To Predict the Length of Hospital Stay After Total Knee Arthroplasty in an Orthopedic Center in China: The Use of Machine Learning Algorithms. </w:t>
      </w:r>
      <w:r w:rsidRPr="00DA3E74">
        <w:rPr>
          <w:i/>
        </w:rPr>
        <w:t>Frontiers in surgery</w:t>
      </w:r>
      <w:r w:rsidRPr="00DA3E74">
        <w:t xml:space="preserve"> 2021; </w:t>
      </w:r>
      <w:r w:rsidRPr="00DA3E74">
        <w:rPr>
          <w:b/>
        </w:rPr>
        <w:t>8</w:t>
      </w:r>
      <w:r w:rsidRPr="00DA3E74">
        <w:t>: 606038</w:t>
      </w:r>
    </w:p>
    <w:p w14:paraId="04BCCE18" w14:textId="77777777" w:rsidR="00DA3E74" w:rsidRPr="00EA10AA" w:rsidRDefault="00DA3E74" w:rsidP="00DA3E74">
      <w:pPr>
        <w:pStyle w:val="EndNoteBibliography"/>
        <w:rPr>
          <w:lang w:val="da-DK"/>
        </w:rPr>
      </w:pPr>
      <w:r w:rsidRPr="00DA3E74">
        <w:lastRenderedPageBreak/>
        <w:t xml:space="preserve">33 Ramkumar PN, Karnuta JM, Navarro SM, et al. Deep Learning Preoperatively Predicts Value Metrics for Primary Total Knee Arthroplasty: Development and Validation of an Artificial Neural Network Model. </w:t>
      </w:r>
      <w:r w:rsidRPr="00EA10AA">
        <w:rPr>
          <w:i/>
          <w:lang w:val="da-DK"/>
        </w:rPr>
        <w:t>J Arthroplasty</w:t>
      </w:r>
      <w:r w:rsidRPr="00EA10AA">
        <w:rPr>
          <w:lang w:val="da-DK"/>
        </w:rPr>
        <w:t xml:space="preserve"> 2019; </w:t>
      </w:r>
      <w:r w:rsidRPr="00EA10AA">
        <w:rPr>
          <w:b/>
          <w:lang w:val="da-DK"/>
        </w:rPr>
        <w:t>34</w:t>
      </w:r>
      <w:r w:rsidRPr="00EA10AA">
        <w:rPr>
          <w:lang w:val="da-DK"/>
        </w:rPr>
        <w:t>: 2220-7.e1</w:t>
      </w:r>
    </w:p>
    <w:p w14:paraId="5B4BC347" w14:textId="77777777" w:rsidR="00DA3E74" w:rsidRPr="00DA3E74" w:rsidRDefault="00DA3E74" w:rsidP="00DA3E74">
      <w:pPr>
        <w:pStyle w:val="EndNoteBibliography"/>
      </w:pPr>
      <w:r w:rsidRPr="00EA10AA">
        <w:rPr>
          <w:lang w:val="da-DK"/>
        </w:rPr>
        <w:t xml:space="preserve">34 Wei C, Quan T, Wang KY, et al. </w:t>
      </w:r>
      <w:r w:rsidRPr="00DA3E74">
        <w:t xml:space="preserve">Artificial neural network prediction of same-day discharge following primary total knee arthroplasty based on preoperative and intraoperative variables. </w:t>
      </w:r>
      <w:r w:rsidRPr="00DA3E74">
        <w:rPr>
          <w:i/>
        </w:rPr>
        <w:t>Bone Joint J</w:t>
      </w:r>
      <w:r w:rsidRPr="00DA3E74">
        <w:t xml:space="preserve"> 2021; </w:t>
      </w:r>
      <w:r w:rsidRPr="00DA3E74">
        <w:rPr>
          <w:b/>
        </w:rPr>
        <w:t>103-b</w:t>
      </w:r>
      <w:r w:rsidRPr="00DA3E74">
        <w:t>: 1358-66</w:t>
      </w:r>
    </w:p>
    <w:p w14:paraId="5EAFF4BD" w14:textId="77777777" w:rsidR="00DA3E74" w:rsidRPr="00DA3E74" w:rsidRDefault="00DA3E74" w:rsidP="00DA3E74">
      <w:pPr>
        <w:pStyle w:val="EndNoteBibliography"/>
      </w:pPr>
      <w:r w:rsidRPr="00DA3E74">
        <w:t xml:space="preserve">35 Griffiths R, Beech F, Brown A, et al. Peri-operative care of the elderly 2014: Association of Anaesthetists of Great Britain and Ireland. </w:t>
      </w:r>
      <w:r w:rsidRPr="00DA3E74">
        <w:rPr>
          <w:i/>
        </w:rPr>
        <w:t>Anaesthesia</w:t>
      </w:r>
      <w:r w:rsidRPr="00DA3E74">
        <w:t xml:space="preserve"> 2014; </w:t>
      </w:r>
      <w:r w:rsidRPr="00DA3E74">
        <w:rPr>
          <w:b/>
        </w:rPr>
        <w:t>69 Suppl 1</w:t>
      </w:r>
      <w:r w:rsidRPr="00DA3E74">
        <w:t>: 81-98</w:t>
      </w:r>
    </w:p>
    <w:p w14:paraId="674F119D" w14:textId="77777777" w:rsidR="00DA3E74" w:rsidRPr="00EA10AA" w:rsidRDefault="00DA3E74" w:rsidP="00DA3E74">
      <w:pPr>
        <w:pStyle w:val="EndNoteBibliography"/>
        <w:rPr>
          <w:lang w:val="da-DK"/>
        </w:rPr>
      </w:pPr>
      <w:r w:rsidRPr="00DA3E74">
        <w:t xml:space="preserve">36 McIsaac DI, Wong CA, Bryson GL, van Walraven C. Association of Polypharmacy with Survival, Complications, and Healthcare Resource Use after Elective Noncardiac Surgery: A Population-based Cohort Study. </w:t>
      </w:r>
      <w:r w:rsidRPr="00EA10AA">
        <w:rPr>
          <w:i/>
          <w:lang w:val="da-DK"/>
        </w:rPr>
        <w:t>Anesthesiology</w:t>
      </w:r>
      <w:r w:rsidRPr="00EA10AA">
        <w:rPr>
          <w:lang w:val="da-DK"/>
        </w:rPr>
        <w:t xml:space="preserve"> 2018; </w:t>
      </w:r>
      <w:r w:rsidRPr="00EA10AA">
        <w:rPr>
          <w:b/>
          <w:lang w:val="da-DK"/>
        </w:rPr>
        <w:t>128</w:t>
      </w:r>
      <w:r w:rsidRPr="00EA10AA">
        <w:rPr>
          <w:lang w:val="da-DK"/>
        </w:rPr>
        <w:t>: 1140-50</w:t>
      </w:r>
    </w:p>
    <w:p w14:paraId="0CF571A2" w14:textId="77777777" w:rsidR="00DA3E74" w:rsidRPr="00DA3E74" w:rsidRDefault="00DA3E74" w:rsidP="00DA3E74">
      <w:pPr>
        <w:pStyle w:val="EndNoteBibliography"/>
      </w:pPr>
      <w:r w:rsidRPr="00EA10AA">
        <w:rPr>
          <w:lang w:val="da-DK"/>
        </w:rPr>
        <w:t xml:space="preserve">37 Schmidt M, Schmidt SA, Sandegaard JL, Ehrenstein V, Pedersen L, Sorensen HT. </w:t>
      </w:r>
      <w:r w:rsidRPr="00DA3E74">
        <w:t xml:space="preserve">The Danish National Patient Registry: a review of content, data quality, and research potential. </w:t>
      </w:r>
      <w:r w:rsidRPr="00DA3E74">
        <w:rPr>
          <w:i/>
        </w:rPr>
        <w:t>Clinical epidemiology</w:t>
      </w:r>
      <w:r w:rsidRPr="00DA3E74">
        <w:t xml:space="preserve"> 2015; </w:t>
      </w:r>
      <w:r w:rsidRPr="00DA3E74">
        <w:rPr>
          <w:b/>
        </w:rPr>
        <w:t>7</w:t>
      </w:r>
      <w:r w:rsidRPr="00DA3E74">
        <w:t>: 449-90</w:t>
      </w:r>
    </w:p>
    <w:p w14:paraId="12AA25EB" w14:textId="5F63A673" w:rsidR="00DE67BB" w:rsidRDefault="001D57DD">
      <w:pPr>
        <w:rPr>
          <w:rFonts w:ascii="Courier New" w:eastAsia="Courier New" w:hAnsi="Courier New" w:cs="Courier New"/>
        </w:rPr>
      </w:pPr>
      <w:r w:rsidRPr="0040209C">
        <w:rPr>
          <w:rFonts w:ascii="Courier New" w:eastAsia="Courier New" w:hAnsi="Courier New" w:cs="Courier New"/>
          <w:lang w:val="en-GB"/>
        </w:rPr>
        <w:fldChar w:fldCharType="end"/>
      </w:r>
    </w:p>
    <w:sectPr w:rsidR="00DE67BB" w:rsidSect="008521B0">
      <w:footerReference w:type="default" r:id="rId17"/>
      <w:pgSz w:w="12240" w:h="15840"/>
      <w:pgMar w:top="1440" w:right="1440" w:bottom="2269"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Christoffer Calov Jørgensen" w:date="2021-11-04T09:29:00Z" w:initials="CCJ">
    <w:p w14:paraId="7B6A73A6" w14:textId="27204E7F" w:rsidR="00C54D28" w:rsidRPr="00EA10AA" w:rsidRDefault="00C54D28">
      <w:pPr>
        <w:pStyle w:val="CommentText"/>
        <w:rPr>
          <w:lang w:val="da-DK"/>
        </w:rPr>
      </w:pPr>
      <w:r>
        <w:rPr>
          <w:rStyle w:val="CommentReference"/>
        </w:rPr>
        <w:annotationRef/>
      </w:r>
      <w:r w:rsidRPr="00EA10AA">
        <w:rPr>
          <w:lang w:val="da-DK"/>
        </w:rPr>
        <w:t>Hvilke referencer?</w:t>
      </w:r>
    </w:p>
  </w:comment>
  <w:comment w:id="11" w:author="Microsoft Office User" w:date="2021-11-15T15:10:00Z" w:initials="MOU">
    <w:p w14:paraId="02897C30" w14:textId="29F6A39E" w:rsidR="000F5836" w:rsidRDefault="000F5836" w:rsidP="000F5836">
      <w:r>
        <w:rPr>
          <w:rStyle w:val="CommentReference"/>
        </w:rPr>
        <w:annotationRef/>
      </w:r>
      <w:proofErr w:type="spellStart"/>
      <w:r w:rsidRPr="000F5836">
        <w:t>Ke</w:t>
      </w:r>
      <w:proofErr w:type="spellEnd"/>
      <w:r w:rsidRPr="000F5836">
        <w:t xml:space="preserve"> G, Meng Q, Finley T, Wang T, Chen W, Ma W, Ye Q, Liu T. </w:t>
      </w:r>
      <w:proofErr w:type="spellStart"/>
      <w:r w:rsidRPr="000F5836">
        <w:t>LightGBM</w:t>
      </w:r>
      <w:proofErr w:type="spellEnd"/>
      <w:r w:rsidRPr="000F5836">
        <w:t>: a highly efficient gradient boosting decision tree. Proceedings of the 31st International Conference on Neural Information Processing Systems. Red Hook, NY, USA: Curran Associates Inc, 2017; 3149-57</w:t>
      </w:r>
      <w:r>
        <w:t>.</w:t>
      </w:r>
    </w:p>
    <w:p w14:paraId="54039FF1" w14:textId="6F6DE226" w:rsidR="000F5836" w:rsidRDefault="000F5836">
      <w:pPr>
        <w:pStyle w:val="CommentText"/>
      </w:pPr>
    </w:p>
  </w:comment>
  <w:comment w:id="12" w:author="Christoffer Calov Jørgensen" w:date="2021-11-04T09:29:00Z" w:initials="CCJ">
    <w:p w14:paraId="1D70162F" w14:textId="20B65830" w:rsidR="00C54D28" w:rsidRPr="000F5836" w:rsidRDefault="00C54D28">
      <w:pPr>
        <w:pStyle w:val="CommentText"/>
        <w:rPr>
          <w:lang w:val="en-US"/>
        </w:rPr>
      </w:pPr>
      <w:r>
        <w:rPr>
          <w:rStyle w:val="CommentReference"/>
        </w:rPr>
        <w:annotationRef/>
      </w:r>
      <w:r w:rsidRPr="000F5836">
        <w:rPr>
          <w:lang w:val="en-US"/>
        </w:rPr>
        <w:t>do</w:t>
      </w:r>
    </w:p>
  </w:comment>
  <w:comment w:id="13" w:author="Microsoft Office User" w:date="2021-11-15T15:15:00Z" w:initials="MOU">
    <w:p w14:paraId="75EFB4CB" w14:textId="36A21D77" w:rsidR="000F5836" w:rsidRDefault="000F5836">
      <w:pPr>
        <w:pStyle w:val="CommentText"/>
      </w:pPr>
      <w:r>
        <w:rPr>
          <w:rStyle w:val="CommentReference"/>
        </w:rPr>
        <w:annotationRef/>
      </w:r>
      <w:r w:rsidRPr="000F5836">
        <w:t xml:space="preserve">Lin T-Y, Goyal P, </w:t>
      </w:r>
      <w:proofErr w:type="spellStart"/>
      <w:r w:rsidRPr="000F5836">
        <w:t>Girshick</w:t>
      </w:r>
      <w:proofErr w:type="spellEnd"/>
      <w:r w:rsidRPr="000F5836">
        <w:t xml:space="preserve"> R, He K, </w:t>
      </w:r>
      <w:proofErr w:type="spellStart"/>
      <w:r w:rsidRPr="000F5836">
        <w:t>Dollár</w:t>
      </w:r>
      <w:proofErr w:type="spellEnd"/>
      <w:r w:rsidRPr="000F5836">
        <w:t xml:space="preserve"> P. Focal Loss for Dense Object Detection. ArXiv170802002 Cs [Internet]. 2018 Feb 7 [cited 2021 May 19]; Available from: http://arxiv.org/abs/1708.02002</w:t>
      </w:r>
    </w:p>
  </w:comment>
  <w:comment w:id="14" w:author="Christoffer Calov Jørgensen" w:date="2021-11-04T09:31:00Z" w:initials="CCJ">
    <w:p w14:paraId="31772CCB" w14:textId="3E467581" w:rsidR="00C54D28" w:rsidRPr="00EA10AA" w:rsidRDefault="00C54D28">
      <w:pPr>
        <w:pStyle w:val="CommentText"/>
        <w:rPr>
          <w:lang w:val="da-DK"/>
        </w:rPr>
      </w:pPr>
      <w:r>
        <w:rPr>
          <w:rStyle w:val="CommentReference"/>
        </w:rPr>
        <w:annotationRef/>
      </w:r>
      <w:r w:rsidRPr="00EA10AA">
        <w:rPr>
          <w:lang w:val="da-DK"/>
        </w:rPr>
        <w:t>Men her skal vi jo have 25 og 30 med?</w:t>
      </w:r>
    </w:p>
  </w:comment>
  <w:comment w:id="20" w:author="Christoffer Calov Jørgensen" w:date="2021-11-04T09:33:00Z" w:initials="CCJ">
    <w:p w14:paraId="3D7BA2E0" w14:textId="54F43CC6" w:rsidR="00C54D28" w:rsidRPr="00EA10AA" w:rsidRDefault="00C54D28">
      <w:pPr>
        <w:pStyle w:val="CommentText"/>
        <w:rPr>
          <w:lang w:val="da-DK"/>
        </w:rPr>
      </w:pPr>
      <w:r>
        <w:rPr>
          <w:rStyle w:val="CommentReference"/>
        </w:rPr>
        <w:annotationRef/>
      </w:r>
      <w:r w:rsidRPr="00EA10AA">
        <w:rPr>
          <w:lang w:val="da-DK"/>
        </w:rPr>
        <w:t>Skriv ud første gang</w:t>
      </w:r>
    </w:p>
  </w:comment>
  <w:comment w:id="21" w:author="Christoffer Calov Jørgensen" w:date="2021-11-06T11:32:00Z" w:initials="CCJ">
    <w:p w14:paraId="6C38B0FA" w14:textId="64CF29E2" w:rsidR="00C54D28" w:rsidRPr="00EA10AA" w:rsidRDefault="00C54D28">
      <w:pPr>
        <w:pStyle w:val="CommentText"/>
        <w:rPr>
          <w:lang w:val="da-DK"/>
        </w:rPr>
      </w:pPr>
      <w:r>
        <w:rPr>
          <w:rStyle w:val="CommentReference"/>
        </w:rPr>
        <w:annotationRef/>
      </w:r>
      <w:r w:rsidRPr="00EA10AA">
        <w:rPr>
          <w:lang w:val="da-DK"/>
        </w:rPr>
        <w:t xml:space="preserve">Korrekt? Var beregningerne baseret på multiple </w:t>
      </w:r>
      <w:proofErr w:type="spellStart"/>
      <w:r w:rsidRPr="00EA10AA">
        <w:rPr>
          <w:lang w:val="da-DK"/>
        </w:rPr>
        <w:t>imputations</w:t>
      </w:r>
      <w:proofErr w:type="spellEnd"/>
      <w:r w:rsidRPr="00EA10AA">
        <w:rPr>
          <w:lang w:val="da-DK"/>
        </w:rPr>
        <w:t>? Så skal det med, læger er vilde med sådan nogle ord….</w:t>
      </w:r>
    </w:p>
  </w:comment>
  <w:comment w:id="22" w:author="Christoffer Calov Jørgensen" w:date="2021-11-04T10:33:00Z" w:initials="CCJ">
    <w:p w14:paraId="6DF525DD" w14:textId="690CA2E4" w:rsidR="00C54D28" w:rsidRPr="00EA10AA" w:rsidRDefault="00C54D28">
      <w:pPr>
        <w:pStyle w:val="CommentText"/>
        <w:rPr>
          <w:lang w:val="da-DK"/>
        </w:rPr>
      </w:pPr>
      <w:r>
        <w:rPr>
          <w:rStyle w:val="CommentReference"/>
        </w:rPr>
        <w:annotationRef/>
      </w:r>
      <w:r w:rsidRPr="00EA10AA">
        <w:rPr>
          <w:lang w:val="da-DK"/>
        </w:rPr>
        <w:t>Korrekt placering?</w:t>
      </w:r>
    </w:p>
  </w:comment>
  <w:comment w:id="24" w:author="Christoffer Calov Jørgensen" w:date="2021-11-14T16:22:00Z" w:initials="CCJ">
    <w:p w14:paraId="279F74EC" w14:textId="7099042C" w:rsidR="00C54D28" w:rsidRPr="00EA10AA" w:rsidRDefault="00C54D28">
      <w:pPr>
        <w:pStyle w:val="CommentText"/>
        <w:rPr>
          <w:lang w:val="da-DK"/>
        </w:rPr>
      </w:pPr>
      <w:r>
        <w:rPr>
          <w:rStyle w:val="CommentReference"/>
        </w:rPr>
        <w:annotationRef/>
      </w:r>
      <w:r w:rsidRPr="00EA10AA">
        <w:rPr>
          <w:lang w:val="da-DK"/>
        </w:rPr>
        <w:t xml:space="preserve">Obs Diabetes hvor det ser ud til at der er en deling hvor nogle med medicin har nedsat risiko og nogle øget, skal vi </w:t>
      </w:r>
      <w:proofErr w:type="gramStart"/>
      <w:r w:rsidRPr="00EA10AA">
        <w:rPr>
          <w:lang w:val="da-DK"/>
        </w:rPr>
        <w:t>kommenterer</w:t>
      </w:r>
      <w:proofErr w:type="gramEnd"/>
      <w:r w:rsidRPr="00EA10AA">
        <w:rPr>
          <w:lang w:val="da-DK"/>
        </w:rPr>
        <w:t>? Kunne være fordi medicinen virkelig gavner dem som tager den korrekt og modsat dem som har brug for det men ikke tager det korrekt etc.</w:t>
      </w:r>
    </w:p>
  </w:comment>
  <w:comment w:id="25" w:author="Christoffer Calov Jørgensen" w:date="2021-11-04T14:29:00Z" w:initials="CCJ">
    <w:p w14:paraId="6C6ACCEB" w14:textId="7BB0F79D" w:rsidR="00C54D28" w:rsidRPr="00EA10AA" w:rsidRDefault="00C54D28">
      <w:pPr>
        <w:pStyle w:val="CommentText"/>
        <w:rPr>
          <w:lang w:val="da-DK"/>
        </w:rPr>
      </w:pPr>
      <w:r>
        <w:rPr>
          <w:rStyle w:val="CommentReference"/>
        </w:rPr>
        <w:annotationRef/>
      </w:r>
      <w:proofErr w:type="spellStart"/>
      <w:r w:rsidRPr="00EA10AA">
        <w:rPr>
          <w:lang w:val="da-DK"/>
        </w:rPr>
        <w:t>Figure</w:t>
      </w:r>
      <w:proofErr w:type="spellEnd"/>
      <w:r w:rsidRPr="00EA10AA">
        <w:rPr>
          <w:lang w:val="da-DK"/>
        </w:rPr>
        <w:t xml:space="preserve"> 3a har 12 variable men tekst siger 10!!! Hvorfor snorken?</w:t>
      </w:r>
    </w:p>
  </w:comment>
  <w:comment w:id="26" w:author="Christoffer Calov Jørgensen" w:date="2021-11-06T11:55:00Z" w:initials="CCJ">
    <w:p w14:paraId="3202DFFD" w14:textId="1AF2A309" w:rsidR="00C54D28" w:rsidRPr="00EA10AA" w:rsidRDefault="00C54D28">
      <w:pPr>
        <w:pStyle w:val="CommentText"/>
        <w:rPr>
          <w:lang w:val="da-DK"/>
        </w:rPr>
      </w:pPr>
      <w:r>
        <w:rPr>
          <w:rStyle w:val="CommentReference"/>
        </w:rPr>
        <w:annotationRef/>
      </w:r>
      <w:r w:rsidRPr="00EA10AA">
        <w:rPr>
          <w:lang w:val="da-DK"/>
        </w:rPr>
        <w:t>Det her kan jeg ikke se på figuren som ikke har alder med men du skrev det? Kan vi vise det på en måde? Evt. Bare angive værdierne I teksten?</w:t>
      </w:r>
    </w:p>
  </w:comment>
  <w:comment w:id="27" w:author="Christoffer Calov Jørgensen" w:date="2021-11-06T12:04:00Z" w:initials="CCJ">
    <w:p w14:paraId="3FA25A91" w14:textId="5D6080C1" w:rsidR="00C54D28" w:rsidRPr="00EA10AA" w:rsidRDefault="00C54D28">
      <w:pPr>
        <w:pStyle w:val="CommentText"/>
        <w:rPr>
          <w:lang w:val="da-DK"/>
        </w:rPr>
      </w:pPr>
      <w:r>
        <w:rPr>
          <w:rStyle w:val="CommentReference"/>
        </w:rPr>
        <w:annotationRef/>
      </w:r>
      <w:r w:rsidRPr="00EA10AA">
        <w:rPr>
          <w:lang w:val="da-DK"/>
        </w:rPr>
        <w:t xml:space="preserve">Er det korrekt tolket? Skal vi evt. Lave et billede m </w:t>
      </w:r>
      <w:proofErr w:type="spellStart"/>
      <w:r w:rsidRPr="00EA10AA">
        <w:rPr>
          <w:lang w:val="da-DK"/>
        </w:rPr>
        <w:t>a-d</w:t>
      </w:r>
      <w:proofErr w:type="spellEnd"/>
      <w:r w:rsidRPr="00EA10AA">
        <w:rPr>
          <w:lang w:val="da-DK"/>
        </w:rPr>
        <w:t xml:space="preserve"> for alle </w:t>
      </w:r>
      <w:proofErr w:type="gramStart"/>
      <w:r w:rsidRPr="00EA10AA">
        <w:rPr>
          <w:lang w:val="da-DK"/>
        </w:rPr>
        <w:t>SHAP kurverne</w:t>
      </w:r>
      <w:proofErr w:type="gramEnd"/>
      <w:r w:rsidRPr="00EA10AA">
        <w:rPr>
          <w:lang w:val="da-DK"/>
        </w:rPr>
        <w:t xml:space="preserve"> på medicin?</w:t>
      </w:r>
    </w:p>
  </w:comment>
  <w:comment w:id="28" w:author="Christoffer Calov Jørgensen" w:date="2021-11-06T13:23:00Z" w:initials="CCJ">
    <w:p w14:paraId="509D0B11" w14:textId="55D9C898" w:rsidR="00C54D28" w:rsidRPr="00EA10AA" w:rsidRDefault="00C54D28">
      <w:pPr>
        <w:pStyle w:val="CommentText"/>
        <w:rPr>
          <w:lang w:val="da-DK"/>
        </w:rPr>
      </w:pPr>
      <w:r>
        <w:rPr>
          <w:rStyle w:val="CommentReference"/>
        </w:rPr>
        <w:annotationRef/>
      </w:r>
      <w:r w:rsidRPr="00EA10AA">
        <w:rPr>
          <w:lang w:val="da-DK"/>
        </w:rPr>
        <w:t xml:space="preserve">Skal tilføjes. NB </w:t>
      </w:r>
      <w:proofErr w:type="spellStart"/>
      <w:r w:rsidRPr="00EA10AA">
        <w:rPr>
          <w:lang w:val="da-DK"/>
        </w:rPr>
        <w:t>cutoff</w:t>
      </w:r>
      <w:proofErr w:type="spellEnd"/>
      <w:r w:rsidRPr="00EA10AA">
        <w:rPr>
          <w:lang w:val="da-DK"/>
        </w:rPr>
        <w:t xml:space="preserve"> værdier er forskellig fra </w:t>
      </w:r>
      <w:proofErr w:type="spellStart"/>
      <w:r w:rsidRPr="00EA10AA">
        <w:rPr>
          <w:lang w:val="da-DK"/>
        </w:rPr>
        <w:t>outcome</w:t>
      </w:r>
      <w:proofErr w:type="spellEnd"/>
      <w:r w:rsidRPr="00EA10AA">
        <w:rPr>
          <w:lang w:val="da-DK"/>
        </w:rPr>
        <w:t xml:space="preserve"> A i figuren?</w:t>
      </w:r>
    </w:p>
  </w:comment>
  <w:comment w:id="31" w:author="Christoffer Calov Jørgensen" w:date="2021-11-14T21:01:00Z" w:initials="CCJ">
    <w:p w14:paraId="7D405A6E" w14:textId="746E02B9" w:rsidR="00C54D28" w:rsidRPr="00EA10AA" w:rsidRDefault="00C54D28">
      <w:pPr>
        <w:pStyle w:val="CommentText"/>
        <w:rPr>
          <w:lang w:val="da-DK"/>
        </w:rPr>
      </w:pPr>
      <w:r>
        <w:rPr>
          <w:rStyle w:val="CommentReference"/>
        </w:rPr>
        <w:annotationRef/>
      </w:r>
      <w:r w:rsidRPr="00EA10AA">
        <w:rPr>
          <w:lang w:val="da-DK"/>
        </w:rPr>
        <w:t xml:space="preserve">Christian hvis du vil sætte tal ind I dette format? Læge mærke til at det er vigtigt det er hhv. Dem med og uden </w:t>
      </w:r>
      <w:proofErr w:type="spellStart"/>
      <w:r w:rsidRPr="00EA10AA">
        <w:rPr>
          <w:lang w:val="da-DK"/>
        </w:rPr>
        <w:t>outcome</w:t>
      </w:r>
      <w:proofErr w:type="spellEnd"/>
      <w:r w:rsidRPr="00EA10AA">
        <w:rPr>
          <w:lang w:val="da-DK"/>
        </w:rPr>
        <w:t xml:space="preserve"> A. Missing får en </w:t>
      </w:r>
      <w:proofErr w:type="spellStart"/>
      <w:r w:rsidRPr="00EA10AA">
        <w:rPr>
          <w:lang w:val="da-DK"/>
        </w:rPr>
        <w:t>linie</w:t>
      </w:r>
      <w:proofErr w:type="spellEnd"/>
      <w:r w:rsidRPr="00EA10AA">
        <w:rPr>
          <w:lang w:val="da-DK"/>
        </w:rPr>
        <w:t xml:space="preserve"> for sig selv. Jeg tænker variable navne bliver noget </w:t>
      </w:r>
      <w:proofErr w:type="spellStart"/>
      <w:r w:rsidRPr="00EA10AA">
        <w:rPr>
          <w:lang w:val="da-DK"/>
        </w:rPr>
        <w:t>ala</w:t>
      </w:r>
      <w:proofErr w:type="spellEnd"/>
      <w:r w:rsidRPr="00EA10AA">
        <w:rPr>
          <w:lang w:val="da-DK"/>
        </w:rPr>
        <w:t xml:space="preserve"> de angivne. Hvis der bliver </w:t>
      </w:r>
      <w:proofErr w:type="gramStart"/>
      <w:r w:rsidRPr="00EA10AA">
        <w:rPr>
          <w:lang w:val="da-DK"/>
        </w:rPr>
        <w:t>plads problemer</w:t>
      </w:r>
      <w:proofErr w:type="gramEnd"/>
      <w:r w:rsidRPr="00EA10AA">
        <w:rPr>
          <w:lang w:val="da-DK"/>
        </w:rPr>
        <w:t xml:space="preserve"> i figurer da lav en forkortelse og forklar den I teksten under figuren.</w:t>
      </w:r>
    </w:p>
  </w:comment>
  <w:comment w:id="33" w:author="Christoffer Calov Jørgensen" w:date="2021-11-13T10:56:00Z" w:initials="CCJ">
    <w:p w14:paraId="0ACFD1C9" w14:textId="77777777" w:rsidR="00C54D28" w:rsidRPr="00EA10AA" w:rsidRDefault="00C54D28" w:rsidP="000E4E6D">
      <w:pPr>
        <w:pStyle w:val="CommentText"/>
        <w:rPr>
          <w:lang w:val="da-DK"/>
        </w:rPr>
      </w:pPr>
      <w:r>
        <w:rPr>
          <w:rStyle w:val="CommentReference"/>
        </w:rPr>
        <w:annotationRef/>
      </w:r>
      <w:r w:rsidRPr="00EA10AA">
        <w:rPr>
          <w:lang w:val="da-DK"/>
        </w:rPr>
        <w:t xml:space="preserve">Ikke sikker på </w:t>
      </w:r>
      <w:proofErr w:type="spellStart"/>
      <w:r w:rsidRPr="00EA10AA">
        <w:rPr>
          <w:lang w:val="da-DK"/>
        </w:rPr>
        <w:t>tiddskrifterne</w:t>
      </w:r>
      <w:proofErr w:type="spellEnd"/>
      <w:r w:rsidRPr="00EA10AA">
        <w:rPr>
          <w:lang w:val="da-DK"/>
        </w:rPr>
        <w:t xml:space="preserve"> vil acceptere farvningerne men lad os se.</w:t>
      </w:r>
    </w:p>
  </w:comment>
  <w:comment w:id="35" w:author="Christoffer Calov Jørgensen" w:date="2021-11-14T17:31:00Z" w:initials="CCJ">
    <w:p w14:paraId="70BED3C6" w14:textId="7C7B4CD4" w:rsidR="00C54D28" w:rsidRPr="00EA10AA" w:rsidRDefault="00C54D28">
      <w:pPr>
        <w:pStyle w:val="CommentText"/>
        <w:rPr>
          <w:lang w:val="da-DK"/>
        </w:rPr>
      </w:pPr>
      <w:r>
        <w:rPr>
          <w:rStyle w:val="CommentReference"/>
        </w:rPr>
        <w:annotationRef/>
      </w:r>
      <w:r w:rsidRPr="00EA10AA">
        <w:rPr>
          <w:lang w:val="da-DK"/>
        </w:rPr>
        <w:t xml:space="preserve">Det her er uforståeligt, vi skal lige være helt enige I hvad figuren viser og hvad vi skal skrive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36" w:author="Christoffer Calov Jørgensen" w:date="2021-11-06T12:40:00Z" w:initials="CCJ">
    <w:p w14:paraId="64E136E6" w14:textId="6C9CC07B" w:rsidR="00C54D28" w:rsidRPr="00EA10AA" w:rsidRDefault="00C54D28">
      <w:pPr>
        <w:pStyle w:val="CommentText"/>
        <w:rPr>
          <w:lang w:val="da-DK"/>
        </w:rPr>
      </w:pPr>
      <w:r>
        <w:rPr>
          <w:rStyle w:val="CommentReference"/>
        </w:rPr>
        <w:annotationRef/>
      </w:r>
      <w:r w:rsidRPr="00EA10AA">
        <w:rPr>
          <w:lang w:val="da-DK"/>
        </w:rPr>
        <w:t xml:space="preserve">Hvorfor er denne egentlig oppe mod age? Det kunne man jo argumentere for de alle burde være </w:t>
      </w:r>
      <w:proofErr w:type="spellStart"/>
      <w:r w:rsidRPr="00EA10AA">
        <w:rPr>
          <w:lang w:val="da-DK"/>
        </w:rPr>
        <w:t>jvf</w:t>
      </w:r>
      <w:proofErr w:type="spellEnd"/>
      <w:r w:rsidRPr="00EA10AA">
        <w:rPr>
          <w:lang w:val="da-DK"/>
        </w:rPr>
        <w:t xml:space="preserve"> resultaterne. </w:t>
      </w:r>
      <w:proofErr w:type="gramStart"/>
      <w:r w:rsidRPr="00EA10AA">
        <w:rPr>
          <w:lang w:val="da-DK"/>
        </w:rPr>
        <w:t>NB navne</w:t>
      </w:r>
      <w:proofErr w:type="gramEnd"/>
      <w:r w:rsidRPr="00EA10AA">
        <w:rPr>
          <w:lang w:val="da-DK"/>
        </w:rPr>
        <w:t xml:space="preserve"> på variable I figur laves om </w:t>
      </w:r>
      <w:proofErr w:type="spellStart"/>
      <w:r w:rsidRPr="00EA10AA">
        <w:rPr>
          <w:lang w:val="da-DK"/>
        </w:rPr>
        <w:t>svt</w:t>
      </w:r>
      <w:proofErr w:type="spellEnd"/>
      <w:r w:rsidRPr="00EA10AA">
        <w:rPr>
          <w:lang w:val="da-DK"/>
        </w:rPr>
        <w:t>. Det som står her</w:t>
      </w:r>
    </w:p>
  </w:comment>
  <w:comment w:id="37" w:author="Christoffer Calov Jørgensen" w:date="2021-11-14T16:21:00Z" w:initials="CCJ">
    <w:p w14:paraId="05248A02" w14:textId="7BB3F351" w:rsidR="00C54D28" w:rsidRDefault="00C54D28">
      <w:pPr>
        <w:pStyle w:val="CommentText"/>
      </w:pPr>
      <w:r>
        <w:rPr>
          <w:rStyle w:val="CommentReference"/>
        </w:rPr>
        <w:annotationRef/>
      </w:r>
      <w:proofErr w:type="spellStart"/>
      <w:r>
        <w:t>Obs</w:t>
      </w:r>
      <w:proofErr w:type="spellEnd"/>
      <w:r>
        <w:t xml:space="preserve"> threshold line!!!</w:t>
      </w:r>
    </w:p>
  </w:comment>
  <w:comment w:id="38" w:author="Microsoft Office User" w:date="2021-11-15T15:17:00Z" w:initials="MOU">
    <w:p w14:paraId="0A4093B6" w14:textId="3673561D" w:rsidR="006933DC" w:rsidRPr="006933DC" w:rsidRDefault="006933DC">
      <w:pPr>
        <w:pStyle w:val="CommentText"/>
        <w:rPr>
          <w:lang w:val="da-DK"/>
        </w:rPr>
      </w:pPr>
      <w:r>
        <w:rPr>
          <w:rStyle w:val="CommentReference"/>
        </w:rPr>
        <w:annotationRef/>
      </w:r>
      <w:r w:rsidRPr="006933DC">
        <w:rPr>
          <w:lang w:val="da-DK"/>
        </w:rPr>
        <w:t xml:space="preserve">Da det er to forskellige </w:t>
      </w:r>
      <w:r>
        <w:rPr>
          <w:lang w:val="da-DK"/>
        </w:rPr>
        <w:t xml:space="preserve">modeller på to forskellige </w:t>
      </w:r>
      <w:r w:rsidRPr="006933DC">
        <w:rPr>
          <w:lang w:val="da-DK"/>
        </w:rPr>
        <w:t>datasæt</w:t>
      </w:r>
      <w:r>
        <w:rPr>
          <w:lang w:val="da-DK"/>
        </w:rPr>
        <w:t xml:space="preserve"> (eller, y er i hvert fald forskellig)</w:t>
      </w:r>
      <w:r w:rsidRPr="006933DC">
        <w:rPr>
          <w:lang w:val="da-DK"/>
        </w:rPr>
        <w:t xml:space="preserve">, er det </w:t>
      </w:r>
      <w:r>
        <w:rPr>
          <w:lang w:val="da-DK"/>
        </w:rPr>
        <w:t xml:space="preserve">helt som forventet at </w:t>
      </w:r>
      <w:proofErr w:type="spellStart"/>
      <w:r>
        <w:rPr>
          <w:lang w:val="da-DK"/>
        </w:rPr>
        <w:t>threshold’et</w:t>
      </w:r>
      <w:proofErr w:type="spellEnd"/>
      <w:r>
        <w:rPr>
          <w:lang w:val="da-DK"/>
        </w:rPr>
        <w:t xml:space="preserve"> ikke er det samme.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6A73A6" w15:done="0"/>
  <w15:commentEx w15:paraId="54039FF1" w15:paraIdParent="7B6A73A6" w15:done="0"/>
  <w15:commentEx w15:paraId="1D70162F" w15:done="0"/>
  <w15:commentEx w15:paraId="75EFB4CB" w15:paraIdParent="1D70162F" w15:done="0"/>
  <w15:commentEx w15:paraId="31772CCB" w15:done="0"/>
  <w15:commentEx w15:paraId="3D7BA2E0" w15:done="0"/>
  <w15:commentEx w15:paraId="6C38B0FA" w15:done="0"/>
  <w15:commentEx w15:paraId="6DF525DD" w15:done="0"/>
  <w15:commentEx w15:paraId="279F74EC" w15:done="0"/>
  <w15:commentEx w15:paraId="6C6ACCEB" w15:done="0"/>
  <w15:commentEx w15:paraId="3202DFFD" w15:done="0"/>
  <w15:commentEx w15:paraId="3FA25A91" w15:done="0"/>
  <w15:commentEx w15:paraId="509D0B11" w15:done="0"/>
  <w15:commentEx w15:paraId="7D405A6E" w15:done="0"/>
  <w15:commentEx w15:paraId="0ACFD1C9" w15:done="0"/>
  <w15:commentEx w15:paraId="70BED3C6" w15:done="0"/>
  <w15:commentEx w15:paraId="64E136E6" w15:done="0"/>
  <w15:commentEx w15:paraId="05248A02" w15:done="0"/>
  <w15:commentEx w15:paraId="0A4093B6" w15:paraIdParent="05248A0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E2679" w16cex:dateUtc="2021-11-04T08:29:00Z"/>
  <w16cex:commentExtensible w16cex:durableId="253CF6D5" w16cex:dateUtc="2021-11-15T14:10:00Z"/>
  <w16cex:commentExtensible w16cex:durableId="252E2685" w16cex:dateUtc="2021-11-04T08:29:00Z"/>
  <w16cex:commentExtensible w16cex:durableId="253CF7FA" w16cex:dateUtc="2021-11-15T14:15:00Z"/>
  <w16cex:commentExtensible w16cex:durableId="252E26E1" w16cex:dateUtc="2021-11-04T08:31:00Z"/>
  <w16cex:commentExtensible w16cex:durableId="252E2780" w16cex:dateUtc="2021-11-04T08:33:00Z"/>
  <w16cex:commentExtensible w16cex:durableId="2530E66B" w16cex:dateUtc="2021-11-06T10:32:00Z"/>
  <w16cex:commentExtensible w16cex:durableId="252E3579" w16cex:dateUtc="2021-11-04T09:33:00Z"/>
  <w16cex:commentExtensible w16cex:durableId="253BB65B" w16cex:dateUtc="2021-11-14T15:22:00Z"/>
  <w16cex:commentExtensible w16cex:durableId="252E6CCE" w16cex:dateUtc="2021-11-04T13:29:00Z"/>
  <w16cex:commentExtensible w16cex:durableId="2530EB9A" w16cex:dateUtc="2021-11-06T10:55:00Z"/>
  <w16cex:commentExtensible w16cex:durableId="2530EDC3" w16cex:dateUtc="2021-11-06T11:04:00Z"/>
  <w16cex:commentExtensible w16cex:durableId="2531004A" w16cex:dateUtc="2021-11-06T12:23:00Z"/>
  <w16cex:commentExtensible w16cex:durableId="253BF7BE" w16cex:dateUtc="2021-11-14T20:01:00Z"/>
  <w16cex:commentExtensible w16cex:durableId="253A186E" w16cex:dateUtc="2021-11-13T09:56:00Z"/>
  <w16cex:commentExtensible w16cex:durableId="253BC668" w16cex:dateUtc="2021-11-14T16:31:00Z"/>
  <w16cex:commentExtensible w16cex:durableId="2530F645" w16cex:dateUtc="2021-11-06T11:40:00Z"/>
  <w16cex:commentExtensible w16cex:durableId="253BB61A" w16cex:dateUtc="2021-11-14T15:21:00Z"/>
  <w16cex:commentExtensible w16cex:durableId="253CF883" w16cex:dateUtc="2021-11-15T14: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6A73A6" w16cid:durableId="252E2679"/>
  <w16cid:commentId w16cid:paraId="54039FF1" w16cid:durableId="253CF6D5"/>
  <w16cid:commentId w16cid:paraId="1D70162F" w16cid:durableId="252E2685"/>
  <w16cid:commentId w16cid:paraId="75EFB4CB" w16cid:durableId="253CF7FA"/>
  <w16cid:commentId w16cid:paraId="31772CCB" w16cid:durableId="252E26E1"/>
  <w16cid:commentId w16cid:paraId="3D7BA2E0" w16cid:durableId="252E2780"/>
  <w16cid:commentId w16cid:paraId="6C38B0FA" w16cid:durableId="2530E66B"/>
  <w16cid:commentId w16cid:paraId="6DF525DD" w16cid:durableId="252E3579"/>
  <w16cid:commentId w16cid:paraId="279F74EC" w16cid:durableId="253BB65B"/>
  <w16cid:commentId w16cid:paraId="6C6ACCEB" w16cid:durableId="252E6CCE"/>
  <w16cid:commentId w16cid:paraId="3202DFFD" w16cid:durableId="2530EB9A"/>
  <w16cid:commentId w16cid:paraId="3FA25A91" w16cid:durableId="2530EDC3"/>
  <w16cid:commentId w16cid:paraId="509D0B11" w16cid:durableId="2531004A"/>
  <w16cid:commentId w16cid:paraId="7D405A6E" w16cid:durableId="253BF7BE"/>
  <w16cid:commentId w16cid:paraId="0ACFD1C9" w16cid:durableId="253A186E"/>
  <w16cid:commentId w16cid:paraId="70BED3C6" w16cid:durableId="253BC668"/>
  <w16cid:commentId w16cid:paraId="64E136E6" w16cid:durableId="2530F645"/>
  <w16cid:commentId w16cid:paraId="05248A02" w16cid:durableId="253BB61A"/>
  <w16cid:commentId w16cid:paraId="0A4093B6" w16cid:durableId="253CF8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51E2B" w14:textId="77777777" w:rsidR="0045283B" w:rsidRDefault="0045283B">
      <w:pPr>
        <w:spacing w:line="240" w:lineRule="auto"/>
      </w:pPr>
      <w:r>
        <w:separator/>
      </w:r>
    </w:p>
  </w:endnote>
  <w:endnote w:type="continuationSeparator" w:id="0">
    <w:p w14:paraId="6C72ABDB" w14:textId="77777777" w:rsidR="0045283B" w:rsidRDefault="004528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7878541"/>
      <w:docPartObj>
        <w:docPartGallery w:val="Page Numbers (Bottom of Page)"/>
        <w:docPartUnique/>
      </w:docPartObj>
    </w:sdtPr>
    <w:sdtEndPr/>
    <w:sdtContent>
      <w:p w14:paraId="2A25F10A" w14:textId="750CBDA2" w:rsidR="00C54D28" w:rsidRDefault="00C54D28">
        <w:pPr>
          <w:pStyle w:val="Footer"/>
          <w:jc w:val="center"/>
        </w:pPr>
        <w:r>
          <w:fldChar w:fldCharType="begin"/>
        </w:r>
        <w:r>
          <w:instrText>PAGE   \* MERGEFORMAT</w:instrText>
        </w:r>
        <w:r>
          <w:fldChar w:fldCharType="separate"/>
        </w:r>
        <w:r>
          <w:rPr>
            <w:lang w:val="da-DK"/>
          </w:rPr>
          <w:t>2</w:t>
        </w:r>
        <w:r>
          <w:fldChar w:fldCharType="end"/>
        </w:r>
      </w:p>
    </w:sdtContent>
  </w:sdt>
  <w:p w14:paraId="797A0DE7" w14:textId="77777777" w:rsidR="00C54D28" w:rsidRDefault="00C54D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D7930" w14:textId="77777777" w:rsidR="0045283B" w:rsidRDefault="0045283B">
      <w:pPr>
        <w:spacing w:line="240" w:lineRule="auto"/>
      </w:pPr>
      <w:r>
        <w:separator/>
      </w:r>
    </w:p>
  </w:footnote>
  <w:footnote w:type="continuationSeparator" w:id="0">
    <w:p w14:paraId="02560141" w14:textId="77777777" w:rsidR="0045283B" w:rsidRDefault="0045283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6AE2F4AA"/>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3BE0508C"/>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4C674823"/>
    <w:multiLevelType w:val="hybridMultilevel"/>
    <w:tmpl w:val="7F1AA378"/>
    <w:lvl w:ilvl="0" w:tplc="F7C628FA">
      <w:start w:val="2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toffer Calov Jørgensen">
    <w15:presenceInfo w15:providerId="AD" w15:userId="S::Christoffer.Calov.Joergensen@regionh.dk::10f95c48-ab88-48ff-b66b-a2a97abb354b"/>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rit J Anaesthesia&lt;/Style&gt;&lt;LeftDelim&gt;{&lt;/LeftDelim&gt;&lt;RightDelim&gt;}&lt;/RightDelim&gt;&lt;FontName&gt;Arial&lt;/FontName&gt;&lt;FontSize&gt;11&lt;/FontSize&gt;&lt;ReflistTitle&gt;&lt;style face=&quot;bold&quot;&gt;References&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xaz90vjvrv5leds09pd0vptztx95vva0pf&quot;&gt;referencer12&lt;record-ids&gt;&lt;item&gt;227&lt;/item&gt;&lt;item&gt;323&lt;/item&gt;&lt;item&gt;337&lt;/item&gt;&lt;item&gt;360&lt;/item&gt;&lt;item&gt;479&lt;/item&gt;&lt;item&gt;581&lt;/item&gt;&lt;item&gt;762&lt;/item&gt;&lt;item&gt;917&lt;/item&gt;&lt;item&gt;1119&lt;/item&gt;&lt;item&gt;1124&lt;/item&gt;&lt;item&gt;1163&lt;/item&gt;&lt;item&gt;1165&lt;/item&gt;&lt;item&gt;1200&lt;/item&gt;&lt;item&gt;1211&lt;/item&gt;&lt;item&gt;1237&lt;/item&gt;&lt;item&gt;1238&lt;/item&gt;&lt;item&gt;1239&lt;/item&gt;&lt;item&gt;1240&lt;/item&gt;&lt;item&gt;1242&lt;/item&gt;&lt;item&gt;1243&lt;/item&gt;&lt;item&gt;1244&lt;/item&gt;&lt;item&gt;1249&lt;/item&gt;&lt;item&gt;1250&lt;/item&gt;&lt;item&gt;1251&lt;/item&gt;&lt;item&gt;1252&lt;/item&gt;&lt;item&gt;1253&lt;/item&gt;&lt;item&gt;1254&lt;/item&gt;&lt;item&gt;1257&lt;/item&gt;&lt;item&gt;1269&lt;/item&gt;&lt;item&gt;1270&lt;/item&gt;&lt;item&gt;1273&lt;/item&gt;&lt;item&gt;1297&lt;/item&gt;&lt;item&gt;1298&lt;/item&gt;&lt;item&gt;1299&lt;/item&gt;&lt;item&gt;1300&lt;/item&gt;&lt;item&gt;1301&lt;/item&gt;&lt;item&gt;1302&lt;/item&gt;&lt;/record-ids&gt;&lt;/item&gt;&lt;/Libraries&gt;"/>
  </w:docVars>
  <w:rsids>
    <w:rsidRoot w:val="00DE67BB"/>
    <w:rsid w:val="0001300A"/>
    <w:rsid w:val="000201D8"/>
    <w:rsid w:val="00027BA2"/>
    <w:rsid w:val="0005488E"/>
    <w:rsid w:val="00073ED1"/>
    <w:rsid w:val="000A0E75"/>
    <w:rsid w:val="000B355B"/>
    <w:rsid w:val="000D697D"/>
    <w:rsid w:val="000E4E6D"/>
    <w:rsid w:val="000F052C"/>
    <w:rsid w:val="000F5836"/>
    <w:rsid w:val="00100474"/>
    <w:rsid w:val="00146272"/>
    <w:rsid w:val="00151C85"/>
    <w:rsid w:val="00177E04"/>
    <w:rsid w:val="00182A8B"/>
    <w:rsid w:val="00193933"/>
    <w:rsid w:val="001A0DB1"/>
    <w:rsid w:val="001B3151"/>
    <w:rsid w:val="001D57DD"/>
    <w:rsid w:val="002269B2"/>
    <w:rsid w:val="00253C16"/>
    <w:rsid w:val="00261DDE"/>
    <w:rsid w:val="00275BC0"/>
    <w:rsid w:val="00283F18"/>
    <w:rsid w:val="00292FCC"/>
    <w:rsid w:val="002950FB"/>
    <w:rsid w:val="002F2746"/>
    <w:rsid w:val="0030433B"/>
    <w:rsid w:val="003300FD"/>
    <w:rsid w:val="0033056A"/>
    <w:rsid w:val="00355961"/>
    <w:rsid w:val="003B17DB"/>
    <w:rsid w:val="003C2A30"/>
    <w:rsid w:val="003F49AB"/>
    <w:rsid w:val="0040209C"/>
    <w:rsid w:val="0045283B"/>
    <w:rsid w:val="00460067"/>
    <w:rsid w:val="00470FFD"/>
    <w:rsid w:val="004806F7"/>
    <w:rsid w:val="00482998"/>
    <w:rsid w:val="0049353F"/>
    <w:rsid w:val="004A5136"/>
    <w:rsid w:val="004B04AB"/>
    <w:rsid w:val="004D150D"/>
    <w:rsid w:val="00563929"/>
    <w:rsid w:val="00564949"/>
    <w:rsid w:val="00571310"/>
    <w:rsid w:val="00586A2F"/>
    <w:rsid w:val="00586E77"/>
    <w:rsid w:val="00587251"/>
    <w:rsid w:val="005940FB"/>
    <w:rsid w:val="005A56EC"/>
    <w:rsid w:val="005F2760"/>
    <w:rsid w:val="005F276F"/>
    <w:rsid w:val="00600B0C"/>
    <w:rsid w:val="0062034B"/>
    <w:rsid w:val="006313E8"/>
    <w:rsid w:val="006549DC"/>
    <w:rsid w:val="006645CD"/>
    <w:rsid w:val="00666E32"/>
    <w:rsid w:val="00674188"/>
    <w:rsid w:val="006933DC"/>
    <w:rsid w:val="006B6390"/>
    <w:rsid w:val="007059C2"/>
    <w:rsid w:val="007100C3"/>
    <w:rsid w:val="007428BB"/>
    <w:rsid w:val="00746E06"/>
    <w:rsid w:val="00784676"/>
    <w:rsid w:val="007968AE"/>
    <w:rsid w:val="00844A1E"/>
    <w:rsid w:val="008521B0"/>
    <w:rsid w:val="00853822"/>
    <w:rsid w:val="00866B8D"/>
    <w:rsid w:val="008B039D"/>
    <w:rsid w:val="008B6840"/>
    <w:rsid w:val="008C11DA"/>
    <w:rsid w:val="008F1800"/>
    <w:rsid w:val="00914AC6"/>
    <w:rsid w:val="00920014"/>
    <w:rsid w:val="0095392F"/>
    <w:rsid w:val="00970E8C"/>
    <w:rsid w:val="00971034"/>
    <w:rsid w:val="00983B11"/>
    <w:rsid w:val="0098594E"/>
    <w:rsid w:val="00996C5A"/>
    <w:rsid w:val="009A33FF"/>
    <w:rsid w:val="009A4758"/>
    <w:rsid w:val="009B2E2A"/>
    <w:rsid w:val="009B78FD"/>
    <w:rsid w:val="009C4EA1"/>
    <w:rsid w:val="009C4F7A"/>
    <w:rsid w:val="009D416A"/>
    <w:rsid w:val="009E555A"/>
    <w:rsid w:val="00A57BF9"/>
    <w:rsid w:val="00A92338"/>
    <w:rsid w:val="00AB3970"/>
    <w:rsid w:val="00AB467D"/>
    <w:rsid w:val="00AB6614"/>
    <w:rsid w:val="00AF07DC"/>
    <w:rsid w:val="00AF1B20"/>
    <w:rsid w:val="00B70E47"/>
    <w:rsid w:val="00BE005B"/>
    <w:rsid w:val="00BE4B1F"/>
    <w:rsid w:val="00BF60F3"/>
    <w:rsid w:val="00C07C6F"/>
    <w:rsid w:val="00C117F9"/>
    <w:rsid w:val="00C12E31"/>
    <w:rsid w:val="00C2662E"/>
    <w:rsid w:val="00C42D79"/>
    <w:rsid w:val="00C4424C"/>
    <w:rsid w:val="00C54D28"/>
    <w:rsid w:val="00C66740"/>
    <w:rsid w:val="00C67C6E"/>
    <w:rsid w:val="00C7442B"/>
    <w:rsid w:val="00CB3BCC"/>
    <w:rsid w:val="00CB532E"/>
    <w:rsid w:val="00CD6E5B"/>
    <w:rsid w:val="00D0116E"/>
    <w:rsid w:val="00D10289"/>
    <w:rsid w:val="00D11CD9"/>
    <w:rsid w:val="00D1627B"/>
    <w:rsid w:val="00D34763"/>
    <w:rsid w:val="00D4269A"/>
    <w:rsid w:val="00D437AD"/>
    <w:rsid w:val="00D444C3"/>
    <w:rsid w:val="00D471CD"/>
    <w:rsid w:val="00D634C7"/>
    <w:rsid w:val="00D91F47"/>
    <w:rsid w:val="00D94A9C"/>
    <w:rsid w:val="00DA089A"/>
    <w:rsid w:val="00DA3E74"/>
    <w:rsid w:val="00DA41A1"/>
    <w:rsid w:val="00DA5123"/>
    <w:rsid w:val="00DD6AB5"/>
    <w:rsid w:val="00DE67BB"/>
    <w:rsid w:val="00DE6DEF"/>
    <w:rsid w:val="00E03430"/>
    <w:rsid w:val="00E04E4D"/>
    <w:rsid w:val="00E1249D"/>
    <w:rsid w:val="00E219CC"/>
    <w:rsid w:val="00E251DE"/>
    <w:rsid w:val="00E84A78"/>
    <w:rsid w:val="00EA10AA"/>
    <w:rsid w:val="00EB2780"/>
    <w:rsid w:val="00EE735E"/>
    <w:rsid w:val="00F05A80"/>
    <w:rsid w:val="00F05ED8"/>
    <w:rsid w:val="00F4291D"/>
    <w:rsid w:val="00F44476"/>
    <w:rsid w:val="00FA6674"/>
    <w:rsid w:val="00FB1D47"/>
    <w:rsid w:val="00FF0860"/>
    <w:rsid w:val="00FF3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026ACA"/>
  <w15:docId w15:val="{902D0C6C-5FD8-47EC-995F-F92A51636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4">
    <w:name w:val="4"/>
    <w:basedOn w:val="TableNormal1"/>
    <w:tblPr>
      <w:tblStyleRowBandSize w:val="1"/>
      <w:tblStyleColBandSize w:val="1"/>
      <w:tblCellMar>
        <w:top w:w="100" w:type="dxa"/>
        <w:left w:w="100" w:type="dxa"/>
        <w:bottom w:w="100" w:type="dxa"/>
        <w:right w:w="100" w:type="dxa"/>
      </w:tblCellMar>
    </w:tblPr>
  </w:style>
  <w:style w:type="table" w:customStyle="1" w:styleId="3">
    <w:name w:val="3"/>
    <w:basedOn w:val="TableNormal1"/>
    <w:tblPr>
      <w:tblStyleRowBandSize w:val="1"/>
      <w:tblStyleColBandSize w:val="1"/>
      <w:tblCellMar>
        <w:top w:w="100" w:type="dxa"/>
        <w:left w:w="100" w:type="dxa"/>
        <w:bottom w:w="100" w:type="dxa"/>
        <w:right w:w="100" w:type="dxa"/>
      </w:tblCellMar>
    </w:tblPr>
  </w:style>
  <w:style w:type="table" w:customStyle="1" w:styleId="2">
    <w:name w:val="2"/>
    <w:basedOn w:val="TableNormal1"/>
    <w:tblPr>
      <w:tblStyleRowBandSize w:val="1"/>
      <w:tblStyleColBandSize w:val="1"/>
      <w:tblCellMar>
        <w:top w:w="100" w:type="dxa"/>
        <w:left w:w="100" w:type="dxa"/>
        <w:bottom w:w="100" w:type="dxa"/>
        <w:right w:w="100" w:type="dxa"/>
      </w:tblCellMar>
    </w:tbl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D57D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57DD"/>
    <w:rPr>
      <w:rFonts w:ascii="Segoe UI" w:hAnsi="Segoe UI" w:cs="Segoe UI"/>
      <w:sz w:val="18"/>
      <w:szCs w:val="18"/>
    </w:rPr>
  </w:style>
  <w:style w:type="paragraph" w:customStyle="1" w:styleId="EndNoteBibliographyTitle">
    <w:name w:val="EndNote Bibliography Title"/>
    <w:basedOn w:val="Normal"/>
    <w:link w:val="EndNoteBibliographyTitleTegn"/>
    <w:rsid w:val="001D57DD"/>
    <w:pPr>
      <w:jc w:val="center"/>
    </w:pPr>
    <w:rPr>
      <w:noProof/>
      <w:lang w:val="en-US"/>
    </w:rPr>
  </w:style>
  <w:style w:type="character" w:customStyle="1" w:styleId="EndNoteBibliographyTitleTegn">
    <w:name w:val="EndNote Bibliography Title Tegn"/>
    <w:basedOn w:val="DefaultParagraphFont"/>
    <w:link w:val="EndNoteBibliographyTitle"/>
    <w:rsid w:val="001D57DD"/>
    <w:rPr>
      <w:noProof/>
      <w:lang w:val="en-US"/>
    </w:rPr>
  </w:style>
  <w:style w:type="paragraph" w:customStyle="1" w:styleId="EndNoteBibliography">
    <w:name w:val="EndNote Bibliography"/>
    <w:basedOn w:val="Normal"/>
    <w:link w:val="EndNoteBibliographyTegn"/>
    <w:rsid w:val="001D57DD"/>
    <w:pPr>
      <w:spacing w:line="240" w:lineRule="auto"/>
    </w:pPr>
    <w:rPr>
      <w:noProof/>
      <w:lang w:val="en-US"/>
    </w:rPr>
  </w:style>
  <w:style w:type="character" w:customStyle="1" w:styleId="EndNoteBibliographyTegn">
    <w:name w:val="EndNote Bibliography Tegn"/>
    <w:basedOn w:val="DefaultParagraphFont"/>
    <w:link w:val="EndNoteBibliography"/>
    <w:rsid w:val="001D57DD"/>
    <w:rPr>
      <w:noProof/>
      <w:lang w:val="en-US"/>
    </w:rPr>
  </w:style>
  <w:style w:type="character" w:styleId="Hyperlink">
    <w:name w:val="Hyperlink"/>
    <w:basedOn w:val="DefaultParagraphFont"/>
    <w:uiPriority w:val="99"/>
    <w:unhideWhenUsed/>
    <w:rsid w:val="00C117F9"/>
    <w:rPr>
      <w:color w:val="0000FF" w:themeColor="hyperlink"/>
      <w:u w:val="single"/>
    </w:rPr>
  </w:style>
  <w:style w:type="character" w:styleId="UnresolvedMention">
    <w:name w:val="Unresolved Mention"/>
    <w:basedOn w:val="DefaultParagraphFont"/>
    <w:uiPriority w:val="99"/>
    <w:semiHidden/>
    <w:unhideWhenUsed/>
    <w:rsid w:val="00C117F9"/>
    <w:rPr>
      <w:color w:val="605E5C"/>
      <w:shd w:val="clear" w:color="auto" w:fill="E1DFDD"/>
    </w:rPr>
  </w:style>
  <w:style w:type="paragraph" w:styleId="ListBullet">
    <w:name w:val="List Bullet"/>
    <w:basedOn w:val="Normal"/>
    <w:uiPriority w:val="99"/>
    <w:semiHidden/>
    <w:unhideWhenUsed/>
    <w:rsid w:val="00E04E4D"/>
    <w:pPr>
      <w:numPr>
        <w:numId w:val="1"/>
      </w:numPr>
      <w:contextualSpacing/>
    </w:pPr>
  </w:style>
  <w:style w:type="paragraph" w:styleId="ListNumber">
    <w:name w:val="List Number"/>
    <w:basedOn w:val="Normal"/>
    <w:uiPriority w:val="99"/>
    <w:semiHidden/>
    <w:unhideWhenUsed/>
    <w:rsid w:val="00E04E4D"/>
    <w:pPr>
      <w:numPr>
        <w:numId w:val="2"/>
      </w:numPr>
      <w:contextualSpacing/>
    </w:pPr>
  </w:style>
  <w:style w:type="paragraph" w:styleId="Header">
    <w:name w:val="header"/>
    <w:basedOn w:val="Normal"/>
    <w:link w:val="HeaderChar"/>
    <w:uiPriority w:val="99"/>
    <w:unhideWhenUsed/>
    <w:rsid w:val="00E04E4D"/>
    <w:pPr>
      <w:tabs>
        <w:tab w:val="center" w:pos="4986"/>
        <w:tab w:val="right" w:pos="9972"/>
      </w:tabs>
      <w:spacing w:line="240" w:lineRule="auto"/>
    </w:pPr>
  </w:style>
  <w:style w:type="character" w:customStyle="1" w:styleId="HeaderChar">
    <w:name w:val="Header Char"/>
    <w:basedOn w:val="DefaultParagraphFont"/>
    <w:link w:val="Header"/>
    <w:uiPriority w:val="99"/>
    <w:rsid w:val="00E04E4D"/>
  </w:style>
  <w:style w:type="paragraph" w:styleId="Footer">
    <w:name w:val="footer"/>
    <w:basedOn w:val="Normal"/>
    <w:link w:val="FooterChar"/>
    <w:uiPriority w:val="99"/>
    <w:unhideWhenUsed/>
    <w:rsid w:val="00E04E4D"/>
    <w:pPr>
      <w:tabs>
        <w:tab w:val="center" w:pos="4986"/>
        <w:tab w:val="right" w:pos="9972"/>
      </w:tabs>
      <w:spacing w:line="240" w:lineRule="auto"/>
    </w:pPr>
  </w:style>
  <w:style w:type="character" w:customStyle="1" w:styleId="FooterChar">
    <w:name w:val="Footer Char"/>
    <w:basedOn w:val="DefaultParagraphFont"/>
    <w:link w:val="Footer"/>
    <w:uiPriority w:val="99"/>
    <w:rsid w:val="00E04E4D"/>
  </w:style>
  <w:style w:type="paragraph" w:styleId="CommentSubject">
    <w:name w:val="annotation subject"/>
    <w:basedOn w:val="CommentText"/>
    <w:next w:val="CommentText"/>
    <w:link w:val="CommentSubjectChar"/>
    <w:uiPriority w:val="99"/>
    <w:semiHidden/>
    <w:unhideWhenUsed/>
    <w:rsid w:val="00674188"/>
    <w:rPr>
      <w:b/>
      <w:bCs/>
    </w:rPr>
  </w:style>
  <w:style w:type="character" w:customStyle="1" w:styleId="CommentSubjectChar">
    <w:name w:val="Comment Subject Char"/>
    <w:basedOn w:val="CommentTextChar"/>
    <w:link w:val="CommentSubject"/>
    <w:uiPriority w:val="99"/>
    <w:semiHidden/>
    <w:rsid w:val="00674188"/>
    <w:rPr>
      <w:b/>
      <w:bCs/>
      <w:sz w:val="20"/>
      <w:szCs w:val="20"/>
    </w:rPr>
  </w:style>
  <w:style w:type="paragraph" w:styleId="Revision">
    <w:name w:val="Revision"/>
    <w:hidden/>
    <w:uiPriority w:val="99"/>
    <w:semiHidden/>
    <w:rsid w:val="00BF60F3"/>
    <w:pPr>
      <w:spacing w:line="240" w:lineRule="auto"/>
    </w:pPr>
  </w:style>
  <w:style w:type="paragraph" w:styleId="NormalWeb">
    <w:name w:val="Normal (Web)"/>
    <w:basedOn w:val="Normal"/>
    <w:uiPriority w:val="99"/>
    <w:unhideWhenUsed/>
    <w:rsid w:val="00D471C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EE735E"/>
    <w:pPr>
      <w:ind w:left="720"/>
      <w:contextualSpacing/>
    </w:pPr>
  </w:style>
  <w:style w:type="character" w:customStyle="1" w:styleId="apple-tab-span">
    <w:name w:val="apple-tab-span"/>
    <w:basedOn w:val="DefaultParagraphFont"/>
    <w:rsid w:val="000F5836"/>
  </w:style>
  <w:style w:type="character" w:styleId="FollowedHyperlink">
    <w:name w:val="FollowedHyperlink"/>
    <w:basedOn w:val="DefaultParagraphFont"/>
    <w:uiPriority w:val="99"/>
    <w:semiHidden/>
    <w:unhideWhenUsed/>
    <w:rsid w:val="000F58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964855">
      <w:bodyDiv w:val="1"/>
      <w:marLeft w:val="0"/>
      <w:marRight w:val="0"/>
      <w:marTop w:val="0"/>
      <w:marBottom w:val="0"/>
      <w:divBdr>
        <w:top w:val="none" w:sz="0" w:space="0" w:color="auto"/>
        <w:left w:val="none" w:sz="0" w:space="0" w:color="auto"/>
        <w:bottom w:val="none" w:sz="0" w:space="0" w:color="auto"/>
        <w:right w:val="none" w:sz="0" w:space="0" w:color="auto"/>
      </w:divBdr>
    </w:div>
    <w:div w:id="234826696">
      <w:bodyDiv w:val="1"/>
      <w:marLeft w:val="0"/>
      <w:marRight w:val="0"/>
      <w:marTop w:val="0"/>
      <w:marBottom w:val="0"/>
      <w:divBdr>
        <w:top w:val="none" w:sz="0" w:space="0" w:color="auto"/>
        <w:left w:val="none" w:sz="0" w:space="0" w:color="auto"/>
        <w:bottom w:val="none" w:sz="0" w:space="0" w:color="auto"/>
        <w:right w:val="none" w:sz="0" w:space="0" w:color="auto"/>
      </w:divBdr>
    </w:div>
    <w:div w:id="302740754">
      <w:bodyDiv w:val="1"/>
      <w:marLeft w:val="0"/>
      <w:marRight w:val="0"/>
      <w:marTop w:val="0"/>
      <w:marBottom w:val="0"/>
      <w:divBdr>
        <w:top w:val="none" w:sz="0" w:space="0" w:color="auto"/>
        <w:left w:val="none" w:sz="0" w:space="0" w:color="auto"/>
        <w:bottom w:val="none" w:sz="0" w:space="0" w:color="auto"/>
        <w:right w:val="none" w:sz="0" w:space="0" w:color="auto"/>
      </w:divBdr>
    </w:div>
    <w:div w:id="433523804">
      <w:bodyDiv w:val="1"/>
      <w:marLeft w:val="0"/>
      <w:marRight w:val="0"/>
      <w:marTop w:val="0"/>
      <w:marBottom w:val="0"/>
      <w:divBdr>
        <w:top w:val="none" w:sz="0" w:space="0" w:color="auto"/>
        <w:left w:val="none" w:sz="0" w:space="0" w:color="auto"/>
        <w:bottom w:val="none" w:sz="0" w:space="0" w:color="auto"/>
        <w:right w:val="none" w:sz="0" w:space="0" w:color="auto"/>
      </w:divBdr>
    </w:div>
    <w:div w:id="442069283">
      <w:bodyDiv w:val="1"/>
      <w:marLeft w:val="0"/>
      <w:marRight w:val="0"/>
      <w:marTop w:val="0"/>
      <w:marBottom w:val="0"/>
      <w:divBdr>
        <w:top w:val="none" w:sz="0" w:space="0" w:color="auto"/>
        <w:left w:val="none" w:sz="0" w:space="0" w:color="auto"/>
        <w:bottom w:val="none" w:sz="0" w:space="0" w:color="auto"/>
        <w:right w:val="none" w:sz="0" w:space="0" w:color="auto"/>
      </w:divBdr>
    </w:div>
    <w:div w:id="497042298">
      <w:bodyDiv w:val="1"/>
      <w:marLeft w:val="0"/>
      <w:marRight w:val="0"/>
      <w:marTop w:val="0"/>
      <w:marBottom w:val="0"/>
      <w:divBdr>
        <w:top w:val="none" w:sz="0" w:space="0" w:color="auto"/>
        <w:left w:val="none" w:sz="0" w:space="0" w:color="auto"/>
        <w:bottom w:val="none" w:sz="0" w:space="0" w:color="auto"/>
        <w:right w:val="none" w:sz="0" w:space="0" w:color="auto"/>
      </w:divBdr>
    </w:div>
    <w:div w:id="701439260">
      <w:bodyDiv w:val="1"/>
      <w:marLeft w:val="0"/>
      <w:marRight w:val="0"/>
      <w:marTop w:val="0"/>
      <w:marBottom w:val="0"/>
      <w:divBdr>
        <w:top w:val="none" w:sz="0" w:space="0" w:color="auto"/>
        <w:left w:val="none" w:sz="0" w:space="0" w:color="auto"/>
        <w:bottom w:val="none" w:sz="0" w:space="0" w:color="auto"/>
        <w:right w:val="none" w:sz="0" w:space="0" w:color="auto"/>
      </w:divBdr>
    </w:div>
    <w:div w:id="965624869">
      <w:bodyDiv w:val="1"/>
      <w:marLeft w:val="0"/>
      <w:marRight w:val="0"/>
      <w:marTop w:val="0"/>
      <w:marBottom w:val="0"/>
      <w:divBdr>
        <w:top w:val="none" w:sz="0" w:space="0" w:color="auto"/>
        <w:left w:val="none" w:sz="0" w:space="0" w:color="auto"/>
        <w:bottom w:val="none" w:sz="0" w:space="0" w:color="auto"/>
        <w:right w:val="none" w:sz="0" w:space="0" w:color="auto"/>
      </w:divBdr>
    </w:div>
    <w:div w:id="1116022137">
      <w:bodyDiv w:val="1"/>
      <w:marLeft w:val="0"/>
      <w:marRight w:val="0"/>
      <w:marTop w:val="0"/>
      <w:marBottom w:val="0"/>
      <w:divBdr>
        <w:top w:val="none" w:sz="0" w:space="0" w:color="auto"/>
        <w:left w:val="none" w:sz="0" w:space="0" w:color="auto"/>
        <w:bottom w:val="none" w:sz="0" w:space="0" w:color="auto"/>
        <w:right w:val="none" w:sz="0" w:space="0" w:color="auto"/>
      </w:divBdr>
    </w:div>
    <w:div w:id="1118984033">
      <w:bodyDiv w:val="1"/>
      <w:marLeft w:val="0"/>
      <w:marRight w:val="0"/>
      <w:marTop w:val="0"/>
      <w:marBottom w:val="0"/>
      <w:divBdr>
        <w:top w:val="none" w:sz="0" w:space="0" w:color="auto"/>
        <w:left w:val="none" w:sz="0" w:space="0" w:color="auto"/>
        <w:bottom w:val="none" w:sz="0" w:space="0" w:color="auto"/>
        <w:right w:val="none" w:sz="0" w:space="0" w:color="auto"/>
      </w:divBdr>
    </w:div>
    <w:div w:id="1161626036">
      <w:bodyDiv w:val="1"/>
      <w:marLeft w:val="0"/>
      <w:marRight w:val="0"/>
      <w:marTop w:val="0"/>
      <w:marBottom w:val="0"/>
      <w:divBdr>
        <w:top w:val="none" w:sz="0" w:space="0" w:color="auto"/>
        <w:left w:val="none" w:sz="0" w:space="0" w:color="auto"/>
        <w:bottom w:val="none" w:sz="0" w:space="0" w:color="auto"/>
        <w:right w:val="none" w:sz="0" w:space="0" w:color="auto"/>
      </w:divBdr>
    </w:div>
    <w:div w:id="1178808382">
      <w:bodyDiv w:val="1"/>
      <w:marLeft w:val="0"/>
      <w:marRight w:val="0"/>
      <w:marTop w:val="0"/>
      <w:marBottom w:val="0"/>
      <w:divBdr>
        <w:top w:val="none" w:sz="0" w:space="0" w:color="auto"/>
        <w:left w:val="none" w:sz="0" w:space="0" w:color="auto"/>
        <w:bottom w:val="none" w:sz="0" w:space="0" w:color="auto"/>
        <w:right w:val="none" w:sz="0" w:space="0" w:color="auto"/>
      </w:divBdr>
    </w:div>
    <w:div w:id="1572302430">
      <w:bodyDiv w:val="1"/>
      <w:marLeft w:val="0"/>
      <w:marRight w:val="0"/>
      <w:marTop w:val="0"/>
      <w:marBottom w:val="0"/>
      <w:divBdr>
        <w:top w:val="none" w:sz="0" w:space="0" w:color="auto"/>
        <w:left w:val="none" w:sz="0" w:space="0" w:color="auto"/>
        <w:bottom w:val="none" w:sz="0" w:space="0" w:color="auto"/>
        <w:right w:val="none" w:sz="0" w:space="0" w:color="auto"/>
      </w:divBdr>
    </w:div>
    <w:div w:id="1818062440">
      <w:bodyDiv w:val="1"/>
      <w:marLeft w:val="0"/>
      <w:marRight w:val="0"/>
      <w:marTop w:val="0"/>
      <w:marBottom w:val="0"/>
      <w:divBdr>
        <w:top w:val="none" w:sz="0" w:space="0" w:color="auto"/>
        <w:left w:val="none" w:sz="0" w:space="0" w:color="auto"/>
        <w:bottom w:val="none" w:sz="0" w:space="0" w:color="auto"/>
        <w:right w:val="none" w:sz="0" w:space="0" w:color="auto"/>
      </w:divBdr>
    </w:div>
    <w:div w:id="1886209148">
      <w:bodyDiv w:val="1"/>
      <w:marLeft w:val="0"/>
      <w:marRight w:val="0"/>
      <w:marTop w:val="0"/>
      <w:marBottom w:val="0"/>
      <w:divBdr>
        <w:top w:val="none" w:sz="0" w:space="0" w:color="auto"/>
        <w:left w:val="none" w:sz="0" w:space="0" w:color="auto"/>
        <w:bottom w:val="none" w:sz="0" w:space="0" w:color="auto"/>
        <w:right w:val="none" w:sz="0" w:space="0" w:color="auto"/>
      </w:divBdr>
    </w:div>
    <w:div w:id="21269206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tif"/><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1865</TotalTime>
  <Pages>24</Pages>
  <Words>9338</Words>
  <Characters>53233</Characters>
  <Application>Microsoft Office Word</Application>
  <DocSecurity>0</DocSecurity>
  <Lines>443</Lines>
  <Paragraphs>124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62447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Annett Finken</dc:creator>
  <cp:keywords/>
  <dc:description/>
  <cp:lastModifiedBy>Microsoft Office User</cp:lastModifiedBy>
  <cp:revision>17</cp:revision>
  <cp:lastPrinted>2021-07-29T10:01:00Z</cp:lastPrinted>
  <dcterms:created xsi:type="dcterms:W3CDTF">2021-11-04T09:09:00Z</dcterms:created>
  <dcterms:modified xsi:type="dcterms:W3CDTF">2021-11-15T15:39:00Z</dcterms:modified>
</cp:coreProperties>
</file>